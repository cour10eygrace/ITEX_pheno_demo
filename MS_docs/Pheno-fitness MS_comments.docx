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3BF63" w14:textId="6DE013D4" w:rsidR="00AE1FF5" w:rsidRDefault="00AE1FF5" w:rsidP="00A0344C">
      <w:pPr>
        <w:spacing w:line="480" w:lineRule="auto"/>
        <w:jc w:val="both"/>
        <w:rPr>
          <w:ins w:id="0" w:author="Sarah Elmendorf" w:date="2023-05-11T15:17:00Z"/>
          <w:rFonts w:ascii="Times New Roman" w:eastAsia="Calibri" w:hAnsi="Times New Roman" w:cs="Times New Roman"/>
          <w:b/>
          <w:sz w:val="24"/>
          <w:szCs w:val="24"/>
        </w:rPr>
      </w:pPr>
      <w:ins w:id="1" w:author="Sarah Elmendorf" w:date="2023-05-11T15:17:00Z">
        <w:r>
          <w:rPr>
            <w:rFonts w:ascii="Times New Roman" w:eastAsia="Calibri" w:hAnsi="Times New Roman" w:cs="Times New Roman"/>
            <w:b/>
            <w:sz w:val="24"/>
            <w:szCs w:val="24"/>
          </w:rPr>
          <w:t xml:space="preserve">Flowering time responses </w:t>
        </w:r>
      </w:ins>
      <w:ins w:id="2" w:author="Sarah Elmendorf" w:date="2023-05-11T15:18:00Z">
        <w:r>
          <w:rPr>
            <w:rFonts w:ascii="Times New Roman" w:eastAsia="Calibri" w:hAnsi="Times New Roman" w:cs="Times New Roman"/>
            <w:b/>
            <w:sz w:val="24"/>
            <w:szCs w:val="24"/>
          </w:rPr>
          <w:t xml:space="preserve">to climate warming </w:t>
        </w:r>
      </w:ins>
      <w:ins w:id="3" w:author="Sarah Elmendorf" w:date="2023-05-11T15:17:00Z">
        <w:r>
          <w:rPr>
            <w:rFonts w:ascii="Times New Roman" w:eastAsia="Calibri" w:hAnsi="Times New Roman" w:cs="Times New Roman"/>
            <w:b/>
            <w:sz w:val="24"/>
            <w:szCs w:val="24"/>
          </w:rPr>
          <w:t xml:space="preserve">drive reproductive fitness </w:t>
        </w:r>
      </w:ins>
      <w:ins w:id="4" w:author="Sarah Elmendorf" w:date="2023-05-11T15:18:00Z">
        <w:r>
          <w:rPr>
            <w:rFonts w:ascii="Times New Roman" w:eastAsia="Calibri" w:hAnsi="Times New Roman" w:cs="Times New Roman"/>
            <w:b/>
            <w:sz w:val="24"/>
            <w:szCs w:val="24"/>
          </w:rPr>
          <w:t xml:space="preserve">in a warming Arctic </w:t>
        </w:r>
      </w:ins>
    </w:p>
    <w:p w14:paraId="2189C10B" w14:textId="67A760A6" w:rsidR="00C96047" w:rsidRPr="00767A80" w:rsidRDefault="001508B9" w:rsidP="00A0344C">
      <w:pPr>
        <w:spacing w:line="480" w:lineRule="auto"/>
        <w:jc w:val="both"/>
        <w:rPr>
          <w:rFonts w:ascii="Times New Roman" w:eastAsia="Calibri" w:hAnsi="Times New Roman" w:cs="Times New Roman"/>
          <w:b/>
          <w:sz w:val="24"/>
          <w:szCs w:val="24"/>
        </w:rPr>
      </w:pPr>
      <w:commentRangeStart w:id="5"/>
      <w:commentRangeStart w:id="6"/>
      <w:commentRangeStart w:id="7"/>
      <w:r w:rsidRPr="00767A80">
        <w:rPr>
          <w:rFonts w:ascii="Times New Roman" w:eastAsia="Calibri" w:hAnsi="Times New Roman" w:cs="Times New Roman"/>
          <w:b/>
          <w:sz w:val="24"/>
          <w:szCs w:val="24"/>
        </w:rPr>
        <w:t xml:space="preserve">Earlier flowering alters reproductive fitness of Arctic tundra plant species more than climate over decades of warming  </w:t>
      </w:r>
      <w:commentRangeEnd w:id="5"/>
      <w:r w:rsidR="00AE1FF5">
        <w:rPr>
          <w:rStyle w:val="CommentReference"/>
        </w:rPr>
        <w:commentReference w:id="5"/>
      </w:r>
      <w:commentRangeEnd w:id="6"/>
      <w:r w:rsidR="00AE1FF5">
        <w:rPr>
          <w:rStyle w:val="CommentReference"/>
        </w:rPr>
        <w:commentReference w:id="6"/>
      </w:r>
      <w:commentRangeEnd w:id="7"/>
      <w:r w:rsidR="007C285C">
        <w:rPr>
          <w:rStyle w:val="CommentReference"/>
        </w:rPr>
        <w:commentReference w:id="7"/>
      </w:r>
    </w:p>
    <w:p w14:paraId="3CBF77D2" w14:textId="77777777" w:rsidR="00C96047" w:rsidRPr="00767A80" w:rsidRDefault="005C4ACA" w:rsidP="00A0344C">
      <w:pPr>
        <w:spacing w:line="480" w:lineRule="auto"/>
        <w:jc w:val="both"/>
        <w:rPr>
          <w:rFonts w:ascii="Times New Roman" w:eastAsia="Calibri" w:hAnsi="Times New Roman" w:cs="Times New Roman"/>
          <w:b/>
          <w:sz w:val="24"/>
          <w:szCs w:val="24"/>
        </w:rPr>
      </w:pPr>
      <w:commentRangeStart w:id="8"/>
      <w:ins w:id="9" w:author="celphin@student.ubc.ca" w:date="2023-05-22T18:11:00Z">
        <w:r>
          <w:rPr>
            <w:rFonts w:ascii="Times New Roman" w:eastAsia="Calibri" w:hAnsi="Times New Roman" w:cs="Times New Roman"/>
            <w:b/>
            <w:sz w:val="24"/>
            <w:szCs w:val="24"/>
          </w:rPr>
          <w:t xml:space="preserve">Increased reproductive fitness </w:t>
        </w:r>
      </w:ins>
      <w:ins w:id="10" w:author="celphin@student.ubc.ca" w:date="2023-05-22T18:13:00Z">
        <w:r>
          <w:rPr>
            <w:rFonts w:ascii="Times New Roman" w:eastAsia="Calibri" w:hAnsi="Times New Roman" w:cs="Times New Roman"/>
            <w:b/>
            <w:sz w:val="24"/>
            <w:szCs w:val="24"/>
          </w:rPr>
          <w:t xml:space="preserve">in a warming Arctic </w:t>
        </w:r>
      </w:ins>
      <w:ins w:id="11" w:author="celphin@student.ubc.ca" w:date="2023-05-22T18:11:00Z">
        <w:r>
          <w:rPr>
            <w:rFonts w:ascii="Times New Roman" w:eastAsia="Calibri" w:hAnsi="Times New Roman" w:cs="Times New Roman"/>
            <w:b/>
            <w:sz w:val="24"/>
            <w:szCs w:val="24"/>
          </w:rPr>
          <w:t xml:space="preserve">a direct result of earlier flowering time </w:t>
        </w:r>
      </w:ins>
      <w:commentRangeEnd w:id="8"/>
      <w:ins w:id="12" w:author="celphin@student.ubc.ca" w:date="2023-05-22T18:14:00Z">
        <w:r>
          <w:rPr>
            <w:rStyle w:val="CommentReference"/>
          </w:rPr>
          <w:commentReference w:id="8"/>
        </w:r>
      </w:ins>
    </w:p>
    <w:p w14:paraId="18648F4E" w14:textId="23820960"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Courtney G. Collins</w:t>
      </w:r>
      <w:r w:rsidR="00A0344C" w:rsidRPr="00767A80">
        <w:rPr>
          <w:rFonts w:ascii="Times New Roman" w:eastAsia="Calibri" w:hAnsi="Times New Roman" w:cs="Times New Roman"/>
          <w:sz w:val="24"/>
          <w:szCs w:val="24"/>
          <w:vertAlign w:val="superscript"/>
        </w:rPr>
        <w:t>1, 2</w:t>
      </w:r>
      <w:r w:rsidRPr="00767A80">
        <w:rPr>
          <w:rFonts w:ascii="Times New Roman" w:eastAsia="Calibri" w:hAnsi="Times New Roman" w:cs="Times New Roman"/>
          <w:sz w:val="24"/>
          <w:szCs w:val="24"/>
        </w:rPr>
        <w:t xml:space="preserve">, Amy </w:t>
      </w:r>
      <w:commentRangeStart w:id="13"/>
      <w:r w:rsidRPr="00767A80">
        <w:rPr>
          <w:rFonts w:ascii="Times New Roman" w:eastAsia="Calibri" w:hAnsi="Times New Roman" w:cs="Times New Roman"/>
          <w:sz w:val="24"/>
          <w:szCs w:val="24"/>
        </w:rPr>
        <w:t>Angert</w:t>
      </w:r>
      <w:r w:rsidR="00A0344C" w:rsidRPr="00767A80">
        <w:rPr>
          <w:rFonts w:ascii="Times New Roman" w:eastAsia="Calibri" w:hAnsi="Times New Roman" w:cs="Times New Roman"/>
          <w:sz w:val="24"/>
          <w:szCs w:val="24"/>
          <w:vertAlign w:val="superscript"/>
        </w:rPr>
        <w:t>1</w:t>
      </w:r>
      <w:commentRangeEnd w:id="13"/>
      <w:r w:rsidR="005B4876">
        <w:rPr>
          <w:rStyle w:val="CommentReference"/>
        </w:rPr>
        <w:commentReference w:id="13"/>
      </w:r>
      <w:r w:rsidR="00A0344C" w:rsidRPr="00767A80">
        <w:rPr>
          <w:rFonts w:ascii="Times New Roman" w:eastAsia="Calibri" w:hAnsi="Times New Roman" w:cs="Times New Roman"/>
          <w:sz w:val="24"/>
          <w:szCs w:val="24"/>
          <w:vertAlign w:val="superscript"/>
        </w:rPr>
        <w:t>, 2</w:t>
      </w:r>
      <w:r w:rsidRPr="00767A80">
        <w:rPr>
          <w:rFonts w:ascii="Times New Roman" w:eastAsia="Calibri" w:hAnsi="Times New Roman" w:cs="Times New Roman"/>
          <w:sz w:val="24"/>
          <w:szCs w:val="24"/>
        </w:rPr>
        <w:t>, Karin Clark</w:t>
      </w:r>
      <w:r w:rsidR="00A0344C" w:rsidRPr="00767A80">
        <w:rPr>
          <w:rFonts w:ascii="Times New Roman" w:eastAsia="Calibri" w:hAnsi="Times New Roman" w:cs="Times New Roman"/>
          <w:sz w:val="24"/>
          <w:szCs w:val="24"/>
          <w:vertAlign w:val="superscript"/>
        </w:rPr>
        <w:t>3</w:t>
      </w:r>
      <w:r w:rsidRPr="00767A80">
        <w:rPr>
          <w:rFonts w:ascii="Times New Roman" w:eastAsia="Calibri" w:hAnsi="Times New Roman" w:cs="Times New Roman"/>
          <w:sz w:val="24"/>
          <w:szCs w:val="24"/>
        </w:rPr>
        <w:t xml:space="preserve">, Sarah </w:t>
      </w:r>
      <w:commentRangeStart w:id="14"/>
      <w:r w:rsidRPr="00767A80">
        <w:rPr>
          <w:rFonts w:ascii="Times New Roman" w:eastAsia="Calibri" w:hAnsi="Times New Roman" w:cs="Times New Roman"/>
          <w:sz w:val="24"/>
          <w:szCs w:val="24"/>
        </w:rPr>
        <w:t>Elmendorf</w:t>
      </w:r>
      <w:r w:rsidR="00A0344C" w:rsidRPr="00767A80">
        <w:rPr>
          <w:rFonts w:ascii="Times New Roman" w:eastAsia="Calibri" w:hAnsi="Times New Roman" w:cs="Times New Roman"/>
          <w:sz w:val="24"/>
          <w:szCs w:val="24"/>
          <w:vertAlign w:val="superscript"/>
        </w:rPr>
        <w:t>4</w:t>
      </w:r>
      <w:commentRangeEnd w:id="14"/>
      <w:r w:rsidR="005B4876">
        <w:rPr>
          <w:rStyle w:val="CommentReference"/>
        </w:rPr>
        <w:commentReference w:id="14"/>
      </w:r>
      <w:r w:rsidRPr="00767A80">
        <w:rPr>
          <w:rFonts w:ascii="Times New Roman" w:eastAsia="Calibri" w:hAnsi="Times New Roman" w:cs="Times New Roman"/>
          <w:sz w:val="24"/>
          <w:szCs w:val="24"/>
        </w:rPr>
        <w:t xml:space="preserve">, Cassandra </w:t>
      </w:r>
      <w:commentRangeStart w:id="15"/>
      <w:r w:rsidRPr="00767A80">
        <w:rPr>
          <w:rFonts w:ascii="Times New Roman" w:eastAsia="Calibri" w:hAnsi="Times New Roman" w:cs="Times New Roman"/>
          <w:sz w:val="24"/>
          <w:szCs w:val="24"/>
        </w:rPr>
        <w:t>Elphinstone</w:t>
      </w:r>
      <w:r w:rsidR="00A0344C" w:rsidRPr="00767A80">
        <w:rPr>
          <w:rFonts w:ascii="Times New Roman" w:eastAsia="Calibri" w:hAnsi="Times New Roman" w:cs="Times New Roman"/>
          <w:sz w:val="24"/>
          <w:szCs w:val="24"/>
          <w:vertAlign w:val="superscript"/>
        </w:rPr>
        <w:t>1</w:t>
      </w:r>
      <w:commentRangeEnd w:id="15"/>
      <w:r w:rsidR="005B4876">
        <w:rPr>
          <w:rStyle w:val="CommentReference"/>
        </w:rPr>
        <w:commentReference w:id="15"/>
      </w:r>
      <w:r w:rsidR="00A0344C" w:rsidRPr="00767A80">
        <w:rPr>
          <w:rFonts w:ascii="Times New Roman" w:eastAsia="Calibri" w:hAnsi="Times New Roman" w:cs="Times New Roman"/>
          <w:sz w:val="24"/>
          <w:szCs w:val="24"/>
          <w:vertAlign w:val="superscript"/>
        </w:rPr>
        <w:t>, 2, 5</w:t>
      </w:r>
      <w:r w:rsidRPr="00767A80">
        <w:rPr>
          <w:rFonts w:ascii="Times New Roman" w:eastAsia="Calibri" w:hAnsi="Times New Roman" w:cs="Times New Roman"/>
          <w:sz w:val="24"/>
          <w:szCs w:val="24"/>
        </w:rPr>
        <w:t xml:space="preserve">, and Greg </w:t>
      </w:r>
      <w:commentRangeStart w:id="16"/>
      <w:r w:rsidRPr="00767A80">
        <w:rPr>
          <w:rFonts w:ascii="Times New Roman" w:eastAsia="Calibri" w:hAnsi="Times New Roman" w:cs="Times New Roman"/>
          <w:sz w:val="24"/>
          <w:szCs w:val="24"/>
        </w:rPr>
        <w:t>Henry</w:t>
      </w:r>
      <w:r w:rsidR="00A0344C" w:rsidRPr="00767A80">
        <w:rPr>
          <w:rFonts w:ascii="Times New Roman" w:eastAsia="Calibri" w:hAnsi="Times New Roman" w:cs="Times New Roman"/>
          <w:sz w:val="24"/>
          <w:szCs w:val="24"/>
          <w:vertAlign w:val="superscript"/>
        </w:rPr>
        <w:t>1</w:t>
      </w:r>
      <w:commentRangeEnd w:id="16"/>
      <w:r w:rsidR="00E565AD">
        <w:rPr>
          <w:rStyle w:val="CommentReference"/>
        </w:rPr>
        <w:commentReference w:id="16"/>
      </w:r>
      <w:r w:rsidR="00A0344C" w:rsidRPr="00767A80">
        <w:rPr>
          <w:rFonts w:ascii="Times New Roman" w:eastAsia="Calibri" w:hAnsi="Times New Roman" w:cs="Times New Roman"/>
          <w:sz w:val="24"/>
          <w:szCs w:val="24"/>
          <w:vertAlign w:val="superscript"/>
        </w:rPr>
        <w:t xml:space="preserve">, 5 </w:t>
      </w:r>
      <w:r w:rsidRPr="00767A80">
        <w:rPr>
          <w:rFonts w:ascii="Times New Roman" w:eastAsia="Calibri" w:hAnsi="Times New Roman" w:cs="Times New Roman"/>
          <w:sz w:val="24"/>
          <w:szCs w:val="24"/>
        </w:rPr>
        <w:t xml:space="preserve"> </w:t>
      </w:r>
    </w:p>
    <w:p w14:paraId="606B9A61" w14:textId="33FF34F7"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Biodiversity Research Centre, The University of British Columbia, Vancouver BC, Canada </w:t>
      </w:r>
    </w:p>
    <w:p w14:paraId="31882F9F" w14:textId="1AA8AE5A"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Department of Bot</w:t>
      </w:r>
      <w:bookmarkStart w:id="17" w:name="_GoBack"/>
      <w:bookmarkEnd w:id="17"/>
      <w:r w:rsidRPr="00767A80">
        <w:rPr>
          <w:rFonts w:ascii="Times New Roman" w:eastAsia="Calibri" w:hAnsi="Times New Roman" w:cs="Times New Roman"/>
          <w:sz w:val="24"/>
          <w:szCs w:val="24"/>
        </w:rPr>
        <w:t>any, The University of British Columbia, Vancouver BC, Canada</w:t>
      </w:r>
    </w:p>
    <w:p w14:paraId="004536EC" w14:textId="77777777"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Department of Environment and Natural Resources, Government of the Northwest Territories, Yellowknife, NT, Canada </w:t>
      </w:r>
    </w:p>
    <w:p w14:paraId="2B714A8D" w14:textId="2635FD5A"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Institute of Arctic and Alpine Research, University of Colorado Boulder, Boulder, CO, USA</w:t>
      </w:r>
    </w:p>
    <w:p w14:paraId="3FCD8858" w14:textId="5AC1FDFB" w:rsidR="00A0344C" w:rsidRPr="00767A80" w:rsidRDefault="00A0344C" w:rsidP="00A0344C">
      <w:pPr>
        <w:pStyle w:val="ListParagraph"/>
        <w:numPr>
          <w:ilvl w:val="0"/>
          <w:numId w:val="5"/>
        </w:num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Department of Geography, The University of British Columbia, Vancouver BC, Canada</w:t>
      </w:r>
    </w:p>
    <w:p w14:paraId="7E61FD4C" w14:textId="77777777" w:rsidR="00A0344C" w:rsidRPr="00767A80" w:rsidRDefault="00A0344C" w:rsidP="00A0344C">
      <w:pPr>
        <w:pStyle w:val="ListParagraph"/>
        <w:spacing w:line="480" w:lineRule="auto"/>
        <w:jc w:val="both"/>
        <w:rPr>
          <w:rFonts w:ascii="Times New Roman" w:eastAsia="Calibri" w:hAnsi="Times New Roman" w:cs="Times New Roman"/>
          <w:b/>
          <w:sz w:val="24"/>
          <w:szCs w:val="24"/>
        </w:rPr>
      </w:pPr>
    </w:p>
    <w:p w14:paraId="6F59008B" w14:textId="067DBA86" w:rsidR="00A0344C" w:rsidRPr="00767A80" w:rsidRDefault="006B5A65" w:rsidP="006B5A65">
      <w:pPr>
        <w:shd w:val="clear" w:color="auto" w:fill="FFFFFF"/>
        <w:spacing w:line="480" w:lineRule="auto"/>
        <w:textAlignment w:val="baseline"/>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Background </w:t>
      </w:r>
      <w:commentRangeStart w:id="18"/>
      <w:commentRangeStart w:id="19"/>
      <w:r w:rsidRPr="00767A80">
        <w:rPr>
          <w:rFonts w:ascii="Times New Roman" w:eastAsia="Calibri" w:hAnsi="Times New Roman" w:cs="Times New Roman"/>
          <w:b/>
          <w:sz w:val="24"/>
          <w:szCs w:val="24"/>
        </w:rPr>
        <w:t>and</w:t>
      </w:r>
      <w:commentRangeEnd w:id="18"/>
      <w:r w:rsidR="00BD3862" w:rsidRPr="00767A80">
        <w:rPr>
          <w:rStyle w:val="CommentReference"/>
          <w:rFonts w:ascii="Times New Roman" w:hAnsi="Times New Roman" w:cs="Times New Roman"/>
          <w:sz w:val="24"/>
          <w:szCs w:val="24"/>
        </w:rPr>
        <w:commentReference w:id="18"/>
      </w:r>
      <w:commentRangeEnd w:id="19"/>
      <w:r w:rsidR="005C4ACA">
        <w:rPr>
          <w:rStyle w:val="CommentReference"/>
        </w:rPr>
        <w:commentReference w:id="19"/>
      </w:r>
      <w:r w:rsidRPr="00767A80">
        <w:rPr>
          <w:rFonts w:ascii="Times New Roman" w:eastAsia="Calibri" w:hAnsi="Times New Roman" w:cs="Times New Roman"/>
          <w:b/>
          <w:sz w:val="24"/>
          <w:szCs w:val="24"/>
        </w:rPr>
        <w:t xml:space="preserve"> Aims</w:t>
      </w:r>
    </w:p>
    <w:p w14:paraId="206967DF" w14:textId="25A13348" w:rsidR="006B5A65" w:rsidRPr="00767A80" w:rsidRDefault="006B5A65" w:rsidP="00302388">
      <w:pPr>
        <w:shd w:val="clear" w:color="auto" w:fill="FFFFFF"/>
        <w:spacing w:line="480" w:lineRule="auto"/>
        <w:jc w:val="both"/>
        <w:textAlignment w:val="baseline"/>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The Arctic is warming at an alarming rate, leading to </w:t>
      </w:r>
      <w:del w:id="20" w:author="celphin@student.ubc.ca" w:date="2023-05-20T21:09:00Z">
        <w:r w:rsidRPr="00767A80">
          <w:rPr>
            <w:rFonts w:ascii="Times New Roman" w:eastAsia="Calibri" w:hAnsi="Times New Roman" w:cs="Times New Roman"/>
            <w:sz w:val="24"/>
            <w:szCs w:val="24"/>
          </w:rPr>
          <w:delText>advancement in</w:delText>
        </w:r>
      </w:del>
      <w:ins w:id="21" w:author="celphin@student.ubc.ca" w:date="2023-05-20T21:09:00Z">
        <w:r w:rsidR="004923D2">
          <w:rPr>
            <w:rFonts w:ascii="Times New Roman" w:eastAsia="Calibri" w:hAnsi="Times New Roman" w:cs="Times New Roman"/>
            <w:sz w:val="24"/>
            <w:szCs w:val="24"/>
          </w:rPr>
          <w:t>earlier</w:t>
        </w:r>
      </w:ins>
      <w:r w:rsidRPr="00767A80">
        <w:rPr>
          <w:rFonts w:ascii="Times New Roman" w:eastAsia="Calibri" w:hAnsi="Times New Roman" w:cs="Times New Roman"/>
          <w:sz w:val="24"/>
          <w:szCs w:val="24"/>
        </w:rPr>
        <w:t xml:space="preserve"> spring</w:t>
      </w:r>
      <w:ins w:id="22" w:author="celphin@student.ubc.ca" w:date="2023-05-20T21:09:00Z">
        <w:r w:rsidRPr="00767A80">
          <w:rPr>
            <w:rFonts w:ascii="Times New Roman" w:eastAsia="Calibri" w:hAnsi="Times New Roman" w:cs="Times New Roman"/>
            <w:sz w:val="24"/>
            <w:szCs w:val="24"/>
          </w:rPr>
          <w:t xml:space="preserve"> </w:t>
        </w:r>
        <w:r w:rsidR="004923D2">
          <w:rPr>
            <w:rFonts w:ascii="Times New Roman" w:eastAsia="Calibri" w:hAnsi="Times New Roman" w:cs="Times New Roman"/>
            <w:sz w:val="24"/>
            <w:szCs w:val="24"/>
          </w:rPr>
          <w:t>conditions and</w:t>
        </w:r>
      </w:ins>
      <w:ins w:id="23" w:author="celphin@student.ubc.ca" w:date="2023-06-02T14:47:00Z">
        <w:r w:rsidRPr="00767A80">
          <w:rPr>
            <w:rFonts w:ascii="Times New Roman" w:eastAsia="Calibri" w:hAnsi="Times New Roman" w:cs="Times New Roman"/>
            <w:sz w:val="24"/>
            <w:szCs w:val="24"/>
          </w:rPr>
          <w:t xml:space="preserve"> </w:t>
        </w:r>
      </w:ins>
      <w:del w:id="24" w:author="celphin@student.ubc.ca" w:date="2023-05-20T21:09:00Z">
        <w:r w:rsidRPr="00767A80">
          <w:rPr>
            <w:rFonts w:ascii="Times New Roman" w:eastAsia="Calibri" w:hAnsi="Times New Roman" w:cs="Times New Roman"/>
            <w:sz w:val="24"/>
            <w:szCs w:val="24"/>
          </w:rPr>
          <w:delText xml:space="preserve">(i.e. flowering) </w:delText>
        </w:r>
      </w:del>
      <w:ins w:id="25" w:author="Amy Angert" w:date="2023-05-22T10:58:00Z">
        <w:del w:id="26" w:author="Henry, Greg" w:date="2023-06-03T19:01:00Z">
          <w:r w:rsidR="007C285C" w:rsidDel="001520F8">
            <w:rPr>
              <w:rFonts w:ascii="Times New Roman" w:eastAsia="Calibri" w:hAnsi="Times New Roman" w:cs="Times New Roman"/>
              <w:sz w:val="24"/>
              <w:szCs w:val="24"/>
            </w:rPr>
            <w:delText xml:space="preserve">as </w:delText>
          </w:r>
        </w:del>
        <w:r w:rsidR="007C285C">
          <w:rPr>
            <w:rFonts w:ascii="Times New Roman" w:eastAsia="Calibri" w:hAnsi="Times New Roman" w:cs="Times New Roman"/>
            <w:sz w:val="24"/>
            <w:szCs w:val="24"/>
          </w:rPr>
          <w:t xml:space="preserve">plant </w:t>
        </w:r>
      </w:ins>
      <w:r w:rsidRPr="00767A80">
        <w:rPr>
          <w:rFonts w:ascii="Times New Roman" w:eastAsia="Calibri" w:hAnsi="Times New Roman" w:cs="Times New Roman"/>
          <w:sz w:val="24"/>
          <w:szCs w:val="24"/>
        </w:rPr>
        <w:t>phenology</w:t>
      </w:r>
      <w:del w:id="27" w:author="celphin@student.ubc.ca" w:date="2023-05-20T21:10:00Z">
        <w:r w:rsidRPr="00767A80">
          <w:rPr>
            <w:rFonts w:ascii="Times New Roman" w:eastAsia="Calibri" w:hAnsi="Times New Roman" w:cs="Times New Roman"/>
            <w:sz w:val="24"/>
            <w:szCs w:val="24"/>
          </w:rPr>
          <w:delText xml:space="preserve"> </w:delText>
        </w:r>
      </w:del>
      <w:ins w:id="28" w:author="celphin@student.ubc.ca" w:date="2023-05-20T21:10:00Z">
        <w:r w:rsidR="004923D2">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as plants </w:t>
      </w:r>
      <w:commentRangeStart w:id="29"/>
      <w:del w:id="30" w:author="Henry, Greg" w:date="2023-06-03T19:01:00Z">
        <w:r w:rsidRPr="00767A80" w:rsidDel="001520F8">
          <w:rPr>
            <w:rFonts w:ascii="Times New Roman" w:eastAsia="Calibri" w:hAnsi="Times New Roman" w:cs="Times New Roman"/>
            <w:sz w:val="24"/>
            <w:szCs w:val="24"/>
          </w:rPr>
          <w:delText>aim</w:delText>
        </w:r>
        <w:commentRangeEnd w:id="29"/>
        <w:r w:rsidR="007C285C" w:rsidDel="001520F8">
          <w:rPr>
            <w:rStyle w:val="CommentReference"/>
          </w:rPr>
          <w:commentReference w:id="29"/>
        </w:r>
        <w:r w:rsidRPr="00767A80" w:rsidDel="001520F8">
          <w:rPr>
            <w:rFonts w:ascii="Times New Roman" w:eastAsia="Calibri" w:hAnsi="Times New Roman" w:cs="Times New Roman"/>
            <w:sz w:val="24"/>
            <w:szCs w:val="24"/>
          </w:rPr>
          <w:delText xml:space="preserve"> to </w:delText>
        </w:r>
      </w:del>
      <w:r w:rsidRPr="00767A80">
        <w:rPr>
          <w:rFonts w:ascii="Times New Roman" w:eastAsia="Calibri" w:hAnsi="Times New Roman" w:cs="Times New Roman"/>
          <w:sz w:val="24"/>
          <w:szCs w:val="24"/>
        </w:rPr>
        <w:t>‘</w:t>
      </w:r>
      <w:del w:id="31" w:author="Amy Angert" w:date="2023-06-02T14:47:00Z">
        <w:r w:rsidRPr="00767A80">
          <w:rPr>
            <w:rFonts w:ascii="Times New Roman" w:eastAsia="Calibri" w:hAnsi="Times New Roman" w:cs="Times New Roman"/>
            <w:sz w:val="24"/>
            <w:szCs w:val="24"/>
          </w:rPr>
          <w:delText>track’</w:delText>
        </w:r>
      </w:del>
      <w:ins w:id="32" w:author="Amy Angert" w:date="2023-06-02T14:47:00Z">
        <w:r w:rsidRPr="00767A80">
          <w:rPr>
            <w:rFonts w:ascii="Times New Roman" w:eastAsia="Calibri" w:hAnsi="Times New Roman" w:cs="Times New Roman"/>
            <w:sz w:val="24"/>
            <w:szCs w:val="24"/>
          </w:rPr>
          <w:t>track</w:t>
        </w:r>
      </w:ins>
      <w:ins w:id="33" w:author="Amy Angert" w:date="2023-05-22T10:58:00Z">
        <w:del w:id="34" w:author="Henry, Greg" w:date="2023-06-03T19:01:00Z">
          <w:r w:rsidR="007C285C" w:rsidDel="001520F8">
            <w:rPr>
              <w:rFonts w:ascii="Times New Roman" w:eastAsia="Calibri" w:hAnsi="Times New Roman" w:cs="Times New Roman"/>
              <w:sz w:val="24"/>
              <w:szCs w:val="24"/>
            </w:rPr>
            <w:delText>s</w:delText>
          </w:r>
        </w:del>
      </w:ins>
      <w:ins w:id="35" w:author="Amy Angert" w:date="2023-06-02T14:47:00Z">
        <w:r w:rsidRPr="00767A80">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w:t>
      </w:r>
      <w:del w:id="36" w:author="Amy Angert" w:date="2023-05-22T10:58:00Z">
        <w:r w:rsidRPr="00767A80" w:rsidDel="007C285C">
          <w:rPr>
            <w:rFonts w:ascii="Times New Roman" w:eastAsia="Calibri" w:hAnsi="Times New Roman" w:cs="Times New Roman"/>
            <w:sz w:val="24"/>
            <w:szCs w:val="24"/>
          </w:rPr>
          <w:delText xml:space="preserve">optimal </w:delText>
        </w:r>
      </w:del>
      <w:ins w:id="37" w:author="Amy Angert" w:date="2023-05-22T10:58:00Z">
        <w:r w:rsidR="007C285C">
          <w:rPr>
            <w:rFonts w:ascii="Times New Roman" w:eastAsia="Calibri" w:hAnsi="Times New Roman" w:cs="Times New Roman"/>
            <w:sz w:val="24"/>
            <w:szCs w:val="24"/>
          </w:rPr>
          <w:t>shifting</w:t>
        </w:r>
        <w:r w:rsidR="007C285C"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climate</w:t>
      </w:r>
      <w:del w:id="38" w:author="Henry, Greg" w:date="2023-06-03T19:02:00Z">
        <w:r w:rsidRPr="00767A80" w:rsidDel="001520F8">
          <w:rPr>
            <w:rFonts w:ascii="Times New Roman" w:eastAsia="Calibri" w:hAnsi="Times New Roman" w:cs="Times New Roman"/>
            <w:sz w:val="24"/>
            <w:szCs w:val="24"/>
          </w:rPr>
          <w:delText xml:space="preserve"> </w:delText>
        </w:r>
      </w:del>
      <w:ins w:id="39" w:author="Henry, Greg" w:date="2023-06-03T19:03:00Z">
        <w:r w:rsidR="001520F8">
          <w:rPr>
            <w:rFonts w:ascii="Times New Roman" w:eastAsia="Calibri" w:hAnsi="Times New Roman" w:cs="Times New Roman"/>
            <w:sz w:val="24"/>
            <w:szCs w:val="24"/>
          </w:rPr>
          <w:t>cues</w:t>
        </w:r>
      </w:ins>
      <w:del w:id="40" w:author="Henry, Greg" w:date="2023-06-03T19:02:00Z">
        <w:r w:rsidRPr="00767A80" w:rsidDel="001520F8">
          <w:rPr>
            <w:rFonts w:ascii="Times New Roman" w:eastAsia="Calibri" w:hAnsi="Times New Roman" w:cs="Times New Roman"/>
            <w:sz w:val="24"/>
            <w:szCs w:val="24"/>
          </w:rPr>
          <w:delText>windows</w:delText>
        </w:r>
      </w:del>
      <w:r w:rsidRPr="00767A80">
        <w:rPr>
          <w:rFonts w:ascii="Times New Roman" w:eastAsia="Calibri" w:hAnsi="Times New Roman" w:cs="Times New Roman"/>
          <w:sz w:val="24"/>
          <w:szCs w:val="24"/>
        </w:rPr>
        <w:t xml:space="preserve">. </w:t>
      </w:r>
      <w:r w:rsidR="00BD3862" w:rsidRPr="00767A80">
        <w:rPr>
          <w:rFonts w:ascii="Times New Roman" w:eastAsia="Calibri" w:hAnsi="Times New Roman" w:cs="Times New Roman"/>
          <w:sz w:val="24"/>
          <w:szCs w:val="24"/>
        </w:rPr>
        <w:t>Earlier</w:t>
      </w:r>
      <w:r w:rsidRPr="00767A80">
        <w:rPr>
          <w:rFonts w:ascii="Times New Roman" w:eastAsia="Calibri" w:hAnsi="Times New Roman" w:cs="Times New Roman"/>
          <w:sz w:val="24"/>
          <w:szCs w:val="24"/>
        </w:rPr>
        <w:t xml:space="preserve"> flowering </w:t>
      </w:r>
      <w:ins w:id="41" w:author="celphin@student.ubc.ca" w:date="2023-05-20T21:22:00Z">
        <w:r w:rsidR="00434376">
          <w:rPr>
            <w:rFonts w:ascii="Times New Roman" w:eastAsia="Calibri" w:hAnsi="Times New Roman" w:cs="Times New Roman"/>
            <w:sz w:val="24"/>
            <w:szCs w:val="24"/>
          </w:rPr>
          <w:t xml:space="preserve">allows more time for flower development before maturation </w:t>
        </w:r>
      </w:ins>
      <w:del w:id="42" w:author="celphin@student.ubc.ca" w:date="2023-05-20T21:22:00Z">
        <w:r w:rsidR="00BD3862" w:rsidRPr="00767A80">
          <w:rPr>
            <w:rFonts w:ascii="Times New Roman" w:eastAsia="Calibri" w:hAnsi="Times New Roman" w:cs="Times New Roman"/>
            <w:sz w:val="24"/>
            <w:szCs w:val="24"/>
          </w:rPr>
          <w:delText xml:space="preserve">may increase </w:delText>
        </w:r>
      </w:del>
      <w:del w:id="43" w:author="Sarah Elmendorf" w:date="2023-05-11T15:20:00Z">
        <w:r w:rsidR="00BD3862" w:rsidRPr="00767A80" w:rsidDel="00AE1FF5">
          <w:rPr>
            <w:rFonts w:ascii="Times New Roman" w:eastAsia="Calibri" w:hAnsi="Times New Roman" w:cs="Times New Roman"/>
            <w:sz w:val="24"/>
            <w:szCs w:val="24"/>
          </w:rPr>
          <w:delText>time to</w:delText>
        </w:r>
      </w:del>
      <w:ins w:id="44" w:author="Sarah Elmendorf" w:date="2023-05-11T15:20:00Z">
        <w:del w:id="45" w:author="celphin@student.ubc.ca" w:date="2023-05-20T21:22:00Z">
          <w:r w:rsidR="00AE1FF5">
            <w:rPr>
              <w:rFonts w:ascii="Times New Roman" w:eastAsia="Calibri" w:hAnsi="Times New Roman" w:cs="Times New Roman"/>
              <w:sz w:val="24"/>
              <w:szCs w:val="24"/>
            </w:rPr>
            <w:delText>growth prior to</w:delText>
          </w:r>
        </w:del>
      </w:ins>
      <w:del w:id="46" w:author="celphin@student.ubc.ca" w:date="2023-05-20T21:22:00Z">
        <w:r w:rsidR="00BD3862" w:rsidRPr="00767A80">
          <w:rPr>
            <w:rFonts w:ascii="Times New Roman" w:eastAsia="Calibri" w:hAnsi="Times New Roman" w:cs="Times New Roman"/>
            <w:sz w:val="24"/>
            <w:szCs w:val="24"/>
          </w:rPr>
          <w:delText xml:space="preserve"> </w:delText>
        </w:r>
      </w:del>
      <w:del w:id="47" w:author="celphin@student.ubc.ca" w:date="2023-05-20T21:10:00Z">
        <w:r w:rsidR="00BD3862" w:rsidRPr="00767A80">
          <w:rPr>
            <w:rFonts w:ascii="Times New Roman" w:eastAsia="Calibri" w:hAnsi="Times New Roman" w:cs="Times New Roman"/>
            <w:sz w:val="24"/>
            <w:szCs w:val="24"/>
          </w:rPr>
          <w:delText>maturation, but</w:delText>
        </w:r>
      </w:del>
      <w:ins w:id="48" w:author="celphin@student.ubc.ca" w:date="2023-05-20T21:10:00Z">
        <w:r w:rsidR="004923D2" w:rsidRPr="00767A80">
          <w:rPr>
            <w:rFonts w:ascii="Times New Roman" w:eastAsia="Calibri" w:hAnsi="Times New Roman" w:cs="Times New Roman"/>
            <w:sz w:val="24"/>
            <w:szCs w:val="24"/>
          </w:rPr>
          <w:t>but</w:t>
        </w:r>
      </w:ins>
      <w:r w:rsidR="00BD3862" w:rsidRPr="00767A80">
        <w:rPr>
          <w:rFonts w:ascii="Times New Roman" w:eastAsia="Calibri" w:hAnsi="Times New Roman" w:cs="Times New Roman"/>
          <w:sz w:val="24"/>
          <w:szCs w:val="24"/>
        </w:rPr>
        <w:t xml:space="preserve"> </w:t>
      </w:r>
      <w:ins w:id="49" w:author="Sarah Elmendorf" w:date="2023-05-11T15:22:00Z">
        <w:r w:rsidR="00AE1FF5">
          <w:rPr>
            <w:rFonts w:ascii="Times New Roman" w:eastAsia="Calibri" w:hAnsi="Times New Roman" w:cs="Times New Roman"/>
            <w:sz w:val="24"/>
            <w:szCs w:val="24"/>
          </w:rPr>
          <w:t xml:space="preserve">may </w:t>
        </w:r>
      </w:ins>
      <w:r w:rsidR="00BD3862" w:rsidRPr="00767A80">
        <w:rPr>
          <w:rFonts w:ascii="Times New Roman" w:eastAsia="Calibri" w:hAnsi="Times New Roman" w:cs="Times New Roman"/>
          <w:sz w:val="24"/>
          <w:szCs w:val="24"/>
        </w:rPr>
        <w:t xml:space="preserve">also </w:t>
      </w:r>
      <w:commentRangeStart w:id="50"/>
      <w:del w:id="51" w:author="Sarah Elmendorf" w:date="2023-05-11T15:21:00Z">
        <w:r w:rsidR="00BD3862" w:rsidRPr="00767A80" w:rsidDel="00AE1FF5">
          <w:rPr>
            <w:rFonts w:ascii="Times New Roman" w:eastAsia="Calibri" w:hAnsi="Times New Roman" w:cs="Times New Roman"/>
            <w:sz w:val="24"/>
            <w:szCs w:val="24"/>
          </w:rPr>
          <w:delText>have</w:delText>
        </w:r>
        <w:r w:rsidRPr="00767A80" w:rsidDel="00AE1FF5">
          <w:rPr>
            <w:rFonts w:ascii="Times New Roman" w:eastAsia="Calibri" w:hAnsi="Times New Roman" w:cs="Times New Roman"/>
            <w:sz w:val="24"/>
            <w:szCs w:val="24"/>
          </w:rPr>
          <w:delText xml:space="preserve"> additional</w:delText>
        </w:r>
      </w:del>
      <w:ins w:id="52" w:author="Sarah Elmendorf" w:date="2023-05-11T15:21:00Z">
        <w:r w:rsidR="00AE1FF5">
          <w:rPr>
            <w:rFonts w:ascii="Times New Roman" w:eastAsia="Calibri" w:hAnsi="Times New Roman" w:cs="Times New Roman"/>
            <w:sz w:val="24"/>
            <w:szCs w:val="24"/>
          </w:rPr>
          <w:t>expose plants to</w:t>
        </w:r>
      </w:ins>
      <w:r w:rsidRPr="00767A80">
        <w:rPr>
          <w:rFonts w:ascii="Times New Roman" w:eastAsia="Calibri" w:hAnsi="Times New Roman" w:cs="Times New Roman"/>
          <w:sz w:val="24"/>
          <w:szCs w:val="24"/>
        </w:rPr>
        <w:t xml:space="preserve"> risks </w:t>
      </w:r>
      <w:commentRangeEnd w:id="50"/>
      <w:r w:rsidR="007C285C">
        <w:rPr>
          <w:rStyle w:val="CommentReference"/>
        </w:rPr>
        <w:commentReference w:id="50"/>
      </w:r>
      <w:r w:rsidRPr="00767A80">
        <w:rPr>
          <w:rFonts w:ascii="Times New Roman" w:eastAsia="Calibri" w:hAnsi="Times New Roman" w:cs="Times New Roman"/>
          <w:sz w:val="24"/>
          <w:szCs w:val="24"/>
        </w:rPr>
        <w:t xml:space="preserve">such as frost damage, increased herbivory and/or reduced pollinator </w:t>
      </w:r>
      <w:del w:id="53" w:author="Sarah Elmendorf" w:date="2023-05-11T15:21:00Z">
        <w:r w:rsidRPr="00767A80" w:rsidDel="00AE1FF5">
          <w:rPr>
            <w:rFonts w:ascii="Times New Roman" w:eastAsia="Calibri" w:hAnsi="Times New Roman" w:cs="Times New Roman"/>
            <w:sz w:val="24"/>
            <w:szCs w:val="24"/>
          </w:rPr>
          <w:delText>synchrony</w:delText>
        </w:r>
      </w:del>
      <w:ins w:id="54" w:author="Sarah Elmendorf" w:date="2023-05-11T15:21:00Z">
        <w:r w:rsidR="00AE1FF5">
          <w:rPr>
            <w:rFonts w:ascii="Times New Roman" w:eastAsia="Calibri" w:hAnsi="Times New Roman" w:cs="Times New Roman"/>
            <w:sz w:val="24"/>
            <w:szCs w:val="24"/>
          </w:rPr>
          <w:t>densities</w:t>
        </w:r>
      </w:ins>
      <w:r w:rsidRPr="00767A80">
        <w:rPr>
          <w:rFonts w:ascii="Times New Roman" w:eastAsia="Calibri" w:hAnsi="Times New Roman" w:cs="Times New Roman"/>
          <w:sz w:val="24"/>
          <w:szCs w:val="24"/>
        </w:rPr>
        <w:t xml:space="preserve">. </w:t>
      </w:r>
      <w:del w:id="55" w:author="Amy Angert" w:date="2023-05-22T10:59:00Z">
        <w:r w:rsidRPr="00767A80" w:rsidDel="007C285C">
          <w:rPr>
            <w:rFonts w:ascii="Times New Roman" w:eastAsia="Calibri" w:hAnsi="Times New Roman" w:cs="Times New Roman"/>
            <w:sz w:val="24"/>
            <w:szCs w:val="24"/>
          </w:rPr>
          <w:delText xml:space="preserve"> </w:delText>
        </w:r>
      </w:del>
      <w:del w:id="56" w:author="celphin@student.ubc.ca" w:date="2023-05-20T21:16:00Z">
        <w:r w:rsidRPr="00767A80">
          <w:rPr>
            <w:rFonts w:ascii="Times New Roman" w:eastAsia="Calibri" w:hAnsi="Times New Roman" w:cs="Times New Roman"/>
            <w:sz w:val="24"/>
            <w:szCs w:val="24"/>
          </w:rPr>
          <w:delText xml:space="preserve">In reported </w:delText>
        </w:r>
      </w:del>
      <w:ins w:id="57" w:author="celphin@student.ubc.ca" w:date="2023-05-22T18:16:00Z">
        <w:r w:rsidR="005C4ACA">
          <w:rPr>
            <w:rFonts w:ascii="Times New Roman" w:eastAsia="Calibri" w:hAnsi="Times New Roman" w:cs="Times New Roman"/>
            <w:sz w:val="24"/>
            <w:szCs w:val="24"/>
          </w:rPr>
          <w:t>It is</w:t>
        </w:r>
      </w:ins>
      <w:del w:id="58" w:author="celphin@student.ubc.ca" w:date="2023-05-20T21:16:00Z">
        <w:r w:rsidRPr="00767A80">
          <w:rPr>
            <w:rFonts w:ascii="Times New Roman" w:eastAsia="Calibri" w:hAnsi="Times New Roman" w:cs="Times New Roman"/>
            <w:sz w:val="24"/>
            <w:szCs w:val="24"/>
          </w:rPr>
          <w:delText>l</w:delText>
        </w:r>
      </w:del>
      <w:del w:id="59" w:author="celphin@student.ubc.ca" w:date="2023-05-22T18:16:00Z">
        <w:r w:rsidRPr="00767A80">
          <w:rPr>
            <w:rFonts w:ascii="Times New Roman" w:eastAsia="Calibri" w:hAnsi="Times New Roman" w:cs="Times New Roman"/>
            <w:sz w:val="24"/>
            <w:szCs w:val="24"/>
          </w:rPr>
          <w:delText>inks between earlier flowering time and reproductive fitness (flower, fruit, seed production)</w:delText>
        </w:r>
      </w:del>
      <w:del w:id="60" w:author="celphin@student.ubc.ca" w:date="2023-05-20T21:16:00Z">
        <w:r w:rsidRPr="00767A80">
          <w:rPr>
            <w:rFonts w:ascii="Times New Roman" w:eastAsia="Calibri" w:hAnsi="Times New Roman" w:cs="Times New Roman"/>
            <w:sz w:val="24"/>
            <w:szCs w:val="24"/>
          </w:rPr>
          <w:delText>, it is</w:delText>
        </w:r>
      </w:del>
      <w:r w:rsidRPr="00767A80">
        <w:rPr>
          <w:rFonts w:ascii="Times New Roman" w:eastAsia="Calibri" w:hAnsi="Times New Roman" w:cs="Times New Roman"/>
          <w:sz w:val="24"/>
          <w:szCs w:val="24"/>
        </w:rPr>
        <w:t xml:space="preserve"> often unclear to what degree changes in</w:t>
      </w:r>
      <w:ins w:id="61" w:author="celphin@student.ubc.ca" w:date="2023-05-22T18:16:00Z">
        <w:r w:rsidRPr="00767A80">
          <w:rPr>
            <w:rFonts w:ascii="Times New Roman" w:eastAsia="Calibri" w:hAnsi="Times New Roman" w:cs="Times New Roman"/>
            <w:sz w:val="24"/>
            <w:szCs w:val="24"/>
          </w:rPr>
          <w:t xml:space="preserve"> </w:t>
        </w:r>
        <w:r w:rsidR="005C4ACA">
          <w:rPr>
            <w:rFonts w:ascii="Times New Roman" w:eastAsia="Calibri" w:hAnsi="Times New Roman" w:cs="Times New Roman"/>
            <w:sz w:val="24"/>
            <w:szCs w:val="24"/>
          </w:rPr>
          <w:t>reproductive</w:t>
        </w:r>
      </w:ins>
      <w:ins w:id="62" w:author="celphin@student.ubc.ca" w:date="2023-06-02T14:47:00Z">
        <w:r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fitness</w:t>
      </w:r>
      <w:ins w:id="63" w:author="celphin@student.ubc.ca" w:date="2023-06-02T14:47:00Z">
        <w:r w:rsidRPr="00767A80">
          <w:rPr>
            <w:rFonts w:ascii="Times New Roman" w:eastAsia="Calibri" w:hAnsi="Times New Roman" w:cs="Times New Roman"/>
            <w:sz w:val="24"/>
            <w:szCs w:val="24"/>
          </w:rPr>
          <w:t xml:space="preserve"> </w:t>
        </w:r>
      </w:ins>
      <w:ins w:id="64" w:author="celphin@student.ubc.ca" w:date="2023-05-22T18:16:00Z">
        <w:r w:rsidR="005C4ACA" w:rsidRPr="00767A80">
          <w:rPr>
            <w:rFonts w:ascii="Times New Roman" w:eastAsia="Calibri" w:hAnsi="Times New Roman" w:cs="Times New Roman"/>
            <w:sz w:val="24"/>
            <w:szCs w:val="24"/>
          </w:rPr>
          <w:t>(flower, fruit, seed production)</w:t>
        </w:r>
        <w:r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are a direct response to warming </w:t>
      </w:r>
      <w:r w:rsidR="00BD3862" w:rsidRPr="00767A80">
        <w:rPr>
          <w:rFonts w:ascii="Times New Roman" w:eastAsia="Calibri" w:hAnsi="Times New Roman" w:cs="Times New Roman"/>
          <w:sz w:val="24"/>
          <w:szCs w:val="24"/>
        </w:rPr>
        <w:t xml:space="preserve">versus an indirect response </w:t>
      </w:r>
      <w:r w:rsidRPr="00767A80">
        <w:rPr>
          <w:rFonts w:ascii="Times New Roman" w:eastAsia="Calibri" w:hAnsi="Times New Roman" w:cs="Times New Roman"/>
          <w:sz w:val="24"/>
          <w:szCs w:val="24"/>
        </w:rPr>
        <w:t xml:space="preserve">through shifting phenology. </w:t>
      </w:r>
      <w:del w:id="65" w:author="celphin@student.ubc.ca" w:date="2023-05-20T21:16:00Z">
        <w:r w:rsidRPr="00767A80">
          <w:rPr>
            <w:rFonts w:ascii="Times New Roman" w:eastAsia="Calibri" w:hAnsi="Times New Roman" w:cs="Times New Roman"/>
            <w:sz w:val="24"/>
            <w:szCs w:val="24"/>
          </w:rPr>
          <w:delText>Finally, w</w:delText>
        </w:r>
      </w:del>
      <w:del w:id="66" w:author="celphin@student.ubc.ca" w:date="2023-05-22T18:17:00Z">
        <w:r w:rsidRPr="00767A80">
          <w:rPr>
            <w:rFonts w:ascii="Times New Roman" w:eastAsia="Calibri" w:hAnsi="Times New Roman" w:cs="Times New Roman"/>
            <w:sz w:val="24"/>
            <w:szCs w:val="24"/>
          </w:rPr>
          <w:delText xml:space="preserve">hile </w:delText>
        </w:r>
        <w:commentRangeStart w:id="67"/>
        <w:r w:rsidRPr="00767A80">
          <w:rPr>
            <w:rFonts w:ascii="Times New Roman" w:eastAsia="Calibri" w:hAnsi="Times New Roman" w:cs="Times New Roman"/>
            <w:sz w:val="24"/>
            <w:szCs w:val="24"/>
          </w:rPr>
          <w:delText>life h</w:delText>
        </w:r>
        <w:r w:rsidR="00BD3862" w:rsidRPr="00767A80">
          <w:rPr>
            <w:rFonts w:ascii="Times New Roman" w:eastAsia="Calibri" w:hAnsi="Times New Roman" w:cs="Times New Roman"/>
            <w:sz w:val="24"/>
            <w:szCs w:val="24"/>
          </w:rPr>
          <w:delText xml:space="preserve">istory theory </w:delText>
        </w:r>
        <w:r w:rsidRPr="00767A80">
          <w:rPr>
            <w:rFonts w:ascii="Times New Roman" w:eastAsia="Calibri" w:hAnsi="Times New Roman" w:cs="Times New Roman"/>
            <w:sz w:val="24"/>
            <w:szCs w:val="24"/>
          </w:rPr>
          <w:delText xml:space="preserve">predicts </w:delText>
        </w:r>
      </w:del>
      <w:del w:id="68" w:author="Sarah Elmendorf" w:date="2023-05-15T08:23:00Z">
        <w:r w:rsidRPr="00767A80" w:rsidDel="000B4152">
          <w:rPr>
            <w:rFonts w:ascii="Times New Roman" w:eastAsia="Calibri" w:hAnsi="Times New Roman" w:cs="Times New Roman"/>
            <w:sz w:val="24"/>
            <w:szCs w:val="24"/>
          </w:rPr>
          <w:delText>a unimodal</w:delText>
        </w:r>
      </w:del>
      <w:ins w:id="69" w:author="Sarah Elmendorf" w:date="2023-05-15T08:23:00Z">
        <w:del w:id="70" w:author="celphin@student.ubc.ca" w:date="2023-05-22T18:17:00Z">
          <w:r w:rsidR="000B4152">
            <w:rPr>
              <w:rFonts w:ascii="Times New Roman" w:eastAsia="Calibri" w:hAnsi="Times New Roman" w:cs="Times New Roman"/>
              <w:sz w:val="24"/>
              <w:szCs w:val="24"/>
            </w:rPr>
            <w:delText>stabilizing selection for flowering time</w:delText>
          </w:r>
        </w:del>
      </w:ins>
      <w:commentRangeEnd w:id="67"/>
      <w:r w:rsidR="007C285C">
        <w:rPr>
          <w:rStyle w:val="CommentReference"/>
        </w:rPr>
        <w:commentReference w:id="67"/>
      </w:r>
      <w:ins w:id="71" w:author="Sarah Elmendorf" w:date="2023-05-15T08:23:00Z">
        <w:del w:id="72" w:author="celphin@student.ubc.ca" w:date="2023-05-22T18:17:00Z">
          <w:r w:rsidR="000B4152">
            <w:rPr>
              <w:rFonts w:ascii="Times New Roman" w:eastAsia="Calibri" w:hAnsi="Times New Roman" w:cs="Times New Roman"/>
              <w:sz w:val="24"/>
              <w:szCs w:val="24"/>
            </w:rPr>
            <w:delText>,</w:delText>
          </w:r>
        </w:del>
      </w:ins>
      <w:del w:id="73" w:author="celphin@student.ubc.ca" w:date="2023-05-22T18:17:00Z">
        <w:r w:rsidRPr="00767A80">
          <w:rPr>
            <w:rFonts w:ascii="Times New Roman" w:eastAsia="Calibri" w:hAnsi="Times New Roman" w:cs="Times New Roman"/>
            <w:sz w:val="24"/>
            <w:szCs w:val="24"/>
          </w:rPr>
          <w:delText xml:space="preserve"> </w:delText>
        </w:r>
      </w:del>
      <w:del w:id="74" w:author="Sarah Elmendorf" w:date="2023-05-15T08:23:00Z">
        <w:r w:rsidRPr="00767A80" w:rsidDel="000B4152">
          <w:rPr>
            <w:rFonts w:ascii="Times New Roman" w:eastAsia="Calibri" w:hAnsi="Times New Roman" w:cs="Times New Roman"/>
            <w:sz w:val="24"/>
            <w:szCs w:val="24"/>
          </w:rPr>
          <w:delText xml:space="preserve">relationship between flowering time and reproductive fitness, </w:delText>
        </w:r>
      </w:del>
      <w:del w:id="75" w:author="celphin@student.ubc.ca" w:date="2023-05-22T18:17:00Z">
        <w:r w:rsidRPr="00767A80">
          <w:rPr>
            <w:rFonts w:ascii="Times New Roman" w:eastAsia="Calibri" w:hAnsi="Times New Roman" w:cs="Times New Roman"/>
            <w:sz w:val="24"/>
            <w:szCs w:val="24"/>
          </w:rPr>
          <w:delText>th</w:delText>
        </w:r>
        <w:r w:rsidR="00BD3862" w:rsidRPr="00767A80">
          <w:rPr>
            <w:rFonts w:ascii="Times New Roman" w:eastAsia="Calibri" w:hAnsi="Times New Roman" w:cs="Times New Roman"/>
            <w:sz w:val="24"/>
            <w:szCs w:val="24"/>
          </w:rPr>
          <w:delText xml:space="preserve">is is not often observed in nature. </w:delText>
        </w:r>
      </w:del>
      <w:del w:id="76" w:author="celphin@student.ubc.ca" w:date="2023-05-20T21:17:00Z">
        <w:r w:rsidR="00BD3862" w:rsidRPr="00767A80">
          <w:rPr>
            <w:rFonts w:ascii="Times New Roman" w:eastAsia="Calibri" w:hAnsi="Times New Roman" w:cs="Times New Roman"/>
            <w:sz w:val="24"/>
            <w:szCs w:val="24"/>
          </w:rPr>
          <w:delText>Therefore, this</w:delText>
        </w:r>
      </w:del>
      <w:del w:id="77" w:author="celphin@student.ubc.ca" w:date="2023-05-20T21:24:00Z">
        <w:r w:rsidR="00BD3862" w:rsidRPr="00767A80">
          <w:rPr>
            <w:rFonts w:ascii="Times New Roman" w:eastAsia="Calibri" w:hAnsi="Times New Roman" w:cs="Times New Roman"/>
            <w:sz w:val="24"/>
            <w:szCs w:val="24"/>
          </w:rPr>
          <w:delText xml:space="preserve"> study</w:delText>
        </w:r>
      </w:del>
      <w:ins w:id="78" w:author="celphin@student.ubc.ca" w:date="2023-05-20T21:24:00Z">
        <w:r w:rsidR="000D3AC4">
          <w:rPr>
            <w:rFonts w:ascii="Times New Roman" w:eastAsia="Calibri" w:hAnsi="Times New Roman" w:cs="Times New Roman"/>
            <w:sz w:val="24"/>
            <w:szCs w:val="24"/>
          </w:rPr>
          <w:t xml:space="preserve">This </w:t>
        </w:r>
        <w:r w:rsidR="000D3AC4" w:rsidRPr="00767A80">
          <w:rPr>
            <w:rFonts w:ascii="Times New Roman" w:eastAsia="Calibri" w:hAnsi="Times New Roman" w:cs="Times New Roman"/>
            <w:sz w:val="24"/>
            <w:szCs w:val="24"/>
          </w:rPr>
          <w:t>study</w:t>
        </w:r>
      </w:ins>
      <w:r w:rsidR="00BD3862" w:rsidRPr="00767A80">
        <w:rPr>
          <w:rFonts w:ascii="Times New Roman" w:eastAsia="Calibri" w:hAnsi="Times New Roman" w:cs="Times New Roman"/>
          <w:sz w:val="24"/>
          <w:szCs w:val="24"/>
        </w:rPr>
        <w:t xml:space="preserve"> aims to investigate the relationship between plant </w:t>
      </w:r>
      <w:commentRangeStart w:id="79"/>
      <w:r w:rsidR="00BD3862" w:rsidRPr="00767A80">
        <w:rPr>
          <w:rFonts w:ascii="Times New Roman" w:eastAsia="Calibri" w:hAnsi="Times New Roman" w:cs="Times New Roman"/>
          <w:sz w:val="24"/>
          <w:szCs w:val="24"/>
        </w:rPr>
        <w:t>phenology and reproductive fitness in tundra species under warming conditions</w:t>
      </w:r>
      <w:commentRangeEnd w:id="79"/>
      <w:r w:rsidR="001520F8">
        <w:rPr>
          <w:rStyle w:val="CommentReference"/>
        </w:rPr>
        <w:commentReference w:id="79"/>
      </w:r>
      <w:r w:rsidR="00BD3862" w:rsidRPr="00767A80">
        <w:rPr>
          <w:rFonts w:ascii="Times New Roman" w:eastAsia="Calibri" w:hAnsi="Times New Roman" w:cs="Times New Roman"/>
          <w:sz w:val="24"/>
          <w:szCs w:val="24"/>
        </w:rPr>
        <w:t>.</w:t>
      </w:r>
    </w:p>
    <w:p w14:paraId="4DA9FA4F" w14:textId="4DF9C34F" w:rsidR="006B5A65" w:rsidRPr="00767A80" w:rsidRDefault="006B5A65" w:rsidP="006B5A65">
      <w:pPr>
        <w:shd w:val="clear" w:color="auto" w:fill="FFFFFF"/>
        <w:spacing w:line="480" w:lineRule="auto"/>
        <w:textAlignment w:val="baseline"/>
        <w:rPr>
          <w:rFonts w:ascii="Times New Roman" w:eastAsia="Times New Roman" w:hAnsi="Times New Roman" w:cs="Times New Roman"/>
          <w:b/>
          <w:sz w:val="24"/>
          <w:szCs w:val="24"/>
          <w:lang w:val="en-US"/>
        </w:rPr>
      </w:pPr>
      <w:r w:rsidRPr="00767A80">
        <w:rPr>
          <w:rFonts w:ascii="Times New Roman" w:eastAsia="Times New Roman" w:hAnsi="Times New Roman" w:cs="Times New Roman"/>
          <w:b/>
          <w:sz w:val="24"/>
          <w:szCs w:val="24"/>
          <w:lang w:val="en-US"/>
        </w:rPr>
        <w:t>Methods</w:t>
      </w:r>
    </w:p>
    <w:p w14:paraId="46D54B88" w14:textId="39ABAD8E" w:rsidR="00302388" w:rsidRPr="00767A80" w:rsidRDefault="007740C3"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lastRenderedPageBreak/>
        <w:t xml:space="preserve"> </w:t>
      </w:r>
      <w:r w:rsidR="00BD3862" w:rsidRPr="00767A80">
        <w:rPr>
          <w:rFonts w:ascii="Times New Roman" w:eastAsia="Calibri" w:hAnsi="Times New Roman" w:cs="Times New Roman"/>
          <w:sz w:val="24"/>
          <w:szCs w:val="24"/>
          <w:highlight w:val="white"/>
        </w:rPr>
        <w:t>W</w:t>
      </w:r>
      <w:r w:rsidR="001508B9" w:rsidRPr="00767A80">
        <w:rPr>
          <w:rFonts w:ascii="Times New Roman" w:eastAsia="Calibri" w:hAnsi="Times New Roman" w:cs="Times New Roman"/>
          <w:sz w:val="24"/>
          <w:szCs w:val="24"/>
          <w:highlight w:val="white"/>
        </w:rPr>
        <w:t xml:space="preserve">e used two long-term </w:t>
      </w:r>
      <w:del w:id="80" w:author="Sarah Elmendorf" w:date="2023-05-11T15:34:00Z">
        <w:r w:rsidR="001508B9" w:rsidRPr="00767A80" w:rsidDel="00AC4209">
          <w:rPr>
            <w:rFonts w:ascii="Times New Roman" w:eastAsia="Calibri" w:hAnsi="Times New Roman" w:cs="Times New Roman"/>
            <w:sz w:val="24"/>
            <w:szCs w:val="24"/>
            <w:highlight w:val="white"/>
          </w:rPr>
          <w:delText xml:space="preserve">(30+ </w:delText>
        </w:r>
        <w:commentRangeStart w:id="81"/>
        <w:r w:rsidR="001508B9" w:rsidRPr="00767A80" w:rsidDel="00AC4209">
          <w:rPr>
            <w:rFonts w:ascii="Times New Roman" w:eastAsia="Calibri" w:hAnsi="Times New Roman" w:cs="Times New Roman"/>
            <w:sz w:val="24"/>
            <w:szCs w:val="24"/>
            <w:highlight w:val="white"/>
          </w:rPr>
          <w:delText>years</w:delText>
        </w:r>
      </w:del>
      <w:commentRangeEnd w:id="81"/>
      <w:r w:rsidR="00AC4209">
        <w:rPr>
          <w:rStyle w:val="CommentReference"/>
        </w:rPr>
        <w:commentReference w:id="81"/>
      </w:r>
      <w:del w:id="82" w:author="Sarah Elmendorf" w:date="2023-05-11T15:34:00Z">
        <w:r w:rsidR="001508B9" w:rsidRPr="00767A80" w:rsidDel="00AC4209">
          <w:rPr>
            <w:rFonts w:ascii="Times New Roman" w:eastAsia="Calibri" w:hAnsi="Times New Roman" w:cs="Times New Roman"/>
            <w:sz w:val="24"/>
            <w:szCs w:val="24"/>
            <w:highlight w:val="white"/>
          </w:rPr>
          <w:delText xml:space="preserve"> total) </w:delText>
        </w:r>
      </w:del>
      <w:del w:id="83" w:author="celphin@student.ubc.ca" w:date="2023-05-22T18:18:00Z">
        <w:r w:rsidR="001508B9" w:rsidRPr="00767A80">
          <w:rPr>
            <w:rFonts w:ascii="Times New Roman" w:eastAsia="Calibri" w:hAnsi="Times New Roman" w:cs="Times New Roman"/>
            <w:sz w:val="24"/>
            <w:szCs w:val="24"/>
            <w:highlight w:val="white"/>
          </w:rPr>
          <w:delText xml:space="preserve">field monitoring </w:delText>
        </w:r>
      </w:del>
      <w:r w:rsidR="001508B9" w:rsidRPr="00767A80">
        <w:rPr>
          <w:rFonts w:ascii="Times New Roman" w:eastAsia="Calibri" w:hAnsi="Times New Roman" w:cs="Times New Roman"/>
          <w:sz w:val="24"/>
          <w:szCs w:val="24"/>
          <w:highlight w:val="white"/>
        </w:rPr>
        <w:t xml:space="preserve">datasets on </w:t>
      </w:r>
      <w:del w:id="84" w:author="celphin@student.ubc.ca" w:date="2023-05-22T18:26:00Z">
        <w:r w:rsidR="001508B9" w:rsidRPr="00767A80">
          <w:rPr>
            <w:rFonts w:ascii="Times New Roman" w:eastAsia="Calibri" w:hAnsi="Times New Roman" w:cs="Times New Roman"/>
            <w:sz w:val="24"/>
            <w:szCs w:val="24"/>
            <w:highlight w:val="white"/>
          </w:rPr>
          <w:delText xml:space="preserve">tagged </w:delText>
        </w:r>
      </w:del>
      <w:del w:id="85" w:author="celphin@student.ubc.ca" w:date="2023-05-22T18:18:00Z">
        <w:r w:rsidR="001508B9" w:rsidRPr="00767A80">
          <w:rPr>
            <w:rFonts w:ascii="Times New Roman" w:eastAsia="Calibri" w:hAnsi="Times New Roman" w:cs="Times New Roman"/>
            <w:sz w:val="24"/>
            <w:szCs w:val="24"/>
            <w:highlight w:val="white"/>
          </w:rPr>
          <w:delText xml:space="preserve">individual </w:delText>
        </w:r>
      </w:del>
      <w:del w:id="86" w:author="celphin@student.ubc.ca" w:date="2023-05-22T18:26:00Z">
        <w:r w:rsidR="001508B9" w:rsidRPr="00767A80">
          <w:rPr>
            <w:rFonts w:ascii="Times New Roman" w:eastAsia="Calibri" w:hAnsi="Times New Roman" w:cs="Times New Roman"/>
            <w:sz w:val="24"/>
            <w:szCs w:val="24"/>
            <w:highlight w:val="white"/>
          </w:rPr>
          <w:delText xml:space="preserve">plants from </w:delText>
        </w:r>
      </w:del>
      <w:r w:rsidR="001508B9" w:rsidRPr="00767A80">
        <w:rPr>
          <w:rFonts w:ascii="Times New Roman" w:eastAsia="Calibri" w:hAnsi="Times New Roman" w:cs="Times New Roman"/>
          <w:sz w:val="24"/>
          <w:szCs w:val="24"/>
          <w:highlight w:val="white"/>
        </w:rPr>
        <w:t xml:space="preserve">twelve tundra species in the Canadian Arctic as part of the International Tundra Experiment (ITEX). </w:t>
      </w:r>
      <w:r w:rsidR="001508B9" w:rsidRPr="00767A80">
        <w:rPr>
          <w:rFonts w:ascii="Times New Roman" w:eastAsia="Calibri" w:hAnsi="Times New Roman" w:cs="Times New Roman"/>
          <w:sz w:val="24"/>
          <w:szCs w:val="24"/>
        </w:rPr>
        <w:t xml:space="preserve">Phenology and reproductive fitness </w:t>
      </w:r>
      <w:ins w:id="87" w:author="celphin@student.ubc.ca" w:date="2023-05-20T21:20:00Z">
        <w:r w:rsidR="00434376">
          <w:rPr>
            <w:rFonts w:ascii="Times New Roman" w:eastAsia="Calibri" w:hAnsi="Times New Roman" w:cs="Times New Roman"/>
            <w:sz w:val="24"/>
            <w:szCs w:val="24"/>
          </w:rPr>
          <w:t xml:space="preserve">were observed and recorded annually </w:t>
        </w:r>
      </w:ins>
      <w:del w:id="88" w:author="celphin@student.ubc.ca" w:date="2023-05-20T21:20:00Z">
        <w:r w:rsidR="001508B9" w:rsidRPr="00767A80">
          <w:rPr>
            <w:rFonts w:ascii="Times New Roman" w:eastAsia="Calibri" w:hAnsi="Times New Roman" w:cs="Times New Roman"/>
            <w:sz w:val="24"/>
            <w:szCs w:val="24"/>
          </w:rPr>
          <w:delText xml:space="preserve">data were manually recorded via annual observations </w:delText>
        </w:r>
      </w:del>
      <w:del w:id="89" w:author="celphin@student.ubc.ca" w:date="2023-05-22T18:26:00Z">
        <w:r w:rsidR="001508B9" w:rsidRPr="00767A80">
          <w:rPr>
            <w:rFonts w:ascii="Times New Roman" w:eastAsia="Calibri" w:hAnsi="Times New Roman" w:cs="Times New Roman"/>
            <w:sz w:val="24"/>
            <w:szCs w:val="24"/>
          </w:rPr>
          <w:delText xml:space="preserve">(repeat measurements) </w:delText>
        </w:r>
      </w:del>
      <w:ins w:id="90" w:author="celphin@student.ubc.ca" w:date="2023-05-22T18:26:00Z">
        <w:r w:rsidR="00485BBE">
          <w:rPr>
            <w:rFonts w:ascii="Times New Roman" w:eastAsia="Calibri" w:hAnsi="Times New Roman" w:cs="Times New Roman"/>
            <w:sz w:val="24"/>
            <w:szCs w:val="24"/>
          </w:rPr>
          <w:t>for the</w:t>
        </w:r>
      </w:ins>
      <w:ins w:id="91" w:author="celphin@student.ubc.ca" w:date="2023-05-20T21:20:00Z">
        <w:r w:rsidR="00434376">
          <w:rPr>
            <w:rFonts w:ascii="Times New Roman" w:eastAsia="Calibri" w:hAnsi="Times New Roman" w:cs="Times New Roman"/>
            <w:sz w:val="24"/>
            <w:szCs w:val="24"/>
          </w:rPr>
          <w:t xml:space="preserve"> same</w:t>
        </w:r>
      </w:ins>
      <w:ins w:id="92" w:author="celphin@student.ubc.ca" w:date="2023-05-22T18:26:00Z">
        <w:r w:rsidR="00485BBE">
          <w:rPr>
            <w:rFonts w:ascii="Times New Roman" w:eastAsia="Calibri" w:hAnsi="Times New Roman" w:cs="Times New Roman"/>
            <w:sz w:val="24"/>
            <w:szCs w:val="24"/>
          </w:rPr>
          <w:t xml:space="preserve"> tagged</w:t>
        </w:r>
      </w:ins>
      <w:ins w:id="93" w:author="celphin@student.ubc.ca" w:date="2023-05-20T21:20:00Z">
        <w:r w:rsidR="00434376">
          <w:rPr>
            <w:rFonts w:ascii="Times New Roman" w:eastAsia="Calibri" w:hAnsi="Times New Roman" w:cs="Times New Roman"/>
            <w:sz w:val="24"/>
            <w:szCs w:val="24"/>
          </w:rPr>
          <w:t xml:space="preserve"> plants </w:t>
        </w:r>
      </w:ins>
      <w:ins w:id="94" w:author="celphin@student.ubc.ca" w:date="2023-06-02T14:47:00Z">
        <w:r w:rsidR="001508B9" w:rsidRPr="00767A80">
          <w:rPr>
            <w:rFonts w:ascii="Times New Roman" w:eastAsia="Calibri" w:hAnsi="Times New Roman" w:cs="Times New Roman"/>
            <w:sz w:val="24"/>
            <w:szCs w:val="24"/>
          </w:rPr>
          <w:t xml:space="preserve">at </w:t>
        </w:r>
      </w:ins>
      <w:ins w:id="95" w:author="celphin@student.ubc.ca" w:date="2023-05-22T18:27:00Z">
        <w:r w:rsidR="00485BBE">
          <w:rPr>
            <w:rFonts w:ascii="Times New Roman" w:eastAsia="Calibri" w:hAnsi="Times New Roman" w:cs="Times New Roman"/>
            <w:sz w:val="24"/>
            <w:szCs w:val="24"/>
          </w:rPr>
          <w:t>both</w:t>
        </w:r>
      </w:ins>
      <w:del w:id="96" w:author="celphin@student.ubc.ca" w:date="2023-06-02T14:47:00Z">
        <w:r w:rsidR="001508B9" w:rsidRPr="00767A80">
          <w:rPr>
            <w:rFonts w:ascii="Times New Roman" w:eastAsia="Calibri" w:hAnsi="Times New Roman" w:cs="Times New Roman"/>
            <w:sz w:val="24"/>
            <w:szCs w:val="24"/>
          </w:rPr>
          <w:delText>at</w:delText>
        </w:r>
      </w:del>
      <w:ins w:id="97" w:author="celphin@student.ubc.ca" w:date="2023-05-22T18:27:00Z">
        <w:r w:rsidR="001508B9" w:rsidRPr="00767A80">
          <w:rPr>
            <w:rFonts w:ascii="Times New Roman" w:eastAsia="Calibri" w:hAnsi="Times New Roman" w:cs="Times New Roman"/>
            <w:sz w:val="24"/>
            <w:szCs w:val="24"/>
          </w:rPr>
          <w:t xml:space="preserve"> </w:t>
        </w:r>
      </w:ins>
      <w:r w:rsidR="001508B9" w:rsidRPr="00767A80">
        <w:rPr>
          <w:rFonts w:ascii="Times New Roman" w:eastAsia="Calibri" w:hAnsi="Times New Roman" w:cs="Times New Roman"/>
          <w:sz w:val="24"/>
          <w:szCs w:val="24"/>
        </w:rPr>
        <w:t>Daring Lake, Northwest Territories (64.87</w:t>
      </w:r>
      <w:del w:id="98" w:author="Amy Angert" w:date="2023-06-02T14:47:00Z">
        <w:r w:rsidR="001508B9" w:rsidRPr="00767A80">
          <w:rPr>
            <w:rFonts w:ascii="Times New Roman" w:eastAsia="Calibri" w:hAnsi="Times New Roman" w:cs="Times New Roman"/>
            <w:sz w:val="24"/>
            <w:szCs w:val="24"/>
          </w:rPr>
          <w:delText>,-</w:delText>
        </w:r>
      </w:del>
      <w:ins w:id="99" w:author="Amy Angert" w:date="2023-06-02T14:47:00Z">
        <w:r w:rsidR="001508B9" w:rsidRPr="00767A80">
          <w:rPr>
            <w:rFonts w:ascii="Times New Roman" w:eastAsia="Calibri" w:hAnsi="Times New Roman" w:cs="Times New Roman"/>
            <w:sz w:val="24"/>
            <w:szCs w:val="24"/>
          </w:rPr>
          <w:t>,</w:t>
        </w:r>
      </w:ins>
      <w:ins w:id="100" w:author="Amy Angert" w:date="2023-05-22T11:02:00Z">
        <w:r w:rsidR="001F728B">
          <w:rPr>
            <w:rFonts w:ascii="Times New Roman" w:eastAsia="Calibri" w:hAnsi="Times New Roman" w:cs="Times New Roman"/>
            <w:sz w:val="24"/>
            <w:szCs w:val="24"/>
          </w:rPr>
          <w:t xml:space="preserve"> </w:t>
        </w:r>
      </w:ins>
      <w:ins w:id="101" w:author="Amy Angert" w:date="2023-06-02T14:47:00Z">
        <w:r w:rsidR="001508B9" w:rsidRPr="00767A80">
          <w:rPr>
            <w:rFonts w:ascii="Times New Roman" w:eastAsia="Calibri" w:hAnsi="Times New Roman" w:cs="Times New Roman"/>
            <w:sz w:val="24"/>
            <w:szCs w:val="24"/>
          </w:rPr>
          <w:t>-</w:t>
        </w:r>
      </w:ins>
      <w:r w:rsidR="001508B9" w:rsidRPr="00767A80">
        <w:rPr>
          <w:rFonts w:ascii="Times New Roman" w:eastAsia="Calibri" w:hAnsi="Times New Roman" w:cs="Times New Roman"/>
          <w:sz w:val="24"/>
          <w:szCs w:val="24"/>
        </w:rPr>
        <w:t xml:space="preserve">111.58) and </w:t>
      </w:r>
      <w:del w:id="102" w:author="celphin@student.ubc.ca" w:date="2023-05-22T18:27:00Z">
        <w:r w:rsidR="001508B9" w:rsidRPr="00767A80">
          <w:rPr>
            <w:rFonts w:ascii="Times New Roman" w:eastAsia="Calibri" w:hAnsi="Times New Roman" w:cs="Times New Roman"/>
            <w:sz w:val="24"/>
            <w:szCs w:val="24"/>
          </w:rPr>
          <w:delText xml:space="preserve">at </w:delText>
        </w:r>
      </w:del>
      <w:r w:rsidR="001508B9" w:rsidRPr="00767A80">
        <w:rPr>
          <w:rFonts w:ascii="Times New Roman" w:eastAsia="Calibri" w:hAnsi="Times New Roman" w:cs="Times New Roman"/>
          <w:sz w:val="24"/>
          <w:szCs w:val="24"/>
        </w:rPr>
        <w:t xml:space="preserve">Alexandra Fiord, Nunavut (78.83, -75.80). Observed plant species encompass a wide range of taxonomic diversity and plant functional types with circumpolar or circumboreal distributions. We use Hierarchical Bayesian Structural Equation models to compare the direct and indirect effects of climate warming on phenology and reproductive fitness across species, sites and years. </w:t>
      </w:r>
    </w:p>
    <w:p w14:paraId="38CAEB76" w14:textId="131D217B" w:rsidR="00302388" w:rsidRPr="00767A80" w:rsidRDefault="00302388"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Key Results</w:t>
      </w:r>
    </w:p>
    <w:p w14:paraId="42D56511" w14:textId="54B24E1F" w:rsidR="00302388"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We find that warming, both experimental and ambient, drives earlier flowering across species, which leads to higher numbers of flowers and fruits produced</w:t>
      </w:r>
      <w:r w:rsidR="007740C3" w:rsidRPr="00767A80">
        <w:rPr>
          <w:rFonts w:ascii="Times New Roman" w:eastAsia="Calibri" w:hAnsi="Times New Roman" w:cs="Times New Roman"/>
          <w:sz w:val="24"/>
          <w:szCs w:val="24"/>
        </w:rPr>
        <w:t xml:space="preserve">, reflecting </w:t>
      </w:r>
      <w:del w:id="103" w:author="celphin@student.ubc.ca" w:date="2023-05-22T18:23:00Z">
        <w:r w:rsidR="007740C3" w:rsidRPr="00767A80">
          <w:rPr>
            <w:rFonts w:ascii="Times New Roman" w:eastAsia="Calibri" w:hAnsi="Times New Roman" w:cs="Times New Roman"/>
            <w:sz w:val="24"/>
            <w:szCs w:val="24"/>
          </w:rPr>
          <w:delText xml:space="preserve">consistent, </w:delText>
        </w:r>
      </w:del>
      <w:r w:rsidR="007740C3" w:rsidRPr="00767A80">
        <w:rPr>
          <w:rFonts w:ascii="Times New Roman" w:eastAsia="Calibri" w:hAnsi="Times New Roman" w:cs="Times New Roman"/>
          <w:sz w:val="24"/>
          <w:szCs w:val="24"/>
        </w:rPr>
        <w:t>directional selection for earlier flowering phenology</w:t>
      </w:r>
      <w:r w:rsidRPr="00767A80">
        <w:rPr>
          <w:rFonts w:ascii="Times New Roman" w:eastAsia="Calibri" w:hAnsi="Times New Roman" w:cs="Times New Roman"/>
          <w:sz w:val="24"/>
          <w:szCs w:val="24"/>
        </w:rPr>
        <w:t xml:space="preserve">. Furthermore, this indirect effect of climate warming mediated through phenology was generally </w:t>
      </w:r>
      <w:ins w:id="104" w:author="Amy Angert" w:date="2023-05-22T11:03:00Z">
        <w:r w:rsidR="001F728B" w:rsidRPr="00767A80">
          <w:rPr>
            <w:rFonts w:ascii="Times New Roman" w:eastAsia="Calibri" w:hAnsi="Times New Roman" w:cs="Times New Roman"/>
            <w:sz w:val="24"/>
            <w:szCs w:val="24"/>
          </w:rPr>
          <w:t xml:space="preserve">~2-3x </w:t>
        </w:r>
      </w:ins>
      <w:r w:rsidRPr="00767A80">
        <w:rPr>
          <w:rFonts w:ascii="Times New Roman" w:eastAsia="Calibri" w:hAnsi="Times New Roman" w:cs="Times New Roman"/>
          <w:sz w:val="24"/>
          <w:szCs w:val="24"/>
        </w:rPr>
        <w:t xml:space="preserve">stronger </w:t>
      </w:r>
      <w:del w:id="105" w:author="Amy Angert" w:date="2023-05-22T11:03:00Z">
        <w:r w:rsidRPr="00767A80" w:rsidDel="001F728B">
          <w:rPr>
            <w:rFonts w:ascii="Times New Roman" w:eastAsia="Calibri" w:hAnsi="Times New Roman" w:cs="Times New Roman"/>
            <w:sz w:val="24"/>
            <w:szCs w:val="24"/>
          </w:rPr>
          <w:delText>(~2</w:delText>
        </w:r>
        <w:r w:rsidR="002050E8" w:rsidRPr="00767A80" w:rsidDel="001F728B">
          <w:rPr>
            <w:rFonts w:ascii="Times New Roman" w:eastAsia="Calibri" w:hAnsi="Times New Roman" w:cs="Times New Roman"/>
            <w:sz w:val="24"/>
            <w:szCs w:val="24"/>
          </w:rPr>
          <w:delText>-3</w:delText>
        </w:r>
        <w:r w:rsidRPr="00767A80" w:rsidDel="001F728B">
          <w:rPr>
            <w:rFonts w:ascii="Times New Roman" w:eastAsia="Calibri" w:hAnsi="Times New Roman" w:cs="Times New Roman"/>
            <w:sz w:val="24"/>
            <w:szCs w:val="24"/>
          </w:rPr>
          <w:delText xml:space="preserve">x magnitude) </w:delText>
        </w:r>
      </w:del>
      <w:r w:rsidRPr="00767A80">
        <w:rPr>
          <w:rFonts w:ascii="Times New Roman" w:eastAsia="Calibri" w:hAnsi="Times New Roman" w:cs="Times New Roman"/>
          <w:sz w:val="24"/>
          <w:szCs w:val="24"/>
        </w:rPr>
        <w:t>than the direct effect of climate on the number of flowers and fruits</w:t>
      </w:r>
      <w:r w:rsidR="007740C3" w:rsidRPr="00767A80">
        <w:rPr>
          <w:rFonts w:ascii="Times New Roman" w:eastAsia="Calibri" w:hAnsi="Times New Roman" w:cs="Times New Roman"/>
          <w:sz w:val="24"/>
          <w:szCs w:val="24"/>
        </w:rPr>
        <w:t xml:space="preserve">. </w:t>
      </w:r>
    </w:p>
    <w:p w14:paraId="2B12A608" w14:textId="77777777" w:rsidR="00302388" w:rsidRPr="00767A80" w:rsidRDefault="0030238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Conclusions</w:t>
      </w:r>
    </w:p>
    <w:p w14:paraId="1C3DDB21" w14:textId="5900D484" w:rsidR="00C96047" w:rsidRPr="00767A80" w:rsidRDefault="0030238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 Our results suggest</w:t>
      </w:r>
      <w:r w:rsidR="001508B9" w:rsidRPr="00767A80">
        <w:rPr>
          <w:rFonts w:ascii="Times New Roman" w:eastAsia="Calibri" w:hAnsi="Times New Roman" w:cs="Times New Roman"/>
          <w:sz w:val="24"/>
          <w:szCs w:val="24"/>
        </w:rPr>
        <w:t xml:space="preserve"> that</w:t>
      </w:r>
      <w:ins w:id="106" w:author="Amy Angert" w:date="2023-05-22T11:03:00Z">
        <w:r w:rsidR="001F728B">
          <w:rPr>
            <w:rFonts w:ascii="Times New Roman" w:eastAsia="Calibri" w:hAnsi="Times New Roman" w:cs="Times New Roman"/>
            <w:sz w:val="24"/>
            <w:szCs w:val="24"/>
          </w:rPr>
          <w:t>,</w:t>
        </w:r>
      </w:ins>
      <w:r w:rsidR="001508B9" w:rsidRPr="00767A80">
        <w:rPr>
          <w:rFonts w:ascii="Times New Roman" w:eastAsia="Calibri" w:hAnsi="Times New Roman" w:cs="Times New Roman"/>
          <w:sz w:val="24"/>
          <w:szCs w:val="24"/>
        </w:rPr>
        <w:t xml:space="preserve"> on average, the benefits of early flowering</w:t>
      </w:r>
      <w:ins w:id="107" w:author="Amy Angert" w:date="2023-05-22T11:03:00Z">
        <w:r w:rsidR="001F728B">
          <w:rPr>
            <w:rFonts w:ascii="Times New Roman" w:eastAsia="Calibri" w:hAnsi="Times New Roman" w:cs="Times New Roman"/>
            <w:sz w:val="24"/>
            <w:szCs w:val="24"/>
          </w:rPr>
          <w:t>, such as</w:t>
        </w:r>
      </w:ins>
      <w:del w:id="108" w:author="Amy Angert" w:date="2023-05-22T11:03:00Z">
        <w:r w:rsidR="001508B9" w:rsidRPr="00767A80" w:rsidDel="001F728B">
          <w:rPr>
            <w:rFonts w:ascii="Times New Roman" w:eastAsia="Calibri" w:hAnsi="Times New Roman" w:cs="Times New Roman"/>
            <w:sz w:val="24"/>
            <w:szCs w:val="24"/>
          </w:rPr>
          <w:delText xml:space="preserve"> including</w:delText>
        </w:r>
      </w:del>
      <w:r w:rsidR="001508B9" w:rsidRPr="00767A80">
        <w:rPr>
          <w:rFonts w:ascii="Times New Roman" w:eastAsia="Calibri" w:hAnsi="Times New Roman" w:cs="Times New Roman"/>
          <w:sz w:val="24"/>
          <w:szCs w:val="24"/>
        </w:rPr>
        <w:t xml:space="preserve"> increased development time and subsequent enhanced reproductive output</w:t>
      </w:r>
      <w:ins w:id="109" w:author="Amy Angert" w:date="2023-05-22T11:03:00Z">
        <w:r w:rsidR="001F728B">
          <w:rPr>
            <w:rFonts w:ascii="Times New Roman" w:eastAsia="Calibri" w:hAnsi="Times New Roman" w:cs="Times New Roman"/>
            <w:sz w:val="24"/>
            <w:szCs w:val="24"/>
          </w:rPr>
          <w:t>,</w:t>
        </w:r>
      </w:ins>
      <w:r w:rsidR="001508B9" w:rsidRPr="00767A80">
        <w:rPr>
          <w:rFonts w:ascii="Times New Roman" w:eastAsia="Calibri" w:hAnsi="Times New Roman" w:cs="Times New Roman"/>
          <w:sz w:val="24"/>
          <w:szCs w:val="24"/>
        </w:rPr>
        <w:t xml:space="preserve"> may outweigh its risks. Overall, this work provides important insights into population-level consequences of phenological shifts in a warming Arctic over multi-decadal time scales. </w:t>
      </w:r>
    </w:p>
    <w:p w14:paraId="23515E2B" w14:textId="77777777" w:rsidR="00302388" w:rsidRPr="00767A80" w:rsidRDefault="00302388" w:rsidP="00A0344C">
      <w:pPr>
        <w:spacing w:line="480" w:lineRule="auto"/>
        <w:jc w:val="both"/>
        <w:rPr>
          <w:rFonts w:ascii="Times New Roman" w:eastAsia="Calibri" w:hAnsi="Times New Roman" w:cs="Times New Roman"/>
          <w:sz w:val="24"/>
          <w:szCs w:val="24"/>
        </w:rPr>
      </w:pPr>
    </w:p>
    <w:p w14:paraId="59ECBC43" w14:textId="03CCF7D3" w:rsidR="00A0344C" w:rsidRPr="00767A80" w:rsidRDefault="00A0344C" w:rsidP="00A0344C">
      <w:pPr>
        <w:spacing w:line="480" w:lineRule="auto"/>
        <w:jc w:val="both"/>
        <w:rPr>
          <w:rFonts w:ascii="Times New Roman" w:hAnsi="Times New Roman"/>
          <w:sz w:val="24"/>
          <w:rPrChange w:id="110" w:author="Amy Angert" w:date="2023-06-02T14:47:00Z">
            <w:rPr>
              <w:rFonts w:ascii="Times New Roman" w:hAnsi="Times New Roman"/>
              <w:sz w:val="24"/>
              <w:shd w:val="clear" w:color="auto" w:fill="FFFFFF"/>
            </w:rPr>
          </w:rPrChange>
        </w:rPr>
      </w:pPr>
      <w:r w:rsidRPr="00767A80">
        <w:rPr>
          <w:rFonts w:ascii="Times New Roman" w:eastAsia="Calibri" w:hAnsi="Times New Roman" w:cs="Times New Roman"/>
          <w:b/>
          <w:sz w:val="24"/>
          <w:szCs w:val="24"/>
        </w:rPr>
        <w:t>Keywords</w:t>
      </w:r>
      <w:r w:rsidRPr="00767A80">
        <w:rPr>
          <w:rFonts w:ascii="Times New Roman" w:eastAsia="Calibri" w:hAnsi="Times New Roman" w:cs="Times New Roman"/>
          <w:sz w:val="24"/>
          <w:szCs w:val="24"/>
        </w:rPr>
        <w:t>:</w:t>
      </w:r>
      <w:r w:rsidRPr="00767A80">
        <w:rPr>
          <w:rFonts w:ascii="Times New Roman" w:hAnsi="Times New Roman" w:cs="Times New Roman"/>
          <w:sz w:val="24"/>
          <w:szCs w:val="24"/>
          <w:shd w:val="clear" w:color="auto" w:fill="FFFFFF"/>
        </w:rPr>
        <w:t xml:space="preserve"> The Abstract should be followed by between three and 12 Key words that include the complete botanical name(s) of any relevant plant material.</w:t>
      </w:r>
      <w:r w:rsidR="00302388" w:rsidRPr="00767A80">
        <w:rPr>
          <w:rFonts w:ascii="Times New Roman" w:hAnsi="Times New Roman" w:cs="Times New Roman"/>
          <w:sz w:val="24"/>
          <w:szCs w:val="24"/>
          <w:shd w:val="clear" w:color="auto" w:fill="FFFFFF"/>
        </w:rPr>
        <w:t xml:space="preserve">  If many species are involved, </w:t>
      </w:r>
      <w:commentRangeStart w:id="111"/>
      <w:commentRangeStart w:id="112"/>
      <w:r w:rsidR="00302388" w:rsidRPr="00767A80">
        <w:rPr>
          <w:rFonts w:ascii="Times New Roman" w:hAnsi="Times New Roman" w:cs="Times New Roman"/>
          <w:sz w:val="24"/>
          <w:szCs w:val="24"/>
          <w:shd w:val="clear" w:color="auto" w:fill="FFFFFF"/>
        </w:rPr>
        <w:t xml:space="preserve">species groups </w:t>
      </w:r>
      <w:commentRangeEnd w:id="111"/>
      <w:r w:rsidR="00302388" w:rsidRPr="00767A80">
        <w:rPr>
          <w:rStyle w:val="CommentReference"/>
          <w:rFonts w:ascii="Times New Roman" w:hAnsi="Times New Roman" w:cs="Times New Roman"/>
          <w:sz w:val="24"/>
          <w:szCs w:val="24"/>
        </w:rPr>
        <w:commentReference w:id="111"/>
      </w:r>
      <w:commentRangeEnd w:id="112"/>
      <w:r w:rsidR="005C7938">
        <w:rPr>
          <w:rStyle w:val="CommentReference"/>
        </w:rPr>
        <w:commentReference w:id="112"/>
      </w:r>
      <w:r w:rsidR="00302388" w:rsidRPr="00767A80">
        <w:rPr>
          <w:rFonts w:ascii="Times New Roman" w:hAnsi="Times New Roman" w:cs="Times New Roman"/>
          <w:sz w:val="24"/>
          <w:szCs w:val="24"/>
          <w:shd w:val="clear" w:color="auto" w:fill="FFFFFF"/>
        </w:rPr>
        <w:t xml:space="preserve">should be listed instead. </w:t>
      </w:r>
      <w:r w:rsidR="009160EC">
        <w:rPr>
          <w:rFonts w:ascii="Times New Roman" w:hAnsi="Times New Roman" w:cs="Times New Roman"/>
          <w:sz w:val="24"/>
          <w:szCs w:val="24"/>
          <w:shd w:val="clear" w:color="auto" w:fill="FFFFFF"/>
        </w:rPr>
        <w:t xml:space="preserve"> </w:t>
      </w:r>
    </w:p>
    <w:p w14:paraId="6523C3F3" w14:textId="26DB61CD" w:rsidR="004923D2" w:rsidRPr="00767A80" w:rsidRDefault="004923D2" w:rsidP="00A0344C">
      <w:pPr>
        <w:spacing w:line="480" w:lineRule="auto"/>
        <w:jc w:val="both"/>
        <w:rPr>
          <w:ins w:id="113" w:author="celphin@student.ubc.ca" w:date="2023-06-02T14:47:00Z"/>
          <w:rFonts w:ascii="Times New Roman" w:eastAsia="Calibri" w:hAnsi="Times New Roman" w:cs="Times New Roman"/>
          <w:sz w:val="24"/>
          <w:szCs w:val="24"/>
        </w:rPr>
      </w:pPr>
      <w:ins w:id="114" w:author="celphin@student.ubc.ca" w:date="2023-05-20T21:07:00Z">
        <w:r>
          <w:rPr>
            <w:rFonts w:ascii="Times New Roman" w:hAnsi="Times New Roman" w:cs="Times New Roman"/>
            <w:sz w:val="24"/>
            <w:szCs w:val="24"/>
            <w:shd w:val="clear" w:color="auto" w:fill="FFFFFF"/>
          </w:rPr>
          <w:lastRenderedPageBreak/>
          <w:t xml:space="preserve">Tundra, Arctic, phenology, </w:t>
        </w:r>
      </w:ins>
      <w:ins w:id="115" w:author="celphin@student.ubc.ca" w:date="2023-05-20T21:26:00Z">
        <w:r w:rsidR="000D3AC4">
          <w:rPr>
            <w:rFonts w:ascii="Times New Roman" w:hAnsi="Times New Roman" w:cs="Times New Roman"/>
            <w:sz w:val="24"/>
            <w:szCs w:val="24"/>
            <w:shd w:val="clear" w:color="auto" w:fill="FFFFFF"/>
          </w:rPr>
          <w:t xml:space="preserve">reproductive </w:t>
        </w:r>
      </w:ins>
      <w:ins w:id="116" w:author="celphin@student.ubc.ca" w:date="2023-05-20T21:07:00Z">
        <w:r>
          <w:rPr>
            <w:rFonts w:ascii="Times New Roman" w:hAnsi="Times New Roman" w:cs="Times New Roman"/>
            <w:sz w:val="24"/>
            <w:szCs w:val="24"/>
            <w:shd w:val="clear" w:color="auto" w:fill="FFFFFF"/>
          </w:rPr>
          <w:t>fitness, flowering time</w:t>
        </w:r>
      </w:ins>
      <w:ins w:id="117" w:author="celphin@student.ubc.ca" w:date="2023-05-20T21:26:00Z">
        <w:r w:rsidR="000D3AC4">
          <w:rPr>
            <w:rFonts w:ascii="Times New Roman" w:hAnsi="Times New Roman" w:cs="Times New Roman"/>
            <w:sz w:val="24"/>
            <w:szCs w:val="24"/>
            <w:shd w:val="clear" w:color="auto" w:fill="FFFFFF"/>
          </w:rPr>
          <w:t xml:space="preserve">, </w:t>
        </w:r>
      </w:ins>
      <w:ins w:id="118" w:author="celphin@student.ubc.ca" w:date="2023-05-22T11:24:00Z">
        <w:r w:rsidR="00DE6872">
          <w:rPr>
            <w:rFonts w:ascii="Times New Roman" w:hAnsi="Times New Roman" w:cs="Times New Roman"/>
            <w:sz w:val="24"/>
            <w:szCs w:val="24"/>
            <w:shd w:val="clear" w:color="auto" w:fill="FFFFFF"/>
          </w:rPr>
          <w:t>climate change</w:t>
        </w:r>
      </w:ins>
    </w:p>
    <w:p w14:paraId="1D13FF94" w14:textId="2C63F851" w:rsidR="00C96047" w:rsidRPr="00767A80" w:rsidRDefault="00A0344C" w:rsidP="00A0344C">
      <w:pPr>
        <w:spacing w:before="240" w:after="240"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I</w:t>
      </w:r>
      <w:r w:rsidR="001508B9" w:rsidRPr="00767A80">
        <w:rPr>
          <w:rFonts w:ascii="Times New Roman" w:eastAsia="Calibri" w:hAnsi="Times New Roman" w:cs="Times New Roman"/>
          <w:b/>
          <w:sz w:val="24"/>
          <w:szCs w:val="24"/>
        </w:rPr>
        <w:t>ntroduction</w:t>
      </w:r>
    </w:p>
    <w:p w14:paraId="234095A0" w14:textId="46D953EF" w:rsidR="00C96047" w:rsidRPr="00767A80" w:rsidRDefault="001508B9">
      <w:pPr>
        <w:spacing w:before="240" w:after="240" w:line="480" w:lineRule="auto"/>
        <w:jc w:val="both"/>
        <w:rPr>
          <w:rFonts w:ascii="Times New Roman" w:eastAsia="Calibri" w:hAnsi="Times New Roman" w:cs="Times New Roman"/>
          <w:sz w:val="24"/>
          <w:szCs w:val="24"/>
        </w:rPr>
        <w:pPrChange w:id="119" w:author="Amy Angert" w:date="2023-06-02T14:47:00Z">
          <w:pPr>
            <w:spacing w:before="240" w:after="240" w:line="480" w:lineRule="auto"/>
            <w:ind w:firstLine="720"/>
            <w:jc w:val="both"/>
          </w:pPr>
        </w:pPrChange>
      </w:pPr>
      <w:r w:rsidRPr="00767A80">
        <w:rPr>
          <w:rFonts w:ascii="Times New Roman" w:eastAsia="Calibri" w:hAnsi="Times New Roman" w:cs="Times New Roman"/>
          <w:sz w:val="24"/>
          <w:szCs w:val="24"/>
        </w:rPr>
        <w:t xml:space="preserve">Shifting plant phenology, i.e., the timing of life cycle events, such as flowering, fruiting, </w:t>
      </w:r>
      <w:del w:id="120" w:author="Henry, Greg" w:date="2023-06-03T19:20:00Z">
        <w:r w:rsidRPr="00767A80" w:rsidDel="00020685">
          <w:rPr>
            <w:rFonts w:ascii="Times New Roman" w:eastAsia="Calibri" w:hAnsi="Times New Roman" w:cs="Times New Roman"/>
            <w:sz w:val="24"/>
            <w:szCs w:val="24"/>
          </w:rPr>
          <w:delText xml:space="preserve">and </w:delText>
        </w:r>
      </w:del>
      <w:r w:rsidRPr="00767A80">
        <w:rPr>
          <w:rFonts w:ascii="Times New Roman" w:eastAsia="Calibri" w:hAnsi="Times New Roman" w:cs="Times New Roman"/>
          <w:sz w:val="24"/>
          <w:szCs w:val="24"/>
        </w:rPr>
        <w:t>leaf emergence</w:t>
      </w:r>
      <w:ins w:id="121" w:author="Henry, Greg" w:date="2023-06-03T19:20:00Z">
        <w:r w:rsidR="00020685">
          <w:rPr>
            <w:rFonts w:ascii="Times New Roman" w:eastAsia="Calibri" w:hAnsi="Times New Roman" w:cs="Times New Roman"/>
            <w:sz w:val="24"/>
            <w:szCs w:val="24"/>
          </w:rPr>
          <w:t xml:space="preserve"> and senescence</w:t>
        </w:r>
      </w:ins>
      <w:r w:rsidRPr="00767A80">
        <w:rPr>
          <w:rFonts w:ascii="Times New Roman" w:eastAsia="Calibri" w:hAnsi="Times New Roman" w:cs="Times New Roman"/>
          <w:sz w:val="24"/>
          <w:szCs w:val="24"/>
        </w:rPr>
        <w:t>, among others, is one of the most striking manifestations of climate change in terrestrial ecosystems (Parmesan et al. 2003). Such phenological shifts can have profound implications for the growth, survival and reproduction of plant populations, but the consequences of these shifts at the population level are still poorly understood (Mclean et al. 2016, Iler et al. 2019, 2021, Block et al. 2020). While phenological shifts are often assumed beneficial, this is not always the case, as advantageous changes in growth and reproductive timing may incur additional fitness costs. These costs include exposure to extreme weather events (e.g. late season frosts) and altered biotic interactions such as mismatches with pollinators or enhanced herbivory (Inouye 2008, Post et al. 2008, Kudo and Ida 2013, Meineke et al. 2021</w:t>
      </w:r>
      <w:ins w:id="122" w:author="Henry, Greg" w:date="2023-06-03T19:21:00Z">
        <w:r w:rsidR="00020685">
          <w:rPr>
            <w:rFonts w:ascii="Times New Roman" w:eastAsia="Calibri" w:hAnsi="Times New Roman" w:cs="Times New Roman"/>
            <w:sz w:val="24"/>
            <w:szCs w:val="24"/>
          </w:rPr>
          <w:t>, Panchen et al. 202</w:t>
        </w:r>
      </w:ins>
      <w:ins w:id="123" w:author="Henry, Greg" w:date="2023-06-03T19:41:00Z">
        <w:r w:rsidR="0005167B">
          <w:rPr>
            <w:rFonts w:ascii="Times New Roman" w:eastAsia="Calibri" w:hAnsi="Times New Roman" w:cs="Times New Roman"/>
            <w:sz w:val="24"/>
            <w:szCs w:val="24"/>
          </w:rPr>
          <w:t>1</w:t>
        </w:r>
      </w:ins>
      <w:r w:rsidRPr="00767A80">
        <w:rPr>
          <w:rFonts w:ascii="Times New Roman" w:eastAsia="Calibri" w:hAnsi="Times New Roman" w:cs="Times New Roman"/>
          <w:sz w:val="24"/>
          <w:szCs w:val="24"/>
        </w:rPr>
        <w:t xml:space="preserve">). </w:t>
      </w:r>
    </w:p>
    <w:p w14:paraId="7FB8F230" w14:textId="44B5C2BB" w:rsidR="00C96047" w:rsidRPr="00767A80" w:rsidRDefault="001508B9">
      <w:pPr>
        <w:spacing w:before="240" w:after="240" w:line="480" w:lineRule="auto"/>
        <w:jc w:val="both"/>
        <w:rPr>
          <w:rFonts w:ascii="Times New Roman" w:eastAsia="Calibri" w:hAnsi="Times New Roman" w:cs="Times New Roman"/>
          <w:sz w:val="24"/>
          <w:szCs w:val="24"/>
        </w:rPr>
        <w:pPrChange w:id="124" w:author="Amy Angert" w:date="2023-06-02T14:47:00Z">
          <w:pPr>
            <w:spacing w:before="240" w:after="240" w:line="480" w:lineRule="auto"/>
            <w:ind w:firstLine="720"/>
            <w:jc w:val="both"/>
          </w:pPr>
        </w:pPrChange>
      </w:pPr>
      <w:commentRangeStart w:id="125"/>
      <w:commentRangeStart w:id="126"/>
      <w:r w:rsidRPr="00767A80">
        <w:rPr>
          <w:rFonts w:ascii="Times New Roman" w:eastAsia="Calibri" w:hAnsi="Times New Roman" w:cs="Times New Roman"/>
          <w:sz w:val="24"/>
          <w:szCs w:val="24"/>
        </w:rPr>
        <w:t xml:space="preserve">The advancement of spring phenology, in particular, flowering time, is </w:t>
      </w:r>
      <w:r w:rsidR="00F02C8F" w:rsidRPr="00767A80">
        <w:rPr>
          <w:rFonts w:ascii="Times New Roman" w:eastAsia="Calibri" w:hAnsi="Times New Roman" w:cs="Times New Roman"/>
          <w:sz w:val="24"/>
          <w:szCs w:val="24"/>
        </w:rPr>
        <w:t>a</w:t>
      </w:r>
      <w:r w:rsidRPr="00767A80">
        <w:rPr>
          <w:rFonts w:ascii="Times New Roman" w:eastAsia="Calibri" w:hAnsi="Times New Roman" w:cs="Times New Roman"/>
          <w:sz w:val="24"/>
          <w:szCs w:val="24"/>
        </w:rPr>
        <w:t xml:space="preserve"> commonl</w:t>
      </w:r>
      <w:r w:rsidR="00F02C8F" w:rsidRPr="00767A80">
        <w:rPr>
          <w:rFonts w:ascii="Times New Roman" w:eastAsia="Calibri" w:hAnsi="Times New Roman" w:cs="Times New Roman"/>
          <w:sz w:val="24"/>
          <w:szCs w:val="24"/>
        </w:rPr>
        <w:t>y observed phenological response</w:t>
      </w:r>
      <w:r w:rsidRPr="00767A80">
        <w:rPr>
          <w:rFonts w:ascii="Times New Roman" w:eastAsia="Calibri" w:hAnsi="Times New Roman" w:cs="Times New Roman"/>
          <w:sz w:val="24"/>
          <w:szCs w:val="24"/>
        </w:rPr>
        <w:t xml:space="preserve"> to warming temperatures across the globe, particularly in high latitude or high elevation ecosystems (Primack et al. 2004, Høye et al. 2007, Parmesan 2007, Prevéy et al. 2017, Büntgen et al. 2022). </w:t>
      </w:r>
      <w:commentRangeEnd w:id="125"/>
      <w:r w:rsidR="001F728B">
        <w:rPr>
          <w:rStyle w:val="CommentReference"/>
        </w:rPr>
        <w:commentReference w:id="125"/>
      </w:r>
      <w:commentRangeEnd w:id="126"/>
      <w:r w:rsidR="005D5E98">
        <w:rPr>
          <w:rStyle w:val="CommentReference"/>
        </w:rPr>
        <w:commentReference w:id="126"/>
      </w:r>
      <w:r w:rsidRPr="00767A80">
        <w:rPr>
          <w:rFonts w:ascii="Times New Roman" w:eastAsia="Calibri" w:hAnsi="Times New Roman" w:cs="Times New Roman"/>
          <w:sz w:val="24"/>
          <w:szCs w:val="24"/>
        </w:rPr>
        <w:t xml:space="preserve">This trend is robust in both experimentally warmed systems (Arft et al. 1999, Collins et al. 2021) and with warming patterns in ambient climate (Oberbauer et al. 2013, Prevéy et al. 2019). Earlier flowering time in response to warming </w:t>
      </w:r>
      <w:r w:rsidR="00F02C8F" w:rsidRPr="00767A80">
        <w:rPr>
          <w:rFonts w:ascii="Times New Roman" w:eastAsia="Calibri" w:hAnsi="Times New Roman" w:cs="Times New Roman"/>
          <w:sz w:val="24"/>
          <w:szCs w:val="24"/>
        </w:rPr>
        <w:t>has been</w:t>
      </w:r>
      <w:r w:rsidRPr="00767A80">
        <w:rPr>
          <w:rFonts w:ascii="Times New Roman" w:eastAsia="Calibri" w:hAnsi="Times New Roman" w:cs="Times New Roman"/>
          <w:sz w:val="24"/>
          <w:szCs w:val="24"/>
        </w:rPr>
        <w:t xml:space="preserve"> associated with increased reproductive fitness including flower, fruit, and seed production (Cleland et al. 2012, Iler et al. 2021). However, in many cases, it is unclear to what degree this increase in reproductive output is a direct response to climate and/or an indirect effect mediated by shifting phenology. This </w:t>
      </w:r>
      <w:r w:rsidR="00F02C8F" w:rsidRPr="00767A80">
        <w:rPr>
          <w:rFonts w:ascii="Times New Roman" w:eastAsia="Calibri" w:hAnsi="Times New Roman" w:cs="Times New Roman"/>
          <w:sz w:val="24"/>
          <w:szCs w:val="24"/>
        </w:rPr>
        <w:t xml:space="preserve">uncertainty </w:t>
      </w:r>
      <w:r w:rsidRPr="00767A80">
        <w:rPr>
          <w:rFonts w:ascii="Times New Roman" w:eastAsia="Calibri" w:hAnsi="Times New Roman" w:cs="Times New Roman"/>
          <w:sz w:val="24"/>
          <w:szCs w:val="24"/>
        </w:rPr>
        <w:t xml:space="preserve">is especially an issue for many </w:t>
      </w:r>
      <w:r w:rsidR="008F254C" w:rsidRPr="00767A80">
        <w:rPr>
          <w:rFonts w:ascii="Times New Roman" w:eastAsia="Calibri" w:hAnsi="Times New Roman" w:cs="Times New Roman"/>
          <w:sz w:val="24"/>
          <w:szCs w:val="24"/>
        </w:rPr>
        <w:t>temperature-limited</w:t>
      </w:r>
      <w:r w:rsidRPr="00767A80">
        <w:rPr>
          <w:rFonts w:ascii="Times New Roman" w:eastAsia="Calibri" w:hAnsi="Times New Roman" w:cs="Times New Roman"/>
          <w:sz w:val="24"/>
          <w:szCs w:val="24"/>
        </w:rPr>
        <w:t xml:space="preserve"> species, where both </w:t>
      </w:r>
      <w:r w:rsidRPr="00767A80">
        <w:rPr>
          <w:rFonts w:ascii="Times New Roman" w:eastAsia="Calibri" w:hAnsi="Times New Roman" w:cs="Times New Roman"/>
          <w:sz w:val="24"/>
          <w:szCs w:val="24"/>
        </w:rPr>
        <w:lastRenderedPageBreak/>
        <w:t>phenology and reproductive fitness may be sensitive to warming (Wookey et al. 1993, Henry and Molau 1997, Arft et al. 1999, Kudo and Suzuki 2003</w:t>
      </w:r>
      <w:ins w:id="127" w:author="Henry, Greg" w:date="2023-06-03T19:36:00Z">
        <w:r w:rsidR="005D5E98">
          <w:rPr>
            <w:rFonts w:ascii="Times New Roman" w:eastAsia="Calibri" w:hAnsi="Times New Roman" w:cs="Times New Roman"/>
            <w:sz w:val="24"/>
            <w:szCs w:val="24"/>
          </w:rPr>
          <w:t>; Klady et al. 2011</w:t>
        </w:r>
      </w:ins>
      <w:r w:rsidRPr="00767A80">
        <w:rPr>
          <w:rFonts w:ascii="Times New Roman" w:eastAsia="Calibri" w:hAnsi="Times New Roman" w:cs="Times New Roman"/>
          <w:sz w:val="24"/>
          <w:szCs w:val="24"/>
        </w:rPr>
        <w:t>). Therefore, it is essential to disentangle the direct and indirect effects of climate on plant phenology and reproductive fitness to understand the population-level consequences of phenological shifts under global change.</w:t>
      </w:r>
    </w:p>
    <w:p w14:paraId="75301E2F" w14:textId="4F4C0736" w:rsidR="007812D1" w:rsidRPr="00767A80" w:rsidRDefault="00EE4BD3">
      <w:pPr>
        <w:spacing w:before="240" w:after="240" w:line="480" w:lineRule="auto"/>
        <w:jc w:val="both"/>
        <w:rPr>
          <w:rFonts w:ascii="Times New Roman" w:eastAsia="Calibri" w:hAnsi="Times New Roman" w:cs="Times New Roman"/>
          <w:sz w:val="24"/>
          <w:szCs w:val="24"/>
        </w:rPr>
        <w:pPrChange w:id="128" w:author="Amy Angert" w:date="2023-06-02T14:47:00Z">
          <w:pPr>
            <w:spacing w:before="240" w:after="240" w:line="480" w:lineRule="auto"/>
            <w:ind w:firstLine="720"/>
            <w:jc w:val="both"/>
          </w:pPr>
        </w:pPrChange>
      </w:pPr>
      <w:r w:rsidRPr="00767A80">
        <w:rPr>
          <w:rFonts w:ascii="Times New Roman" w:eastAsia="Calibri" w:hAnsi="Times New Roman" w:cs="Times New Roman"/>
          <w:sz w:val="24"/>
          <w:szCs w:val="24"/>
        </w:rPr>
        <w:t>Advanced flowering phenology</w:t>
      </w:r>
      <w:ins w:id="129" w:author="Amy Angert" w:date="2023-05-22T11:21:00Z">
        <w:r w:rsidR="00C95F03">
          <w:rPr>
            <w:rFonts w:ascii="Times New Roman" w:eastAsia="Calibri" w:hAnsi="Times New Roman" w:cs="Times New Roman"/>
            <w:sz w:val="24"/>
            <w:szCs w:val="24"/>
          </w:rPr>
          <w:t xml:space="preserve"> over time</w:t>
        </w:r>
      </w:ins>
      <w:ins w:id="130" w:author="Amy Angert" w:date="2023-06-02T14:47:00Z">
        <w:r w:rsidRPr="00767A80">
          <w:rPr>
            <w:rFonts w:ascii="Times New Roman" w:eastAsia="Calibri" w:hAnsi="Times New Roman" w:cs="Times New Roman"/>
            <w:sz w:val="24"/>
            <w:szCs w:val="24"/>
          </w:rPr>
          <w:t xml:space="preserve"> </w:t>
        </w:r>
      </w:ins>
      <w:commentRangeStart w:id="131"/>
      <w:r w:rsidRPr="00767A80">
        <w:rPr>
          <w:rFonts w:ascii="Times New Roman" w:eastAsia="Calibri" w:hAnsi="Times New Roman" w:cs="Times New Roman"/>
          <w:sz w:val="24"/>
          <w:szCs w:val="24"/>
        </w:rPr>
        <w:t xml:space="preserve">may reflect </w:t>
      </w:r>
      <w:del w:id="132" w:author="Amy Angert" w:date="2023-05-22T11:22:00Z">
        <w:r w:rsidRPr="00767A80" w:rsidDel="00C95F03">
          <w:rPr>
            <w:rFonts w:ascii="Times New Roman" w:eastAsia="Calibri" w:hAnsi="Times New Roman" w:cs="Times New Roman"/>
            <w:sz w:val="24"/>
            <w:szCs w:val="24"/>
          </w:rPr>
          <w:delText>not only</w:delText>
        </w:r>
      </w:del>
      <w:del w:id="133" w:author="Amy Angert" w:date="2023-06-02T14:47:00Z">
        <w:r w:rsidRPr="00767A80">
          <w:rPr>
            <w:rFonts w:ascii="Times New Roman" w:eastAsia="Calibri" w:hAnsi="Times New Roman" w:cs="Times New Roman"/>
            <w:sz w:val="24"/>
            <w:szCs w:val="24"/>
          </w:rPr>
          <w:delText xml:space="preserve"> </w:delText>
        </w:r>
      </w:del>
      <w:ins w:id="134" w:author="Amy Angert" w:date="2023-05-22T11:22:00Z">
        <w:r w:rsidR="00C95F03">
          <w:rPr>
            <w:rFonts w:ascii="Times New Roman" w:eastAsia="Calibri" w:hAnsi="Times New Roman" w:cs="Times New Roman"/>
            <w:sz w:val="24"/>
            <w:szCs w:val="24"/>
          </w:rPr>
          <w:t>a combination of</w:t>
        </w:r>
      </w:ins>
      <w:ins w:id="135" w:author="Amy Angert" w:date="2023-06-02T14:47:00Z">
        <w:r w:rsidRPr="00767A80">
          <w:rPr>
            <w:rFonts w:ascii="Times New Roman" w:eastAsia="Calibri" w:hAnsi="Times New Roman" w:cs="Times New Roman"/>
            <w:sz w:val="24"/>
            <w:szCs w:val="24"/>
          </w:rPr>
          <w:t xml:space="preserve"> </w:t>
        </w:r>
      </w:ins>
      <w:del w:id="136" w:author="Amy Angert" w:date="2023-05-22T11:22:00Z">
        <w:r w:rsidRPr="00767A80" w:rsidDel="00C95F03">
          <w:rPr>
            <w:rFonts w:ascii="Times New Roman" w:eastAsia="Calibri" w:hAnsi="Times New Roman" w:cs="Times New Roman"/>
            <w:sz w:val="24"/>
            <w:szCs w:val="24"/>
          </w:rPr>
          <w:delText xml:space="preserve">intra-annual (i.e. </w:delText>
        </w:r>
      </w:del>
      <w:r w:rsidRPr="00767A80">
        <w:rPr>
          <w:rFonts w:ascii="Times New Roman" w:eastAsia="Calibri" w:hAnsi="Times New Roman" w:cs="Times New Roman"/>
          <w:sz w:val="24"/>
          <w:szCs w:val="24"/>
        </w:rPr>
        <w:t>plastic</w:t>
      </w:r>
      <w:del w:id="137" w:author="Amy Angert" w:date="2023-05-22T11:22:00Z">
        <w:r w:rsidRPr="00767A80" w:rsidDel="00C95F03">
          <w:rPr>
            <w:rFonts w:ascii="Times New Roman" w:eastAsia="Calibri" w:hAnsi="Times New Roman" w:cs="Times New Roman"/>
            <w:sz w:val="24"/>
            <w:szCs w:val="24"/>
          </w:rPr>
          <w:delText>)</w:delText>
        </w:r>
      </w:del>
      <w:r w:rsidRPr="00767A80">
        <w:rPr>
          <w:rFonts w:ascii="Times New Roman" w:eastAsia="Calibri" w:hAnsi="Times New Roman" w:cs="Times New Roman"/>
          <w:sz w:val="24"/>
          <w:szCs w:val="24"/>
        </w:rPr>
        <w:t xml:space="preserve"> responses to w</w:t>
      </w:r>
      <w:r w:rsidR="00011561" w:rsidRPr="00767A80">
        <w:rPr>
          <w:rFonts w:ascii="Times New Roman" w:eastAsia="Calibri" w:hAnsi="Times New Roman" w:cs="Times New Roman"/>
          <w:sz w:val="24"/>
          <w:szCs w:val="24"/>
        </w:rPr>
        <w:t>arming temperatures</w:t>
      </w:r>
      <w:ins w:id="138" w:author="Amy Angert" w:date="2023-05-22T11:22:00Z">
        <w:r w:rsidR="00C95F03">
          <w:rPr>
            <w:rFonts w:ascii="Times New Roman" w:eastAsia="Calibri" w:hAnsi="Times New Roman" w:cs="Times New Roman"/>
            <w:sz w:val="24"/>
            <w:szCs w:val="24"/>
          </w:rPr>
          <w:t xml:space="preserve"> within individuals</w:t>
        </w:r>
      </w:ins>
      <w:del w:id="139" w:author="Amy Angert" w:date="2023-05-22T11:22:00Z">
        <w:r w:rsidRPr="00767A80" w:rsidDel="00C95F03">
          <w:rPr>
            <w:rFonts w:ascii="Times New Roman" w:eastAsia="Calibri" w:hAnsi="Times New Roman" w:cs="Times New Roman"/>
            <w:sz w:val="24"/>
            <w:szCs w:val="24"/>
          </w:rPr>
          <w:delText>, but also</w:delText>
        </w:r>
      </w:del>
      <w:ins w:id="140" w:author="Amy Angert" w:date="2023-05-22T11:22:00Z">
        <w:r w:rsidR="00C95F03">
          <w:rPr>
            <w:rFonts w:ascii="Times New Roman" w:eastAsia="Calibri" w:hAnsi="Times New Roman" w:cs="Times New Roman"/>
            <w:sz w:val="24"/>
            <w:szCs w:val="24"/>
          </w:rPr>
          <w:t xml:space="preserve"> and</w:t>
        </w:r>
      </w:ins>
      <w:ins w:id="141" w:author="Amy Angert" w:date="2023-06-02T14:47:00Z">
        <w:r w:rsidRPr="00767A80">
          <w:rPr>
            <w:rFonts w:ascii="Times New Roman" w:eastAsia="Calibri" w:hAnsi="Times New Roman" w:cs="Times New Roman"/>
            <w:sz w:val="24"/>
            <w:szCs w:val="24"/>
          </w:rPr>
          <w:t xml:space="preserve"> </w:t>
        </w:r>
      </w:ins>
      <w:ins w:id="142" w:author="Amy Angert" w:date="2023-05-22T11:24:00Z">
        <w:r w:rsidR="00C95F03">
          <w:rPr>
            <w:rFonts w:ascii="Times New Roman" w:eastAsia="Calibri" w:hAnsi="Times New Roman" w:cs="Times New Roman"/>
            <w:sz w:val="24"/>
            <w:szCs w:val="24"/>
          </w:rPr>
          <w:t xml:space="preserve">differential fitness among individuals </w:t>
        </w:r>
      </w:ins>
      <w:ins w:id="143" w:author="Amy Angert" w:date="2023-05-22T11:25:00Z">
        <w:r w:rsidR="00C95F03">
          <w:rPr>
            <w:rFonts w:ascii="Times New Roman" w:eastAsia="Calibri" w:hAnsi="Times New Roman" w:cs="Times New Roman"/>
            <w:sz w:val="24"/>
            <w:szCs w:val="24"/>
          </w:rPr>
          <w:t xml:space="preserve">if </w:t>
        </w:r>
      </w:ins>
      <w:del w:id="144" w:author="Amy Angert" w:date="2023-05-22T11:25:00Z">
        <w:r w:rsidRPr="00767A80" w:rsidDel="00C95F03">
          <w:rPr>
            <w:rFonts w:ascii="Times New Roman" w:eastAsia="Calibri" w:hAnsi="Times New Roman" w:cs="Times New Roman"/>
            <w:sz w:val="24"/>
            <w:szCs w:val="24"/>
          </w:rPr>
          <w:delText xml:space="preserve">selection for </w:delText>
        </w:r>
      </w:del>
      <w:r w:rsidRPr="00767A80">
        <w:rPr>
          <w:rFonts w:ascii="Times New Roman" w:eastAsia="Calibri" w:hAnsi="Times New Roman" w:cs="Times New Roman"/>
          <w:sz w:val="24"/>
          <w:szCs w:val="24"/>
        </w:rPr>
        <w:t>earlier flowering</w:t>
      </w:r>
      <w:ins w:id="145" w:author="Amy Angert" w:date="2023-05-22T11:25:00Z">
        <w:r w:rsidR="00C95F03">
          <w:rPr>
            <w:rFonts w:ascii="Times New Roman" w:eastAsia="Calibri" w:hAnsi="Times New Roman" w:cs="Times New Roman"/>
            <w:sz w:val="24"/>
            <w:szCs w:val="24"/>
          </w:rPr>
          <w:t xml:space="preserve"> is heritable</w:t>
        </w:r>
      </w:ins>
      <w:ins w:id="146" w:author="Amy Angert" w:date="2023-06-02T14:47:00Z">
        <w:r w:rsidRPr="00767A80">
          <w:rPr>
            <w:rFonts w:ascii="Times New Roman" w:eastAsia="Calibri" w:hAnsi="Times New Roman" w:cs="Times New Roman"/>
            <w:sz w:val="24"/>
            <w:szCs w:val="24"/>
          </w:rPr>
          <w:t xml:space="preserve"> </w:t>
        </w:r>
      </w:ins>
      <w:del w:id="147" w:author="Amy Angert" w:date="2023-05-22T11:25:00Z">
        <w:r w:rsidRPr="00767A80" w:rsidDel="00C95F03">
          <w:rPr>
            <w:rFonts w:ascii="Times New Roman" w:eastAsia="Calibri" w:hAnsi="Times New Roman" w:cs="Times New Roman"/>
            <w:sz w:val="24"/>
            <w:szCs w:val="24"/>
          </w:rPr>
          <w:delText xml:space="preserve">over time via phenology-fitness </w:delText>
        </w:r>
      </w:del>
      <w:del w:id="148" w:author="Amy Angert" w:date="2023-06-02T14:47:00Z">
        <w:r w:rsidRPr="00767A80">
          <w:rPr>
            <w:rFonts w:ascii="Times New Roman" w:eastAsia="Calibri" w:hAnsi="Times New Roman" w:cs="Times New Roman"/>
            <w:sz w:val="24"/>
            <w:szCs w:val="24"/>
          </w:rPr>
          <w:delText>relationships</w:delText>
        </w:r>
      </w:del>
      <w:del w:id="149" w:author="Amy Angert" w:date="2023-05-22T11:25:00Z">
        <w:r w:rsidRPr="00767A80" w:rsidDel="00C95F03">
          <w:rPr>
            <w:rFonts w:ascii="Times New Roman" w:eastAsia="Calibri" w:hAnsi="Times New Roman" w:cs="Times New Roman"/>
            <w:sz w:val="24"/>
            <w:szCs w:val="24"/>
          </w:rPr>
          <w:delText>relationship</w:delText>
        </w:r>
        <w:commentRangeEnd w:id="131"/>
        <w:r w:rsidR="00C95F03" w:rsidDel="00C95F03">
          <w:rPr>
            <w:rStyle w:val="CommentReference"/>
          </w:rPr>
          <w:commentReference w:id="131"/>
        </w:r>
        <w:r w:rsidRPr="00767A80" w:rsidDel="00C95F03">
          <w:rPr>
            <w:rFonts w:ascii="Times New Roman" w:eastAsia="Calibri" w:hAnsi="Times New Roman" w:cs="Times New Roman"/>
            <w:sz w:val="24"/>
            <w:szCs w:val="24"/>
          </w:rPr>
          <w:delText xml:space="preserve">s </w:delText>
        </w:r>
      </w:del>
      <w:r w:rsidRPr="00767A80">
        <w:rPr>
          <w:rFonts w:ascii="Times New Roman" w:eastAsia="Calibri" w:hAnsi="Times New Roman" w:cs="Times New Roman"/>
          <w:sz w:val="24"/>
          <w:szCs w:val="24"/>
        </w:rPr>
        <w:t>(</w:t>
      </w:r>
      <w:r w:rsidR="007812D1" w:rsidRPr="00767A80">
        <w:rPr>
          <w:rFonts w:ascii="Times New Roman" w:eastAsia="Calibri" w:hAnsi="Times New Roman" w:cs="Times New Roman"/>
          <w:sz w:val="24"/>
          <w:szCs w:val="24"/>
        </w:rPr>
        <w:t>Anderson et al</w:t>
      </w:r>
      <w:ins w:id="150" w:author="celphin@student.ubc.ca" w:date="2023-05-22T11:16:00Z">
        <w:r w:rsidR="00E125E4">
          <w:rPr>
            <w:rFonts w:ascii="Times New Roman" w:eastAsia="Calibri" w:hAnsi="Times New Roman" w:cs="Times New Roman"/>
            <w:sz w:val="24"/>
            <w:szCs w:val="24"/>
          </w:rPr>
          <w:t>.</w:t>
        </w:r>
      </w:ins>
      <w:r w:rsidR="007812D1" w:rsidRPr="00767A80">
        <w:rPr>
          <w:rFonts w:ascii="Times New Roman" w:eastAsia="Calibri" w:hAnsi="Times New Roman" w:cs="Times New Roman"/>
          <w:sz w:val="24"/>
          <w:szCs w:val="24"/>
        </w:rPr>
        <w:t xml:space="preserve"> 2012, </w:t>
      </w:r>
      <w:r w:rsidRPr="00767A80">
        <w:rPr>
          <w:rFonts w:ascii="Times New Roman" w:eastAsia="Calibri" w:hAnsi="Times New Roman" w:cs="Times New Roman"/>
          <w:sz w:val="24"/>
          <w:szCs w:val="24"/>
        </w:rPr>
        <w:t>Ehrlén and Valdés 2020). Despite the prevalence of directional selection for early flowering (Austen et al</w:t>
      </w:r>
      <w:ins w:id="151" w:author="celphin@student.ubc.ca" w:date="2023-05-22T11:16:00Z">
        <w:r w:rsidR="00E125E4">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2017), </w:t>
      </w:r>
      <w:r w:rsidR="001508B9" w:rsidRPr="00767A80">
        <w:rPr>
          <w:rFonts w:ascii="Times New Roman" w:eastAsia="Calibri" w:hAnsi="Times New Roman" w:cs="Times New Roman"/>
          <w:sz w:val="24"/>
          <w:szCs w:val="24"/>
        </w:rPr>
        <w:t>the relationship between</w:t>
      </w:r>
      <w:r w:rsidRPr="00767A80">
        <w:rPr>
          <w:rFonts w:ascii="Times New Roman" w:eastAsia="Calibri" w:hAnsi="Times New Roman" w:cs="Times New Roman"/>
          <w:sz w:val="24"/>
          <w:szCs w:val="24"/>
        </w:rPr>
        <w:t xml:space="preserve"> plant phenology and fitness is often non-linear, which may reflect</w:t>
      </w:r>
      <w:r w:rsidR="003E7E76" w:rsidRPr="00767A80">
        <w:rPr>
          <w:rFonts w:ascii="Times New Roman" w:eastAsia="Calibri" w:hAnsi="Times New Roman" w:cs="Times New Roman"/>
          <w:sz w:val="24"/>
          <w:szCs w:val="24"/>
        </w:rPr>
        <w:t xml:space="preserve"> stabilizing or divergent </w:t>
      </w:r>
      <w:r w:rsidR="001508B9" w:rsidRPr="00767A80">
        <w:rPr>
          <w:rFonts w:ascii="Times New Roman" w:eastAsia="Calibri" w:hAnsi="Times New Roman" w:cs="Times New Roman"/>
          <w:sz w:val="24"/>
          <w:szCs w:val="24"/>
        </w:rPr>
        <w:t>selection on flowering time (Lande &amp; Arnold 1983, Stinchcombe</w:t>
      </w:r>
      <w:ins w:id="152" w:author="Sarah Elmendorf" w:date="2023-05-11T15:41:00Z">
        <w:r w:rsidR="005C7938">
          <w:rPr>
            <w:rFonts w:ascii="Times New Roman" w:eastAsia="Calibri" w:hAnsi="Times New Roman" w:cs="Times New Roman"/>
            <w:sz w:val="24"/>
            <w:szCs w:val="24"/>
          </w:rPr>
          <w:t xml:space="preserve"> </w:t>
        </w:r>
      </w:ins>
      <w:r w:rsidR="001508B9" w:rsidRPr="00767A80">
        <w:rPr>
          <w:rFonts w:ascii="Times New Roman" w:eastAsia="Calibri" w:hAnsi="Times New Roman" w:cs="Times New Roman"/>
          <w:sz w:val="24"/>
          <w:szCs w:val="24"/>
        </w:rPr>
        <w:t>et al. 2008, Weis et al</w:t>
      </w:r>
      <w:ins w:id="153" w:author="celphin@student.ubc.ca" w:date="2023-05-22T11:16:00Z">
        <w:r w:rsidR="00E125E4">
          <w:rPr>
            <w:rFonts w:ascii="Times New Roman" w:eastAsia="Calibri" w:hAnsi="Times New Roman" w:cs="Times New Roman"/>
            <w:sz w:val="24"/>
            <w:szCs w:val="24"/>
          </w:rPr>
          <w:t>.</w:t>
        </w:r>
      </w:ins>
      <w:r w:rsidR="001508B9" w:rsidRPr="00767A80">
        <w:rPr>
          <w:rFonts w:ascii="Times New Roman" w:eastAsia="Calibri" w:hAnsi="Times New Roman" w:cs="Times New Roman"/>
          <w:sz w:val="24"/>
          <w:szCs w:val="24"/>
        </w:rPr>
        <w:t xml:space="preserve"> 2014). </w:t>
      </w:r>
      <w:r w:rsidR="007812D1" w:rsidRPr="00767A80">
        <w:rPr>
          <w:rFonts w:ascii="Times New Roman" w:eastAsia="Calibri" w:hAnsi="Times New Roman" w:cs="Times New Roman"/>
          <w:sz w:val="24"/>
          <w:szCs w:val="24"/>
        </w:rPr>
        <w:t>Life history theory predicts that flowering too early (i.e. before the seasonal optimum), which may lead to reduced resources, has a lower cost than flowering too late, which may result in reproductive failure, thus favoring mid-season flowering phenotypes (</w:t>
      </w:r>
      <w:commentRangeStart w:id="154"/>
      <w:commentRangeStart w:id="155"/>
      <w:r w:rsidR="007812D1" w:rsidRPr="00767A80">
        <w:rPr>
          <w:rFonts w:ascii="Times New Roman" w:eastAsia="Calibri" w:hAnsi="Times New Roman" w:cs="Times New Roman"/>
          <w:sz w:val="24"/>
          <w:szCs w:val="24"/>
        </w:rPr>
        <w:t>CITE</w:t>
      </w:r>
      <w:commentRangeEnd w:id="154"/>
      <w:r w:rsidR="007812D1" w:rsidRPr="00767A80">
        <w:rPr>
          <w:rStyle w:val="CommentReference"/>
          <w:rFonts w:ascii="Times New Roman" w:hAnsi="Times New Roman" w:cs="Times New Roman"/>
          <w:sz w:val="24"/>
          <w:szCs w:val="24"/>
        </w:rPr>
        <w:commentReference w:id="154"/>
      </w:r>
      <w:commentRangeEnd w:id="155"/>
      <w:r w:rsidR="00072E06">
        <w:rPr>
          <w:rStyle w:val="CommentReference"/>
        </w:rPr>
        <w:commentReference w:id="155"/>
      </w:r>
      <w:r w:rsidR="007812D1" w:rsidRPr="00767A80">
        <w:rPr>
          <w:rFonts w:ascii="Times New Roman" w:eastAsia="Calibri" w:hAnsi="Times New Roman" w:cs="Times New Roman"/>
          <w:sz w:val="24"/>
          <w:szCs w:val="24"/>
        </w:rPr>
        <w:t xml:space="preserve">). However, the extent to which this occurs in natural populations is difficult to determine for </w:t>
      </w:r>
      <w:del w:id="156" w:author="celphin@student.ubc.ca" w:date="2023-05-22T12:03:00Z">
        <w:r w:rsidR="007812D1" w:rsidRPr="00767A80">
          <w:rPr>
            <w:rFonts w:ascii="Times New Roman" w:eastAsia="Calibri" w:hAnsi="Times New Roman" w:cs="Times New Roman"/>
            <w:sz w:val="24"/>
            <w:szCs w:val="24"/>
          </w:rPr>
          <w:delText>a number of</w:delText>
        </w:r>
      </w:del>
      <w:ins w:id="157" w:author="celphin@student.ubc.ca" w:date="2023-05-22T12:03:00Z">
        <w:r w:rsidR="00072E06" w:rsidRPr="00767A80">
          <w:rPr>
            <w:rFonts w:ascii="Times New Roman" w:eastAsia="Calibri" w:hAnsi="Times New Roman" w:cs="Times New Roman"/>
            <w:sz w:val="24"/>
            <w:szCs w:val="24"/>
          </w:rPr>
          <w:t>a few</w:t>
        </w:r>
      </w:ins>
      <w:r w:rsidR="007812D1" w:rsidRPr="00767A80">
        <w:rPr>
          <w:rFonts w:ascii="Times New Roman" w:eastAsia="Calibri" w:hAnsi="Times New Roman" w:cs="Times New Roman"/>
          <w:sz w:val="24"/>
          <w:szCs w:val="24"/>
        </w:rPr>
        <w:t xml:space="preserve"> reasons (Ollerton &amp; Lack 1998, Austen et al</w:t>
      </w:r>
      <w:ins w:id="158" w:author="celphin@student.ubc.ca" w:date="2023-05-22T11:16:00Z">
        <w:r w:rsidR="00E125E4">
          <w:rPr>
            <w:rFonts w:ascii="Times New Roman" w:eastAsia="Calibri" w:hAnsi="Times New Roman" w:cs="Times New Roman"/>
            <w:sz w:val="24"/>
            <w:szCs w:val="24"/>
          </w:rPr>
          <w:t>.</w:t>
        </w:r>
      </w:ins>
      <w:r w:rsidR="007812D1" w:rsidRPr="00767A80">
        <w:rPr>
          <w:rFonts w:ascii="Times New Roman" w:eastAsia="Calibri" w:hAnsi="Times New Roman" w:cs="Times New Roman"/>
          <w:sz w:val="24"/>
          <w:szCs w:val="24"/>
        </w:rPr>
        <w:t xml:space="preserve"> 2017), and does not vary consistently across species with climate change (Coulatti et al</w:t>
      </w:r>
      <w:ins w:id="159" w:author="celphin@student.ubc.ca" w:date="2023-05-22T11:16:00Z">
        <w:r w:rsidR="00E125E4">
          <w:rPr>
            <w:rFonts w:ascii="Times New Roman" w:eastAsia="Calibri" w:hAnsi="Times New Roman" w:cs="Times New Roman"/>
            <w:sz w:val="24"/>
            <w:szCs w:val="24"/>
          </w:rPr>
          <w:t>.</w:t>
        </w:r>
      </w:ins>
      <w:r w:rsidR="007812D1" w:rsidRPr="00767A80">
        <w:rPr>
          <w:rFonts w:ascii="Times New Roman" w:eastAsia="Calibri" w:hAnsi="Times New Roman" w:cs="Times New Roman"/>
          <w:sz w:val="24"/>
          <w:szCs w:val="24"/>
        </w:rPr>
        <w:t xml:space="preserve"> 2017). Thus, we require an improved understanding of how warming temperatures will alter phenology-fitness relationships simultaneously through </w:t>
      </w:r>
      <w:commentRangeStart w:id="160"/>
      <w:r w:rsidR="007812D1" w:rsidRPr="00767A80">
        <w:rPr>
          <w:rFonts w:ascii="Times New Roman" w:eastAsia="Calibri" w:hAnsi="Times New Roman" w:cs="Times New Roman"/>
          <w:sz w:val="24"/>
          <w:szCs w:val="24"/>
        </w:rPr>
        <w:t xml:space="preserve">phenotypic plasticity and linear or non-linear selection gradients. </w:t>
      </w:r>
      <w:commentRangeEnd w:id="160"/>
      <w:r w:rsidR="00C95F03">
        <w:rPr>
          <w:rStyle w:val="CommentReference"/>
        </w:rPr>
        <w:commentReference w:id="160"/>
      </w:r>
    </w:p>
    <w:p w14:paraId="5202EFED" w14:textId="520A6998"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Arctic tundra ecosystems are particularly vulnerable to climate change, with rapid warming leading to significant changes in plant phenology as well as vegetative and reproductive productivity (</w:t>
      </w:r>
      <w:commentRangeStart w:id="161"/>
      <w:ins w:id="162" w:author="Henry, Greg" w:date="2023-06-03T19:49:00Z">
        <w:r w:rsidR="0005167B">
          <w:rPr>
            <w:rFonts w:ascii="Times New Roman" w:eastAsia="Calibri" w:hAnsi="Times New Roman" w:cs="Times New Roman"/>
            <w:sz w:val="24"/>
            <w:szCs w:val="24"/>
          </w:rPr>
          <w:t>Klady et al. 2011</w:t>
        </w:r>
        <w:commentRangeEnd w:id="161"/>
        <w:r w:rsidR="0005167B">
          <w:rPr>
            <w:rStyle w:val="CommentReference"/>
          </w:rPr>
          <w:commentReference w:id="161"/>
        </w:r>
        <w:r w:rsidR="0005167B">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Post et al. 2019). However, while advancements in spring phenology are relatively consistent in the tundra, the net demographic (i.e. fitness) impacts of these phenological shifts for tundra plant species are much less predictable (Panchen et al. 2021), and as </w:t>
      </w:r>
      <w:r w:rsidRPr="00767A80">
        <w:rPr>
          <w:rFonts w:ascii="Times New Roman" w:eastAsia="Calibri" w:hAnsi="Times New Roman" w:cs="Times New Roman"/>
          <w:sz w:val="24"/>
          <w:szCs w:val="24"/>
        </w:rPr>
        <w:lastRenderedPageBreak/>
        <w:t xml:space="preserve">a result, more poorly understood. This is likely for a number of reasons including confounding effects of inter-annual climate on phenology and demographic rates that are often unaccounted for (but see Mortensen et al. 2016) or methodological limitations, including the effort involved with recording both individual plant phenology and fitness outcomes over long periods. Studies </w:t>
      </w:r>
      <w:del w:id="163" w:author="Amy Angert" w:date="2023-05-22T11:27:00Z">
        <w:r w:rsidRPr="00767A80" w:rsidDel="00216F4F">
          <w:rPr>
            <w:rFonts w:ascii="Times New Roman" w:eastAsia="Calibri" w:hAnsi="Times New Roman" w:cs="Times New Roman"/>
            <w:sz w:val="24"/>
            <w:szCs w:val="24"/>
          </w:rPr>
          <w:delText xml:space="preserve">which </w:delText>
        </w:r>
      </w:del>
      <w:ins w:id="164" w:author="Amy Angert" w:date="2023-05-22T11:27:00Z">
        <w:r w:rsidR="00216F4F">
          <w:rPr>
            <w:rFonts w:ascii="Times New Roman" w:eastAsia="Calibri" w:hAnsi="Times New Roman" w:cs="Times New Roman"/>
            <w:sz w:val="24"/>
            <w:szCs w:val="24"/>
          </w:rPr>
          <w:t>that</w:t>
        </w:r>
        <w:r w:rsidR="00216F4F"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have investigated these relationships in the Arctic show contradicting patterns including strong (Mortensen et al. 2016) or relatively weak to no effects (Wipf 2010) of changes in phenology on reproductive fitness under climate change. To overcome these limitations, we need additional empirical tests of whether tundra plant species that advance their phenology with warming temperatures have altered (positive or negative) reproductive fitness outcomes over long time scales and across multiple species.</w:t>
      </w:r>
    </w:p>
    <w:p w14:paraId="55BB44DE" w14:textId="7DF3BA61" w:rsidR="00C96047" w:rsidRPr="00767A80" w:rsidRDefault="001508B9" w:rsidP="00A0344C">
      <w:pPr>
        <w:spacing w:before="240" w:after="240" w:line="480" w:lineRule="auto"/>
        <w:jc w:val="both"/>
        <w:rPr>
          <w:rFonts w:ascii="Times New Roman" w:eastAsia="Calibri" w:hAnsi="Times New Roman" w:cs="Times New Roman"/>
          <w:sz w:val="24"/>
          <w:szCs w:val="24"/>
        </w:rPr>
      </w:pPr>
      <w:del w:id="165" w:author="celphin@student.ubc.ca" w:date="2023-05-22T12:13:00Z">
        <w:r w:rsidRPr="00767A80">
          <w:rPr>
            <w:rFonts w:ascii="Times New Roman" w:eastAsia="Calibri" w:hAnsi="Times New Roman" w:cs="Times New Roman"/>
            <w:sz w:val="24"/>
            <w:szCs w:val="24"/>
          </w:rPr>
          <w:delText xml:space="preserve">Therefore, </w:delText>
        </w:r>
      </w:del>
      <w:del w:id="166" w:author="Henry, Greg" w:date="2023-06-03T19:53:00Z">
        <w:r w:rsidRPr="00767A80" w:rsidDel="00FC3615">
          <w:rPr>
            <w:rFonts w:ascii="Times New Roman" w:eastAsia="Calibri" w:hAnsi="Times New Roman" w:cs="Times New Roman"/>
            <w:sz w:val="24"/>
            <w:szCs w:val="24"/>
          </w:rPr>
          <w:delText>t</w:delText>
        </w:r>
      </w:del>
      <w:ins w:id="167" w:author="celphin@student.ubc.ca" w:date="2023-05-22T12:13:00Z">
        <w:del w:id="168" w:author="Henry, Greg" w:date="2023-06-03T19:53:00Z">
          <w:r w:rsidR="00027700" w:rsidDel="00FC3615">
            <w:rPr>
              <w:rFonts w:ascii="Times New Roman" w:eastAsia="Calibri" w:hAnsi="Times New Roman" w:cs="Times New Roman"/>
              <w:sz w:val="24"/>
              <w:szCs w:val="24"/>
            </w:rPr>
            <w:delText>T</w:delText>
          </w:r>
        </w:del>
      </w:ins>
      <w:ins w:id="169" w:author="celphin@student.ubc.ca" w:date="2023-06-02T14:47:00Z">
        <w:del w:id="170" w:author="Henry, Greg" w:date="2023-06-03T19:53:00Z">
          <w:r w:rsidRPr="00767A80" w:rsidDel="00FC3615">
            <w:rPr>
              <w:rFonts w:ascii="Times New Roman" w:eastAsia="Calibri" w:hAnsi="Times New Roman" w:cs="Times New Roman"/>
              <w:sz w:val="24"/>
              <w:szCs w:val="24"/>
            </w:rPr>
            <w:delText>his</w:delText>
          </w:r>
        </w:del>
      </w:ins>
      <w:del w:id="171" w:author="Henry, Greg" w:date="2023-06-03T19:53:00Z">
        <w:r w:rsidRPr="00767A80" w:rsidDel="00FC3615">
          <w:rPr>
            <w:rFonts w:ascii="Times New Roman" w:eastAsia="Calibri" w:hAnsi="Times New Roman" w:cs="Times New Roman"/>
            <w:sz w:val="24"/>
            <w:szCs w:val="24"/>
          </w:rPr>
          <w:delText>this</w:delText>
        </w:r>
      </w:del>
      <w:ins w:id="172" w:author="Henry, Greg" w:date="2023-06-03T19:53:00Z">
        <w:r w:rsidR="00FC3615">
          <w:rPr>
            <w:rFonts w:ascii="Times New Roman" w:eastAsia="Calibri" w:hAnsi="Times New Roman" w:cs="Times New Roman"/>
            <w:sz w:val="24"/>
            <w:szCs w:val="24"/>
          </w:rPr>
          <w:t>Our</w:t>
        </w:r>
      </w:ins>
      <w:r w:rsidRPr="00767A80">
        <w:rPr>
          <w:rFonts w:ascii="Times New Roman" w:eastAsia="Calibri" w:hAnsi="Times New Roman" w:cs="Times New Roman"/>
          <w:sz w:val="24"/>
          <w:szCs w:val="24"/>
        </w:rPr>
        <w:t xml:space="preserve"> study aims to investigate the relationship between plant phenology and reproductive fitness in tundra species under warming conditions. Specifically, we explore the effects of ambient and experimental warming on reproductive fitness both directly and indirectly through shifts</w:t>
      </w:r>
      <w:r w:rsidR="00011561" w:rsidRPr="00767A80">
        <w:rPr>
          <w:rFonts w:ascii="Times New Roman" w:eastAsia="Calibri" w:hAnsi="Times New Roman" w:cs="Times New Roman"/>
          <w:sz w:val="24"/>
          <w:szCs w:val="24"/>
        </w:rPr>
        <w:t xml:space="preserve"> in flowering time</w:t>
      </w:r>
      <w:r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highlight w:val="white"/>
        </w:rPr>
        <w:t xml:space="preserve">We leverage two long-term (30+ </w:t>
      </w:r>
      <w:ins w:id="173" w:author="Sarah Elmendorf" w:date="2023-05-15T08:43:00Z">
        <w:r w:rsidR="000B4152">
          <w:rPr>
            <w:rFonts w:ascii="Times New Roman" w:eastAsia="Calibri" w:hAnsi="Times New Roman" w:cs="Times New Roman"/>
            <w:sz w:val="24"/>
            <w:szCs w:val="24"/>
            <w:highlight w:val="white"/>
          </w:rPr>
          <w:t>site-</w:t>
        </w:r>
      </w:ins>
      <w:r w:rsidRPr="00767A80">
        <w:rPr>
          <w:rFonts w:ascii="Times New Roman" w:eastAsia="Calibri" w:hAnsi="Times New Roman" w:cs="Times New Roman"/>
          <w:sz w:val="24"/>
          <w:szCs w:val="24"/>
          <w:highlight w:val="white"/>
        </w:rPr>
        <w:t>years total) field monitoring datasets on tagged individual plants from twelve tundra species in the Canadian Arctic as part of the International Tundra Experiment (ITEX)</w:t>
      </w:r>
      <w:ins w:id="174" w:author="Henry, Greg" w:date="2023-06-03T19:44:00Z">
        <w:r w:rsidR="0005167B">
          <w:rPr>
            <w:rFonts w:ascii="Times New Roman" w:eastAsia="Calibri" w:hAnsi="Times New Roman" w:cs="Times New Roman"/>
            <w:sz w:val="24"/>
            <w:szCs w:val="24"/>
            <w:highlight w:val="white"/>
          </w:rPr>
          <w:t xml:space="preserve"> </w:t>
        </w:r>
      </w:ins>
      <w:ins w:id="175" w:author="Henry, Greg" w:date="2023-06-03T19:45:00Z">
        <w:r w:rsidR="0005167B">
          <w:rPr>
            <w:rFonts w:ascii="Times New Roman" w:eastAsia="Calibri" w:hAnsi="Times New Roman" w:cs="Times New Roman"/>
            <w:sz w:val="24"/>
            <w:szCs w:val="24"/>
            <w:highlight w:val="white"/>
          </w:rPr>
          <w:t>(Henry et al. 2022)</w:t>
        </w:r>
      </w:ins>
      <w:r w:rsidRPr="00767A80">
        <w:rPr>
          <w:rFonts w:ascii="Times New Roman" w:eastAsia="Calibri" w:hAnsi="Times New Roman" w:cs="Times New Roman"/>
          <w:sz w:val="24"/>
          <w:szCs w:val="24"/>
          <w:highlight w:val="white"/>
        </w:rPr>
        <w:t>. S</w:t>
      </w:r>
      <w:r w:rsidRPr="00767A80">
        <w:rPr>
          <w:rFonts w:ascii="Times New Roman" w:eastAsia="Calibri" w:hAnsi="Times New Roman" w:cs="Times New Roman"/>
          <w:sz w:val="24"/>
          <w:szCs w:val="24"/>
        </w:rPr>
        <w:t>pecies encompass a wide range of taxonomic diversity and plant functional types with circumpolar or circumboreal distributions (Fig 1).</w:t>
      </w:r>
    </w:p>
    <w:p w14:paraId="0C4DD676" w14:textId="77777777" w:rsidR="00C96047" w:rsidRPr="00767A80" w:rsidRDefault="001508B9" w:rsidP="00A0344C">
      <w:pPr>
        <w:spacing w:before="240" w:after="240"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Our resea</w:t>
      </w:r>
      <w:r w:rsidR="00F02C8F" w:rsidRPr="00767A80">
        <w:rPr>
          <w:rFonts w:ascii="Times New Roman" w:eastAsia="Calibri" w:hAnsi="Times New Roman" w:cs="Times New Roman"/>
          <w:sz w:val="24"/>
          <w:szCs w:val="24"/>
        </w:rPr>
        <w:t>rch questions are as follows: 1) How does experimental and ambient warming influence the relationship between plant phenology and reproductive fitness (flower and fruit number) within tundra species? In particular, we are interested to know whether</w:t>
      </w:r>
      <w:r w:rsidRPr="00767A80">
        <w:rPr>
          <w:rFonts w:ascii="Times New Roman" w:eastAsia="Calibri" w:hAnsi="Times New Roman" w:cs="Times New Roman"/>
          <w:sz w:val="24"/>
          <w:szCs w:val="24"/>
        </w:rPr>
        <w:t xml:space="preserve"> tundra plant species that shift their phenology with warming temperatures have altered (positive or negative) re</w:t>
      </w:r>
      <w:r w:rsidR="00F02C8F" w:rsidRPr="00767A80">
        <w:rPr>
          <w:rFonts w:ascii="Times New Roman" w:eastAsia="Calibri" w:hAnsi="Times New Roman" w:cs="Times New Roman"/>
          <w:sz w:val="24"/>
          <w:szCs w:val="24"/>
        </w:rPr>
        <w:t>productive fitness outcomes. 2) H</w:t>
      </w:r>
      <w:r w:rsidRPr="00767A80">
        <w:rPr>
          <w:rFonts w:ascii="Times New Roman" w:eastAsia="Calibri" w:hAnsi="Times New Roman" w:cs="Times New Roman"/>
          <w:sz w:val="24"/>
          <w:szCs w:val="24"/>
        </w:rPr>
        <w:t>ow</w:t>
      </w:r>
      <w:r w:rsidR="00F02C8F" w:rsidRPr="00767A80">
        <w:rPr>
          <w:rFonts w:ascii="Times New Roman" w:eastAsia="Calibri" w:hAnsi="Times New Roman" w:cs="Times New Roman"/>
          <w:sz w:val="24"/>
          <w:szCs w:val="24"/>
        </w:rPr>
        <w:t xml:space="preserve"> do the </w:t>
      </w:r>
      <w:r w:rsidRPr="00767A80">
        <w:rPr>
          <w:rFonts w:ascii="Times New Roman" w:eastAsia="Calibri" w:hAnsi="Times New Roman" w:cs="Times New Roman"/>
          <w:sz w:val="24"/>
          <w:szCs w:val="24"/>
        </w:rPr>
        <w:t xml:space="preserve">direct effects of warming </w:t>
      </w:r>
      <w:r w:rsidR="00F02C8F" w:rsidRPr="00767A80">
        <w:rPr>
          <w:rFonts w:ascii="Times New Roman" w:eastAsia="Calibri" w:hAnsi="Times New Roman" w:cs="Times New Roman"/>
          <w:sz w:val="24"/>
          <w:szCs w:val="24"/>
        </w:rPr>
        <w:t xml:space="preserve">on reproductive fitness </w:t>
      </w:r>
      <w:r w:rsidRPr="00767A80">
        <w:rPr>
          <w:rFonts w:ascii="Times New Roman" w:eastAsia="Calibri" w:hAnsi="Times New Roman" w:cs="Times New Roman"/>
          <w:sz w:val="24"/>
          <w:szCs w:val="24"/>
        </w:rPr>
        <w:t xml:space="preserve">compare to the indirect </w:t>
      </w:r>
      <w:r w:rsidRPr="00767A80">
        <w:rPr>
          <w:rFonts w:ascii="Times New Roman" w:eastAsia="Calibri" w:hAnsi="Times New Roman" w:cs="Times New Roman"/>
          <w:sz w:val="24"/>
          <w:szCs w:val="24"/>
        </w:rPr>
        <w:lastRenderedPageBreak/>
        <w:t>effects</w:t>
      </w:r>
      <w:r w:rsidR="00F02C8F" w:rsidRPr="00767A80">
        <w:rPr>
          <w:rFonts w:ascii="Times New Roman" w:eastAsia="Calibri" w:hAnsi="Times New Roman" w:cs="Times New Roman"/>
          <w:sz w:val="24"/>
          <w:szCs w:val="24"/>
        </w:rPr>
        <w:t xml:space="preserve"> of warming</w:t>
      </w:r>
      <w:r w:rsidRPr="00767A80">
        <w:rPr>
          <w:rFonts w:ascii="Times New Roman" w:eastAsia="Calibri" w:hAnsi="Times New Roman" w:cs="Times New Roman"/>
          <w:sz w:val="24"/>
          <w:szCs w:val="24"/>
        </w:rPr>
        <w:t xml:space="preserve"> </w:t>
      </w:r>
      <w:r w:rsidR="00F02C8F" w:rsidRPr="00767A80">
        <w:rPr>
          <w:rFonts w:ascii="Times New Roman" w:eastAsia="Calibri" w:hAnsi="Times New Roman" w:cs="Times New Roman"/>
          <w:sz w:val="24"/>
          <w:szCs w:val="24"/>
        </w:rPr>
        <w:t xml:space="preserve">on reproductive fitness mediated by </w:t>
      </w:r>
      <w:r w:rsidRPr="00767A80">
        <w:rPr>
          <w:rFonts w:ascii="Times New Roman" w:eastAsia="Calibri" w:hAnsi="Times New Roman" w:cs="Times New Roman"/>
          <w:sz w:val="24"/>
          <w:szCs w:val="24"/>
        </w:rPr>
        <w:t>shifting phenology</w:t>
      </w:r>
      <w:r w:rsidR="00F02C8F"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 3) Are relationships between flowering phenology and reproductive fitness </w:t>
      </w:r>
      <w:r w:rsidR="007812D1"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non</w:t>
      </w:r>
      <w:r w:rsidR="007812D1"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linear? If so, is there evidence of</w:t>
      </w:r>
      <w:r w:rsidR="007812D1" w:rsidRPr="00767A80">
        <w:rPr>
          <w:rFonts w:ascii="Times New Roman" w:eastAsia="Calibri" w:hAnsi="Times New Roman" w:cs="Times New Roman"/>
          <w:sz w:val="24"/>
          <w:szCs w:val="24"/>
        </w:rPr>
        <w:t xml:space="preserve"> </w:t>
      </w:r>
      <w:commentRangeStart w:id="176"/>
      <w:commentRangeStart w:id="177"/>
      <w:r w:rsidR="007812D1" w:rsidRPr="00767A80">
        <w:rPr>
          <w:rFonts w:ascii="Times New Roman" w:eastAsia="Calibri" w:hAnsi="Times New Roman" w:cs="Times New Roman"/>
          <w:sz w:val="24"/>
          <w:szCs w:val="24"/>
        </w:rPr>
        <w:t>directional,</w:t>
      </w:r>
      <w:r w:rsidRPr="00767A80">
        <w:rPr>
          <w:rFonts w:ascii="Times New Roman" w:eastAsia="Calibri" w:hAnsi="Times New Roman" w:cs="Times New Roman"/>
          <w:sz w:val="24"/>
          <w:szCs w:val="24"/>
        </w:rPr>
        <w:t xml:space="preserve"> stabilizing or divergent selection </w:t>
      </w:r>
      <w:commentRangeEnd w:id="176"/>
      <w:r w:rsidR="00423D45">
        <w:rPr>
          <w:rStyle w:val="CommentReference"/>
        </w:rPr>
        <w:commentReference w:id="176"/>
      </w:r>
      <w:commentRangeEnd w:id="177"/>
      <w:r w:rsidR="00FC3615">
        <w:rPr>
          <w:rStyle w:val="CommentReference"/>
        </w:rPr>
        <w:commentReference w:id="177"/>
      </w:r>
      <w:r w:rsidRPr="00767A80">
        <w:rPr>
          <w:rFonts w:ascii="Times New Roman" w:eastAsia="Calibri" w:hAnsi="Times New Roman" w:cs="Times New Roman"/>
          <w:sz w:val="24"/>
          <w:szCs w:val="24"/>
        </w:rPr>
        <w:t>of tundra plant phenology under warming</w:t>
      </w:r>
      <w:r w:rsidR="00F02C8F" w:rsidRPr="00767A80">
        <w:rPr>
          <w:rFonts w:ascii="Times New Roman" w:eastAsia="Calibri" w:hAnsi="Times New Roman" w:cs="Times New Roman"/>
          <w:sz w:val="24"/>
          <w:szCs w:val="24"/>
        </w:rPr>
        <w:t xml:space="preserve">? and </w:t>
      </w:r>
      <w:r w:rsidRPr="00767A80">
        <w:rPr>
          <w:rFonts w:ascii="Times New Roman" w:eastAsia="Calibri" w:hAnsi="Times New Roman" w:cs="Times New Roman"/>
          <w:sz w:val="24"/>
          <w:szCs w:val="24"/>
        </w:rPr>
        <w:t>4) How does the relationship between flowering phenology and reproductive fitness shift</w:t>
      </w:r>
      <w:r w:rsidR="00F02C8F" w:rsidRPr="00767A80">
        <w:rPr>
          <w:rFonts w:ascii="Times New Roman" w:eastAsia="Calibri" w:hAnsi="Times New Roman" w:cs="Times New Roman"/>
          <w:sz w:val="24"/>
          <w:szCs w:val="24"/>
        </w:rPr>
        <w:t xml:space="preserve"> under future warming scenarios?</w:t>
      </w:r>
      <w:r w:rsidRPr="00767A80">
        <w:rPr>
          <w:rFonts w:ascii="Times New Roman" w:eastAsia="Calibri" w:hAnsi="Times New Roman" w:cs="Times New Roman"/>
          <w:sz w:val="24"/>
          <w:szCs w:val="24"/>
        </w:rPr>
        <w:t xml:space="preserve">    </w:t>
      </w:r>
    </w:p>
    <w:p w14:paraId="2129303B"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442C0639"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Methods</w:t>
      </w:r>
    </w:p>
    <w:p w14:paraId="67F79AC9"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Data collection </w:t>
      </w:r>
    </w:p>
    <w:p w14:paraId="20FA084F" w14:textId="606C495C"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Data were collected from two long-term experimental monitoring sites in the Canadian Arctic as part of the larger International Tundra Experiment (ITEX) network: Alexandra Fiord, NU (78.83</w:t>
      </w:r>
      <w:ins w:id="178" w:author="Sarah Elmendorf" w:date="2023-05-15T08:58:00Z">
        <w:r w:rsidR="000B4152">
          <w:rPr>
            <w:rFonts w:ascii="Times New Roman" w:eastAsia="Calibri" w:hAnsi="Times New Roman" w:cs="Times New Roman"/>
            <w:sz w:val="24"/>
            <w:szCs w:val="24"/>
          </w:rPr>
          <w:t>°N</w:t>
        </w:r>
      </w:ins>
      <w:r w:rsidRPr="00767A80">
        <w:rPr>
          <w:rFonts w:ascii="Times New Roman" w:eastAsia="Calibri" w:hAnsi="Times New Roman" w:cs="Times New Roman"/>
          <w:sz w:val="24"/>
          <w:szCs w:val="24"/>
        </w:rPr>
        <w:t>, -75.80</w:t>
      </w:r>
      <w:ins w:id="179" w:author="Sarah Elmendorf" w:date="2023-05-15T08:58:00Z">
        <w:r w:rsidR="000B4152">
          <w:rPr>
            <w:rFonts w:ascii="Times New Roman" w:eastAsia="Calibri" w:hAnsi="Times New Roman" w:cs="Times New Roman"/>
            <w:sz w:val="24"/>
            <w:szCs w:val="24"/>
          </w:rPr>
          <w:t>°E</w:t>
        </w:r>
      </w:ins>
      <w:r w:rsidRPr="00767A80">
        <w:rPr>
          <w:rFonts w:ascii="Times New Roman" w:eastAsia="Calibri" w:hAnsi="Times New Roman" w:cs="Times New Roman"/>
          <w:sz w:val="24"/>
          <w:szCs w:val="24"/>
        </w:rPr>
        <w:t>), and Daring Lake Tundra Ecosystem Research Station, NT (64.87</w:t>
      </w:r>
      <w:ins w:id="180" w:author="Sarah Elmendorf" w:date="2023-05-15T08:58:00Z">
        <w:r w:rsidR="000B4152">
          <w:rPr>
            <w:rFonts w:ascii="Times New Roman" w:eastAsia="Calibri" w:hAnsi="Times New Roman" w:cs="Times New Roman"/>
            <w:sz w:val="24"/>
            <w:szCs w:val="24"/>
          </w:rPr>
          <w:t>°N</w:t>
        </w:r>
      </w:ins>
      <w:r w:rsidRPr="00767A80">
        <w:rPr>
          <w:rFonts w:ascii="Times New Roman" w:eastAsia="Calibri" w:hAnsi="Times New Roman" w:cs="Times New Roman"/>
          <w:sz w:val="24"/>
          <w:szCs w:val="24"/>
        </w:rPr>
        <w:t>, -111.58</w:t>
      </w:r>
      <w:ins w:id="181" w:author="Sarah Elmendorf" w:date="2023-05-15T08:58:00Z">
        <w:r w:rsidR="000B4152">
          <w:rPr>
            <w:rFonts w:ascii="Times New Roman" w:eastAsia="Calibri" w:hAnsi="Times New Roman" w:cs="Times New Roman"/>
            <w:sz w:val="24"/>
            <w:szCs w:val="24"/>
          </w:rPr>
          <w:t>°E</w:t>
        </w:r>
      </w:ins>
      <w:r w:rsidRPr="00767A80">
        <w:rPr>
          <w:rFonts w:ascii="Times New Roman" w:eastAsia="Calibri" w:hAnsi="Times New Roman" w:cs="Times New Roman"/>
          <w:sz w:val="24"/>
          <w:szCs w:val="24"/>
        </w:rPr>
        <w:t>). Alexandra Fiord i</w:t>
      </w:r>
      <w:r w:rsidR="00681147" w:rsidRPr="00767A80">
        <w:rPr>
          <w:rFonts w:ascii="Times New Roman" w:eastAsia="Calibri" w:hAnsi="Times New Roman" w:cs="Times New Roman"/>
          <w:sz w:val="24"/>
          <w:szCs w:val="24"/>
        </w:rPr>
        <w:t xml:space="preserve">s a high Arctic tundra site on </w:t>
      </w:r>
      <w:r w:rsidRPr="00767A80">
        <w:rPr>
          <w:rFonts w:ascii="Times New Roman" w:eastAsia="Calibri" w:hAnsi="Times New Roman" w:cs="Times New Roman"/>
          <w:sz w:val="24"/>
          <w:szCs w:val="24"/>
        </w:rPr>
        <w:t>the coast of Johan Peninsula of east-central Ellesmere Island in subzone C of the Circu</w:t>
      </w:r>
      <w:r w:rsidR="008F254C" w:rsidRPr="00767A80">
        <w:rPr>
          <w:rFonts w:ascii="Times New Roman" w:eastAsia="Calibri" w:hAnsi="Times New Roman" w:cs="Times New Roman"/>
          <w:sz w:val="24"/>
          <w:szCs w:val="24"/>
        </w:rPr>
        <w:t>m-Arctic Vegetation Map (CAVM).</w:t>
      </w:r>
      <w:r w:rsidRPr="00767A80">
        <w:rPr>
          <w:rFonts w:ascii="Times New Roman" w:eastAsia="Calibri" w:hAnsi="Times New Roman" w:cs="Times New Roman"/>
          <w:sz w:val="24"/>
          <w:szCs w:val="24"/>
          <w:highlight w:val="white"/>
        </w:rPr>
        <w:t xml:space="preserve"> </w:t>
      </w:r>
      <w:r w:rsidRPr="00767A80">
        <w:rPr>
          <w:rFonts w:ascii="Times New Roman" w:eastAsia="Calibri" w:hAnsi="Times New Roman" w:cs="Times New Roman"/>
          <w:sz w:val="24"/>
          <w:szCs w:val="24"/>
        </w:rPr>
        <w:t xml:space="preserve">Daring Lake is located about 70 km north of the present-day treeline in the Southern Arctic Ecozone within the Tundra Shield Low Arctic Ecoregion (Ecosystem Classification Group 2012), which is subzone E of the CAVM (Walker et al. </w:t>
      </w:r>
      <w:commentRangeStart w:id="182"/>
      <w:commentRangeStart w:id="183"/>
      <w:r w:rsidRPr="00767A80">
        <w:rPr>
          <w:rFonts w:ascii="Times New Roman" w:eastAsia="Calibri" w:hAnsi="Times New Roman" w:cs="Times New Roman"/>
          <w:sz w:val="24"/>
          <w:szCs w:val="24"/>
        </w:rPr>
        <w:t>2005</w:t>
      </w:r>
      <w:commentRangeEnd w:id="182"/>
      <w:r w:rsidR="000B4152">
        <w:rPr>
          <w:rStyle w:val="CommentReference"/>
        </w:rPr>
        <w:commentReference w:id="182"/>
      </w:r>
      <w:commentRangeEnd w:id="183"/>
      <w:r w:rsidR="00AF0E4E">
        <w:rPr>
          <w:rStyle w:val="CommentReference"/>
        </w:rPr>
        <w:commentReference w:id="183"/>
      </w:r>
      <w:r w:rsidRPr="00767A80">
        <w:rPr>
          <w:rFonts w:ascii="Times New Roman" w:eastAsia="Calibri" w:hAnsi="Times New Roman" w:cs="Times New Roman"/>
          <w:sz w:val="24"/>
          <w:szCs w:val="24"/>
        </w:rPr>
        <w:t xml:space="preserve">). </w:t>
      </w:r>
    </w:p>
    <w:p w14:paraId="331D78C5"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CAEEEA4" w14:textId="1435F8AC" w:rsidR="00C96047" w:rsidRPr="00767A80" w:rsidRDefault="000B4152" w:rsidP="00A0344C">
      <w:pPr>
        <w:spacing w:line="480" w:lineRule="auto"/>
        <w:jc w:val="both"/>
        <w:rPr>
          <w:rFonts w:ascii="Times New Roman" w:eastAsia="Calibri" w:hAnsi="Times New Roman" w:cs="Times New Roman"/>
          <w:sz w:val="24"/>
          <w:szCs w:val="24"/>
        </w:rPr>
      </w:pPr>
      <w:commentRangeStart w:id="184"/>
      <w:ins w:id="185" w:author="Sarah Elmendorf" w:date="2023-05-15T09:06:00Z">
        <w:r>
          <w:rPr>
            <w:rFonts w:ascii="Times New Roman" w:eastAsia="Calibri" w:hAnsi="Times New Roman" w:cs="Times New Roman"/>
            <w:sz w:val="24"/>
            <w:szCs w:val="24"/>
          </w:rPr>
          <w:t xml:space="preserve">Phenology </w:t>
        </w:r>
      </w:ins>
      <w:commentRangeEnd w:id="184"/>
      <w:r w:rsidR="0054608E">
        <w:rPr>
          <w:rStyle w:val="CommentReference"/>
        </w:rPr>
        <w:commentReference w:id="184"/>
      </w:r>
      <w:ins w:id="186" w:author="Sarah Elmendorf" w:date="2023-05-15T09:06:00Z">
        <w:r>
          <w:rPr>
            <w:rFonts w:ascii="Times New Roman" w:eastAsia="Calibri" w:hAnsi="Times New Roman" w:cs="Times New Roman"/>
            <w:sz w:val="24"/>
            <w:szCs w:val="24"/>
          </w:rPr>
          <w:t xml:space="preserve">and reproductive fitness data were generated from long-term monitoring programs at both sites </w:t>
        </w:r>
      </w:ins>
      <w:del w:id="187" w:author="Sarah Elmendorf" w:date="2023-05-15T09:07:00Z">
        <w:r w:rsidR="001508B9" w:rsidRPr="00767A80" w:rsidDel="000B4152">
          <w:rPr>
            <w:rFonts w:ascii="Times New Roman" w:eastAsia="Calibri" w:hAnsi="Times New Roman" w:cs="Times New Roman"/>
            <w:sz w:val="24"/>
            <w:szCs w:val="24"/>
          </w:rPr>
          <w:delText xml:space="preserve">Long-term data on phenology and reproductive fitness </w:delText>
        </w:r>
        <w:r w:rsidR="008F254C" w:rsidRPr="00767A80" w:rsidDel="000B4152">
          <w:rPr>
            <w:rFonts w:ascii="Times New Roman" w:eastAsia="Calibri" w:hAnsi="Times New Roman" w:cs="Times New Roman"/>
            <w:sz w:val="24"/>
            <w:szCs w:val="24"/>
          </w:rPr>
          <w:delText>were</w:delText>
        </w:r>
        <w:r w:rsidR="001508B9" w:rsidRPr="00767A80" w:rsidDel="000B4152">
          <w:rPr>
            <w:rFonts w:ascii="Times New Roman" w:eastAsia="Calibri" w:hAnsi="Times New Roman" w:cs="Times New Roman"/>
            <w:sz w:val="24"/>
            <w:szCs w:val="24"/>
          </w:rPr>
          <w:delText xml:space="preserve"> manually recorded via </w:delText>
        </w:r>
        <w:commentRangeStart w:id="188"/>
        <w:r w:rsidR="001508B9" w:rsidRPr="00767A80" w:rsidDel="000B4152">
          <w:rPr>
            <w:rFonts w:ascii="Times New Roman" w:eastAsia="Calibri" w:hAnsi="Times New Roman" w:cs="Times New Roman"/>
            <w:sz w:val="24"/>
            <w:szCs w:val="24"/>
          </w:rPr>
          <w:delText xml:space="preserve">annual observations </w:delText>
        </w:r>
      </w:del>
      <w:commentRangeEnd w:id="188"/>
      <w:r>
        <w:rPr>
          <w:rStyle w:val="CommentReference"/>
        </w:rPr>
        <w:commentReference w:id="188"/>
      </w:r>
      <w:del w:id="189" w:author="Sarah Elmendorf" w:date="2023-05-15T09:07:00Z">
        <w:r w:rsidR="001508B9" w:rsidRPr="00767A80" w:rsidDel="000B4152">
          <w:rPr>
            <w:rFonts w:ascii="Times New Roman" w:eastAsia="Calibri" w:hAnsi="Times New Roman" w:cs="Times New Roman"/>
            <w:sz w:val="24"/>
            <w:szCs w:val="24"/>
          </w:rPr>
          <w:delText xml:space="preserve">at both sites </w:delText>
        </w:r>
      </w:del>
      <w:r w:rsidR="001508B9" w:rsidRPr="00767A80">
        <w:rPr>
          <w:rFonts w:ascii="Times New Roman" w:eastAsia="Calibri" w:hAnsi="Times New Roman" w:cs="Times New Roman"/>
          <w:sz w:val="24"/>
          <w:szCs w:val="24"/>
        </w:rPr>
        <w:t>over the last 3</w:t>
      </w:r>
      <w:del w:id="190" w:author="Henry, Greg" w:date="2023-06-03T20:01:00Z">
        <w:r w:rsidR="001508B9" w:rsidRPr="00767A80" w:rsidDel="00A75C5A">
          <w:rPr>
            <w:rFonts w:ascii="Times New Roman" w:eastAsia="Calibri" w:hAnsi="Times New Roman" w:cs="Times New Roman"/>
            <w:sz w:val="24"/>
            <w:szCs w:val="24"/>
          </w:rPr>
          <w:delText xml:space="preserve">-4 </w:delText>
        </w:r>
      </w:del>
      <w:r w:rsidR="001508B9" w:rsidRPr="00767A80">
        <w:rPr>
          <w:rFonts w:ascii="Times New Roman" w:eastAsia="Calibri" w:hAnsi="Times New Roman" w:cs="Times New Roman"/>
          <w:sz w:val="24"/>
          <w:szCs w:val="24"/>
        </w:rPr>
        <w:t xml:space="preserve">decades. </w:t>
      </w:r>
      <w:commentRangeStart w:id="191"/>
      <w:r w:rsidR="001508B9" w:rsidRPr="00767A80">
        <w:rPr>
          <w:rFonts w:ascii="Times New Roman" w:eastAsia="Calibri" w:hAnsi="Times New Roman" w:cs="Times New Roman"/>
          <w:sz w:val="24"/>
          <w:szCs w:val="24"/>
        </w:rPr>
        <w:t xml:space="preserve">At Daring Lake, repeat measurements were made from 2001-2022 on tagged individual plants for </w:t>
      </w:r>
      <w:r w:rsidR="008F254C" w:rsidRPr="00767A80">
        <w:rPr>
          <w:rFonts w:ascii="Times New Roman" w:eastAsia="Calibri" w:hAnsi="Times New Roman" w:cs="Times New Roman"/>
          <w:sz w:val="24"/>
          <w:szCs w:val="24"/>
        </w:rPr>
        <w:t>seven</w:t>
      </w:r>
      <w:r w:rsidR="001508B9" w:rsidRPr="00767A80">
        <w:rPr>
          <w:rFonts w:ascii="Times New Roman" w:eastAsia="Calibri" w:hAnsi="Times New Roman" w:cs="Times New Roman"/>
          <w:sz w:val="24"/>
          <w:szCs w:val="24"/>
        </w:rPr>
        <w:t xml:space="preserve"> common tundra species (n~20 individuals per species). </w:t>
      </w:r>
      <w:commentRangeEnd w:id="191"/>
      <w:r w:rsidR="00FB6E9B">
        <w:rPr>
          <w:rStyle w:val="CommentReference"/>
        </w:rPr>
        <w:commentReference w:id="191"/>
      </w:r>
      <w:r w:rsidR="001508B9" w:rsidRPr="00767A80">
        <w:rPr>
          <w:rFonts w:ascii="Times New Roman" w:eastAsia="Calibri" w:hAnsi="Times New Roman" w:cs="Times New Roman"/>
          <w:sz w:val="24"/>
          <w:szCs w:val="24"/>
        </w:rPr>
        <w:t xml:space="preserve">At Alexandra Fiord, </w:t>
      </w:r>
      <w:ins w:id="192" w:author="Sarah Elmendorf" w:date="2023-05-15T09:09:00Z">
        <w:r w:rsidRPr="00767A80">
          <w:rPr>
            <w:rFonts w:ascii="Times New Roman" w:eastAsia="Calibri" w:hAnsi="Times New Roman" w:cs="Times New Roman"/>
            <w:sz w:val="24"/>
            <w:szCs w:val="24"/>
          </w:rPr>
          <w:t>repeat measurements were made</w:t>
        </w:r>
        <w:r>
          <w:rPr>
            <w:rFonts w:ascii="Times New Roman" w:eastAsia="Calibri" w:hAnsi="Times New Roman" w:cs="Times New Roman"/>
            <w:sz w:val="24"/>
            <w:szCs w:val="24"/>
          </w:rPr>
          <w:t xml:space="preserve"> from </w:t>
        </w:r>
        <w:r w:rsidRPr="00767A80">
          <w:rPr>
            <w:rFonts w:ascii="Times New Roman" w:eastAsia="Calibri" w:hAnsi="Times New Roman" w:cs="Times New Roman"/>
            <w:sz w:val="24"/>
            <w:szCs w:val="24"/>
          </w:rPr>
          <w:t xml:space="preserve">1992-2003 </w:t>
        </w:r>
        <w:r>
          <w:rPr>
            <w:rFonts w:ascii="Times New Roman" w:eastAsia="Calibri" w:hAnsi="Times New Roman" w:cs="Times New Roman"/>
            <w:sz w:val="24"/>
            <w:szCs w:val="24"/>
          </w:rPr>
          <w:t xml:space="preserve">on tagged individuals for five common tundra species </w:t>
        </w:r>
      </w:ins>
      <w:del w:id="193" w:author="Sarah Elmendorf" w:date="2023-05-15T09:09:00Z">
        <w:r w:rsidR="001508B9" w:rsidRPr="00767A80" w:rsidDel="000B4152">
          <w:rPr>
            <w:rFonts w:ascii="Times New Roman" w:eastAsia="Calibri" w:hAnsi="Times New Roman" w:cs="Times New Roman"/>
            <w:sz w:val="24"/>
            <w:szCs w:val="24"/>
          </w:rPr>
          <w:delText xml:space="preserve">annual measurements within marked plots both </w:delText>
        </w:r>
      </w:del>
      <w:r w:rsidR="001508B9" w:rsidRPr="00767A80">
        <w:rPr>
          <w:rFonts w:ascii="Times New Roman" w:eastAsia="Calibri" w:hAnsi="Times New Roman" w:cs="Times New Roman"/>
          <w:sz w:val="24"/>
          <w:szCs w:val="24"/>
        </w:rPr>
        <w:t>inside and out of experimental warming open top chambers (OTCs)</w:t>
      </w:r>
      <w:ins w:id="194" w:author="Sarah Elmendorf" w:date="2023-05-15T09:10:00Z">
        <w:r>
          <w:rPr>
            <w:rFonts w:ascii="Times New Roman" w:eastAsia="Calibri" w:hAnsi="Times New Roman" w:cs="Times New Roman"/>
            <w:sz w:val="24"/>
            <w:szCs w:val="24"/>
          </w:rPr>
          <w:t>.</w:t>
        </w:r>
      </w:ins>
      <w:del w:id="195" w:author="Sarah Elmendorf" w:date="2023-05-15T09:10:00Z">
        <w:r w:rsidR="001508B9" w:rsidRPr="00767A80" w:rsidDel="000B4152">
          <w:rPr>
            <w:rFonts w:ascii="Times New Roman" w:eastAsia="Calibri" w:hAnsi="Times New Roman" w:cs="Times New Roman"/>
            <w:sz w:val="24"/>
            <w:szCs w:val="24"/>
          </w:rPr>
          <w:delText xml:space="preserve"> were made from </w:delText>
        </w:r>
      </w:del>
      <w:del w:id="196" w:author="Sarah Elmendorf" w:date="2023-05-15T09:09:00Z">
        <w:r w:rsidR="001508B9" w:rsidRPr="00767A80" w:rsidDel="000B4152">
          <w:rPr>
            <w:rFonts w:ascii="Times New Roman" w:eastAsia="Calibri" w:hAnsi="Times New Roman" w:cs="Times New Roman"/>
            <w:sz w:val="24"/>
            <w:szCs w:val="24"/>
          </w:rPr>
          <w:delText xml:space="preserve">1992-2003 </w:delText>
        </w:r>
      </w:del>
      <w:del w:id="197" w:author="Sarah Elmendorf" w:date="2023-05-15T09:10:00Z">
        <w:r w:rsidR="001508B9" w:rsidRPr="00767A80" w:rsidDel="000B4152">
          <w:rPr>
            <w:rFonts w:ascii="Times New Roman" w:eastAsia="Calibri" w:hAnsi="Times New Roman" w:cs="Times New Roman"/>
            <w:sz w:val="24"/>
            <w:szCs w:val="24"/>
          </w:rPr>
          <w:delText xml:space="preserve">on individual plants of </w:delText>
        </w:r>
        <w:r w:rsidR="008F254C" w:rsidRPr="00767A80" w:rsidDel="000B4152">
          <w:rPr>
            <w:rFonts w:ascii="Times New Roman" w:eastAsia="Calibri" w:hAnsi="Times New Roman" w:cs="Times New Roman"/>
            <w:sz w:val="24"/>
            <w:szCs w:val="24"/>
          </w:rPr>
          <w:delText>five</w:delText>
        </w:r>
        <w:r w:rsidR="001508B9" w:rsidRPr="00767A80" w:rsidDel="000B4152">
          <w:rPr>
            <w:rFonts w:ascii="Times New Roman" w:eastAsia="Calibri" w:hAnsi="Times New Roman" w:cs="Times New Roman"/>
            <w:sz w:val="24"/>
            <w:szCs w:val="24"/>
          </w:rPr>
          <w:delText xml:space="preserve"> common tundra species</w:delText>
        </w:r>
      </w:del>
      <w:r w:rsidR="001508B9" w:rsidRPr="00767A80">
        <w:rPr>
          <w:rFonts w:ascii="Times New Roman" w:eastAsia="Calibri" w:hAnsi="Times New Roman" w:cs="Times New Roman"/>
          <w:sz w:val="24"/>
          <w:szCs w:val="24"/>
        </w:rPr>
        <w:t xml:space="preserve">. </w:t>
      </w:r>
      <w:ins w:id="198" w:author="Sarah Elmendorf" w:date="2023-05-15T09:11:00Z">
        <w:r>
          <w:rPr>
            <w:rFonts w:ascii="Times New Roman" w:eastAsia="Calibri" w:hAnsi="Times New Roman" w:cs="Times New Roman"/>
            <w:sz w:val="24"/>
            <w:szCs w:val="24"/>
          </w:rPr>
          <w:t xml:space="preserve">Plants that died and/or lost tags were replaced with new individuals as needed (xx%) </w:t>
        </w:r>
      </w:ins>
      <w:del w:id="199" w:author="Sarah Elmendorf" w:date="2023-05-15T09:11:00Z">
        <w:r w:rsidR="001508B9" w:rsidRPr="00767A80" w:rsidDel="000B4152">
          <w:rPr>
            <w:rFonts w:ascii="Times New Roman" w:eastAsia="Calibri" w:hAnsi="Times New Roman" w:cs="Times New Roman"/>
            <w:sz w:val="24"/>
            <w:szCs w:val="24"/>
          </w:rPr>
          <w:delText xml:space="preserve">Individual plants were re-visited within the same growing season but not across all years at Alexandra Fiord, as new individuals were chosen after plant death or lost tags. </w:delText>
        </w:r>
      </w:del>
      <w:r w:rsidR="001508B9" w:rsidRPr="00767A80">
        <w:rPr>
          <w:rFonts w:ascii="Times New Roman" w:eastAsia="Calibri" w:hAnsi="Times New Roman" w:cs="Times New Roman"/>
          <w:sz w:val="24"/>
          <w:szCs w:val="24"/>
        </w:rPr>
        <w:t xml:space="preserve">Species at </w:t>
      </w:r>
      <w:r w:rsidR="001508B9" w:rsidRPr="00767A80">
        <w:rPr>
          <w:rFonts w:ascii="Times New Roman" w:eastAsia="Calibri" w:hAnsi="Times New Roman" w:cs="Times New Roman"/>
          <w:sz w:val="24"/>
          <w:szCs w:val="24"/>
        </w:rPr>
        <w:lastRenderedPageBreak/>
        <w:t>both sites incorporate a wide range of taxonomic diversity and plant functional types (woody, herbaceous, deciduous, evergreen, shrub, graminoid, forb, cushion) and reflect circumpolar/circumboreal distributions (Fig 1, Table S</w:t>
      </w:r>
      <w:r w:rsidR="00EA1584" w:rsidRPr="00767A80">
        <w:rPr>
          <w:rFonts w:ascii="Times New Roman" w:eastAsia="Calibri" w:hAnsi="Times New Roman" w:cs="Times New Roman"/>
          <w:sz w:val="24"/>
          <w:szCs w:val="24"/>
        </w:rPr>
        <w:t>1</w:t>
      </w:r>
      <w:r w:rsidR="001508B9" w:rsidRPr="00767A80">
        <w:rPr>
          <w:rFonts w:ascii="Times New Roman" w:eastAsia="Calibri" w:hAnsi="Times New Roman" w:cs="Times New Roman"/>
          <w:sz w:val="24"/>
          <w:szCs w:val="24"/>
        </w:rPr>
        <w:t xml:space="preserve">). </w:t>
      </w:r>
    </w:p>
    <w:p w14:paraId="2E05D196"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0463053" w14:textId="49627233" w:rsidR="00C96047" w:rsidRPr="00767A80" w:rsidRDefault="001508B9" w:rsidP="00A0344C">
      <w:pPr>
        <w:spacing w:line="480" w:lineRule="auto"/>
        <w:jc w:val="both"/>
        <w:rPr>
          <w:rFonts w:ascii="Times New Roman" w:eastAsia="Calibri" w:hAnsi="Times New Roman" w:cs="Times New Roman"/>
          <w:sz w:val="24"/>
          <w:szCs w:val="24"/>
        </w:rPr>
      </w:pPr>
      <w:commentRangeStart w:id="200"/>
      <w:r w:rsidRPr="00767A80">
        <w:rPr>
          <w:rFonts w:ascii="Times New Roman" w:eastAsia="Calibri" w:hAnsi="Times New Roman" w:cs="Times New Roman"/>
          <w:sz w:val="24"/>
          <w:szCs w:val="24"/>
        </w:rPr>
        <w:t>Climate data were collected from auto</w:t>
      </w:r>
      <w:ins w:id="201" w:author="Sarah Elmendorf" w:date="2023-05-15T09:13:00Z">
        <w:r w:rsidR="00FB6E9B">
          <w:rPr>
            <w:rFonts w:ascii="Times New Roman" w:eastAsia="Calibri" w:hAnsi="Times New Roman" w:cs="Times New Roman"/>
            <w:sz w:val="24"/>
            <w:szCs w:val="24"/>
          </w:rPr>
          <w:t xml:space="preserve">matic weather </w:t>
        </w:r>
      </w:ins>
      <w:del w:id="202" w:author="Sarah Elmendorf" w:date="2023-05-15T09:13:00Z">
        <w:r w:rsidRPr="00767A80" w:rsidDel="00FB6E9B">
          <w:rPr>
            <w:rFonts w:ascii="Times New Roman" w:eastAsia="Calibri" w:hAnsi="Times New Roman" w:cs="Times New Roman"/>
            <w:sz w:val="24"/>
            <w:szCs w:val="24"/>
          </w:rPr>
          <w:delText xml:space="preserve">-met </w:delText>
        </w:r>
      </w:del>
      <w:r w:rsidRPr="00767A80">
        <w:rPr>
          <w:rFonts w:ascii="Times New Roman" w:eastAsia="Calibri" w:hAnsi="Times New Roman" w:cs="Times New Roman"/>
          <w:sz w:val="24"/>
          <w:szCs w:val="24"/>
        </w:rPr>
        <w:t xml:space="preserve">stations at both sites and snow free dates were recorded from visual observations for each plot/species. </w:t>
      </w:r>
      <w:commentRangeEnd w:id="200"/>
      <w:r w:rsidR="00FB6E9B">
        <w:rPr>
          <w:rStyle w:val="CommentReference"/>
        </w:rPr>
        <w:commentReference w:id="200"/>
      </w:r>
      <w:r w:rsidRPr="00767A80">
        <w:rPr>
          <w:rFonts w:ascii="Times New Roman" w:eastAsia="Calibri" w:hAnsi="Times New Roman" w:cs="Times New Roman"/>
          <w:sz w:val="24"/>
          <w:szCs w:val="24"/>
        </w:rPr>
        <w:t xml:space="preserve">Average growing season temperatures at Daring Lake have warmed substantially over the </w:t>
      </w:r>
      <w:r w:rsidR="008F254C" w:rsidRPr="00767A80">
        <w:rPr>
          <w:rFonts w:ascii="Times New Roman" w:eastAsia="Calibri" w:hAnsi="Times New Roman" w:cs="Times New Roman"/>
          <w:sz w:val="24"/>
          <w:szCs w:val="24"/>
        </w:rPr>
        <w:t>21-year</w:t>
      </w:r>
      <w:r w:rsidRPr="00767A80">
        <w:rPr>
          <w:rFonts w:ascii="Times New Roman" w:eastAsia="Calibri" w:hAnsi="Times New Roman" w:cs="Times New Roman"/>
          <w:sz w:val="24"/>
          <w:szCs w:val="24"/>
        </w:rPr>
        <w:t xml:space="preserve"> study period (Fig 3a) but show no consistent temporal trend at Alexandra </w:t>
      </w:r>
      <w:commentRangeStart w:id="203"/>
      <w:commentRangeStart w:id="204"/>
      <w:r w:rsidRPr="00767A80">
        <w:rPr>
          <w:rFonts w:ascii="Times New Roman" w:eastAsia="Calibri" w:hAnsi="Times New Roman" w:cs="Times New Roman"/>
          <w:sz w:val="24"/>
          <w:szCs w:val="24"/>
        </w:rPr>
        <w:t xml:space="preserve">Fiord over the </w:t>
      </w:r>
      <w:r w:rsidR="008F254C" w:rsidRPr="00767A80">
        <w:rPr>
          <w:rFonts w:ascii="Times New Roman" w:eastAsia="Calibri" w:hAnsi="Times New Roman" w:cs="Times New Roman"/>
          <w:sz w:val="24"/>
          <w:szCs w:val="24"/>
        </w:rPr>
        <w:t>10-year</w:t>
      </w:r>
      <w:r w:rsidRPr="00767A80">
        <w:rPr>
          <w:rFonts w:ascii="Times New Roman" w:eastAsia="Calibri" w:hAnsi="Times New Roman" w:cs="Times New Roman"/>
          <w:sz w:val="24"/>
          <w:szCs w:val="24"/>
        </w:rPr>
        <w:t xml:space="preserve"> study period</w:t>
      </w:r>
      <w:commentRangeEnd w:id="203"/>
      <w:r w:rsidRPr="00767A80">
        <w:rPr>
          <w:rFonts w:ascii="Times New Roman" w:hAnsi="Times New Roman" w:cs="Times New Roman"/>
          <w:sz w:val="24"/>
          <w:szCs w:val="24"/>
        </w:rPr>
        <w:commentReference w:id="203"/>
      </w:r>
      <w:commentRangeEnd w:id="204"/>
      <w:r w:rsidR="00F9096F" w:rsidRPr="00767A80">
        <w:rPr>
          <w:rStyle w:val="CommentReference"/>
          <w:rFonts w:ascii="Times New Roman" w:hAnsi="Times New Roman" w:cs="Times New Roman"/>
          <w:sz w:val="24"/>
          <w:szCs w:val="24"/>
        </w:rPr>
        <w:commentReference w:id="204"/>
      </w:r>
      <w:r w:rsidRPr="00767A80">
        <w:rPr>
          <w:rFonts w:ascii="Times New Roman" w:eastAsia="Calibri" w:hAnsi="Times New Roman" w:cs="Times New Roman"/>
          <w:sz w:val="24"/>
          <w:szCs w:val="24"/>
        </w:rPr>
        <w:t xml:space="preserve"> (Fig S1</w:t>
      </w:r>
      <w:r w:rsidR="00184DEE" w:rsidRPr="00767A80">
        <w:rPr>
          <w:rFonts w:ascii="Times New Roman" w:eastAsia="Calibri" w:hAnsi="Times New Roman" w:cs="Times New Roman"/>
          <w:sz w:val="24"/>
          <w:szCs w:val="24"/>
        </w:rPr>
        <w:t>b</w:t>
      </w:r>
      <w:r w:rsidRPr="00767A80">
        <w:rPr>
          <w:rFonts w:ascii="Times New Roman" w:eastAsia="Calibri" w:hAnsi="Times New Roman" w:cs="Times New Roman"/>
          <w:sz w:val="24"/>
          <w:szCs w:val="24"/>
        </w:rPr>
        <w:t xml:space="preserve">). However, </w:t>
      </w:r>
      <w:ins w:id="205" w:author="Sarah Elmendorf" w:date="2023-05-15T09:15:00Z">
        <w:r w:rsidR="00FB6E9B" w:rsidRPr="00767A80">
          <w:rPr>
            <w:rFonts w:ascii="Times New Roman" w:eastAsia="Calibri" w:hAnsi="Times New Roman" w:cs="Times New Roman"/>
            <w:sz w:val="24"/>
            <w:szCs w:val="24"/>
          </w:rPr>
          <w:t xml:space="preserve">during peak flowering </w:t>
        </w:r>
      </w:ins>
      <w:r w:rsidRPr="00767A80">
        <w:rPr>
          <w:rFonts w:ascii="Times New Roman" w:eastAsia="Calibri" w:hAnsi="Times New Roman" w:cs="Times New Roman"/>
          <w:sz w:val="24"/>
          <w:szCs w:val="24"/>
        </w:rPr>
        <w:t xml:space="preserve">OTCs warm tundra plant communities between 1-2 </w:t>
      </w:r>
      <w:del w:id="206" w:author="Sarah Elmendorf" w:date="2023-05-15T09:14:00Z">
        <w:r w:rsidRPr="00767A80" w:rsidDel="00FB6E9B">
          <w:rPr>
            <w:rFonts w:ascii="Times New Roman" w:eastAsia="Calibri" w:hAnsi="Times New Roman" w:cs="Times New Roman"/>
            <w:sz w:val="24"/>
            <w:szCs w:val="24"/>
          </w:rPr>
          <w:delText xml:space="preserve">degrees </w:delText>
        </w:r>
      </w:del>
      <w:ins w:id="207" w:author="Sarah Elmendorf" w:date="2023-05-15T09:14:00Z">
        <w:r w:rsidR="00FB6E9B">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C at Alexandra Fiord depending on location and time of day </w:t>
      </w:r>
      <w:del w:id="208" w:author="Sarah Elmendorf" w:date="2023-05-15T09:15:00Z">
        <w:r w:rsidRPr="00767A80" w:rsidDel="00FB6E9B">
          <w:rPr>
            <w:rFonts w:ascii="Times New Roman" w:eastAsia="Calibri" w:hAnsi="Times New Roman" w:cs="Times New Roman"/>
            <w:sz w:val="24"/>
            <w:szCs w:val="24"/>
          </w:rPr>
          <w:delText xml:space="preserve">during peak flowering </w:delText>
        </w:r>
      </w:del>
      <w:r w:rsidRPr="00767A80">
        <w:rPr>
          <w:rFonts w:ascii="Times New Roman" w:eastAsia="Calibri" w:hAnsi="Times New Roman" w:cs="Times New Roman"/>
          <w:sz w:val="24"/>
          <w:szCs w:val="24"/>
        </w:rPr>
        <w:t>(Fig 3b, data from Hollister et al</w:t>
      </w:r>
      <w:ins w:id="209" w:author="celphin@student.ubc.ca" w:date="2023-05-22T11:17:00Z">
        <w:r w:rsidR="00E125E4">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2023). Thus, we focused on the effects of ambient climate warming at Daring Lake and the effects of experimental warming at Alexandra Fiord.</w:t>
      </w:r>
    </w:p>
    <w:p w14:paraId="0FB8A8E9" w14:textId="77777777" w:rsidR="00C96047" w:rsidRPr="00767A80" w:rsidRDefault="00C96047" w:rsidP="00A0344C">
      <w:pPr>
        <w:spacing w:line="480" w:lineRule="auto"/>
        <w:jc w:val="both"/>
        <w:rPr>
          <w:rFonts w:ascii="Times New Roman" w:eastAsia="Calibri" w:hAnsi="Times New Roman" w:cs="Times New Roman"/>
          <w:i/>
          <w:sz w:val="24"/>
          <w:szCs w:val="24"/>
        </w:rPr>
      </w:pPr>
    </w:p>
    <w:p w14:paraId="3A34B46F"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Statistical modeling </w:t>
      </w:r>
    </w:p>
    <w:p w14:paraId="12FACC3C" w14:textId="77777777"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Daring Lake: Ambient climate warming as driver</w:t>
      </w:r>
    </w:p>
    <w:p w14:paraId="3A79DF55" w14:textId="34999C7B" w:rsidR="00C96047" w:rsidRPr="00767A80" w:rsidRDefault="001508B9"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t>For the Daring Lake dataset, to determine which climate parameters best predicted annual phenology and reproductive fitness</w:t>
      </w:r>
      <w:ins w:id="210" w:author="Sarah Elmendorf" w:date="2023-05-15T09:45:00Z">
        <w:r w:rsidR="00FB6E9B">
          <w:rPr>
            <w:rFonts w:ascii="Times New Roman" w:eastAsia="Calibri" w:hAnsi="Times New Roman" w:cs="Times New Roman"/>
            <w:sz w:val="24"/>
            <w:szCs w:val="24"/>
            <w:highlight w:val="white"/>
          </w:rPr>
          <w:t xml:space="preserve"> individually</w:t>
        </w:r>
      </w:ins>
      <w:r w:rsidRPr="00767A80">
        <w:rPr>
          <w:rFonts w:ascii="Times New Roman" w:eastAsia="Calibri" w:hAnsi="Times New Roman" w:cs="Times New Roman"/>
          <w:sz w:val="24"/>
          <w:szCs w:val="24"/>
          <w:highlight w:val="white"/>
        </w:rPr>
        <w:t xml:space="preserve">, we used a model selection approach with linear mixed effects models in the R packages lme4 (v1.1-31) </w:t>
      </w:r>
      <w:hyperlink r:id="rId10">
        <w:r w:rsidRPr="00767A80">
          <w:rPr>
            <w:rFonts w:ascii="Times New Roman" w:eastAsia="Calibri" w:hAnsi="Times New Roman" w:cs="Times New Roman"/>
            <w:sz w:val="24"/>
            <w:szCs w:val="24"/>
            <w:highlight w:val="white"/>
          </w:rPr>
          <w:t>(Bates et al. 2014)</w:t>
        </w:r>
      </w:hyperlink>
      <w:r w:rsidRPr="00767A80">
        <w:rPr>
          <w:rFonts w:ascii="Times New Roman" w:eastAsia="Calibri" w:hAnsi="Times New Roman" w:cs="Times New Roman"/>
          <w:sz w:val="24"/>
          <w:szCs w:val="24"/>
          <w:highlight w:val="white"/>
        </w:rPr>
        <w:t xml:space="preserve"> and AICcmodavg (v2.3-1)</w:t>
      </w:r>
      <w:r w:rsidR="00B64A06" w:rsidRPr="00767A80">
        <w:rPr>
          <w:rFonts w:ascii="Times New Roman" w:eastAsia="Calibri" w:hAnsi="Times New Roman" w:cs="Times New Roman"/>
          <w:sz w:val="24"/>
          <w:szCs w:val="24"/>
          <w:highlight w:val="white"/>
        </w:rPr>
        <w:t xml:space="preserve"> (Mazerolle 2009)</w:t>
      </w:r>
      <w:r w:rsidRPr="00767A80">
        <w:rPr>
          <w:rFonts w:ascii="Times New Roman" w:eastAsia="Calibri" w:hAnsi="Times New Roman" w:cs="Times New Roman"/>
          <w:sz w:val="24"/>
          <w:szCs w:val="24"/>
          <w:highlight w:val="white"/>
        </w:rPr>
        <w:t xml:space="preserve">. We included the following climate parameters in these models: </w:t>
      </w:r>
      <w:del w:id="211" w:author="Sarah Elmendorf" w:date="2023-05-15T09:46:00Z">
        <w:r w:rsidRPr="00767A80" w:rsidDel="00FB6E9B">
          <w:rPr>
            <w:rFonts w:ascii="Times New Roman" w:eastAsia="Calibri" w:hAnsi="Times New Roman" w:cs="Times New Roman"/>
            <w:sz w:val="24"/>
            <w:szCs w:val="24"/>
            <w:highlight w:val="white"/>
          </w:rPr>
          <w:delText xml:space="preserve">1. </w:delText>
        </w:r>
      </w:del>
      <w:ins w:id="212" w:author="Sarah Elmendorf" w:date="2023-05-15T09:46:00Z">
        <w:r w:rsidR="00FB6E9B">
          <w:rPr>
            <w:rFonts w:ascii="Times New Roman" w:eastAsia="Calibri" w:hAnsi="Times New Roman" w:cs="Times New Roman"/>
            <w:sz w:val="24"/>
            <w:szCs w:val="24"/>
            <w:highlight w:val="white"/>
          </w:rPr>
          <w:t xml:space="preserve">Site-level </w:t>
        </w:r>
      </w:ins>
      <w:r w:rsidRPr="00767A80">
        <w:rPr>
          <w:rFonts w:ascii="Times New Roman" w:eastAsia="Calibri" w:hAnsi="Times New Roman" w:cs="Times New Roman"/>
          <w:sz w:val="24"/>
          <w:szCs w:val="24"/>
          <w:highlight w:val="white"/>
        </w:rPr>
        <w:t xml:space="preserve">average daily growing season (June-August) temperature (°C) of the </w:t>
      </w:r>
      <w:ins w:id="213" w:author="Sarah Elmendorf" w:date="2023-05-15T09:46:00Z">
        <w:r w:rsidR="00FB6E9B">
          <w:rPr>
            <w:rFonts w:ascii="Times New Roman" w:eastAsia="Calibri" w:hAnsi="Times New Roman" w:cs="Times New Roman"/>
            <w:sz w:val="24"/>
            <w:szCs w:val="24"/>
            <w:highlight w:val="white"/>
          </w:rPr>
          <w:t xml:space="preserve">(1) </w:t>
        </w:r>
      </w:ins>
      <w:r w:rsidRPr="00767A80">
        <w:rPr>
          <w:rFonts w:ascii="Times New Roman" w:eastAsia="Calibri" w:hAnsi="Times New Roman" w:cs="Times New Roman"/>
          <w:sz w:val="24"/>
          <w:szCs w:val="24"/>
          <w:highlight w:val="white"/>
        </w:rPr>
        <w:t xml:space="preserve">current year </w:t>
      </w:r>
      <w:ins w:id="214" w:author="Sarah Elmendorf" w:date="2023-05-15T09:46:00Z">
        <w:r w:rsidR="00FB6E9B">
          <w:rPr>
            <w:rFonts w:ascii="Times New Roman" w:eastAsia="Calibri" w:hAnsi="Times New Roman" w:cs="Times New Roman"/>
            <w:sz w:val="24"/>
            <w:szCs w:val="24"/>
            <w:highlight w:val="white"/>
          </w:rPr>
          <w:t>(</w:t>
        </w:r>
      </w:ins>
      <w:r w:rsidRPr="00767A80">
        <w:rPr>
          <w:rFonts w:ascii="Times New Roman" w:eastAsia="Calibri" w:hAnsi="Times New Roman" w:cs="Times New Roman"/>
          <w:sz w:val="24"/>
          <w:szCs w:val="24"/>
          <w:highlight w:val="white"/>
        </w:rPr>
        <w:t>2</w:t>
      </w:r>
      <w:ins w:id="215" w:author="Sarah Elmendorf" w:date="2023-05-15T09:46:00Z">
        <w:r w:rsidR="00FB6E9B">
          <w:rPr>
            <w:rFonts w:ascii="Times New Roman" w:eastAsia="Calibri" w:hAnsi="Times New Roman" w:cs="Times New Roman"/>
            <w:sz w:val="24"/>
            <w:szCs w:val="24"/>
            <w:highlight w:val="white"/>
          </w:rPr>
          <w:t xml:space="preserve">) </w:t>
        </w:r>
      </w:ins>
      <w:del w:id="216" w:author="Sarah Elmendorf" w:date="2023-05-15T09:46:00Z">
        <w:r w:rsidRPr="00767A80" w:rsidDel="00FB6E9B">
          <w:rPr>
            <w:rFonts w:ascii="Times New Roman" w:eastAsia="Calibri" w:hAnsi="Times New Roman" w:cs="Times New Roman"/>
            <w:sz w:val="24"/>
            <w:szCs w:val="24"/>
            <w:highlight w:val="white"/>
          </w:rPr>
          <w:delText xml:space="preserve">. </w:delText>
        </w:r>
        <w:r w:rsidR="008F254C" w:rsidRPr="00767A80" w:rsidDel="00FB6E9B">
          <w:rPr>
            <w:rFonts w:ascii="Times New Roman" w:eastAsia="Calibri" w:hAnsi="Times New Roman" w:cs="Times New Roman"/>
            <w:sz w:val="24"/>
            <w:szCs w:val="24"/>
            <w:highlight w:val="white"/>
          </w:rPr>
          <w:delText>Average</w:delText>
        </w:r>
        <w:r w:rsidRPr="00767A80" w:rsidDel="00FB6E9B">
          <w:rPr>
            <w:rFonts w:ascii="Times New Roman" w:eastAsia="Calibri" w:hAnsi="Times New Roman" w:cs="Times New Roman"/>
            <w:sz w:val="24"/>
            <w:szCs w:val="24"/>
            <w:highlight w:val="white"/>
          </w:rPr>
          <w:delText xml:space="preserve"> daily growing season (June-August) temperature (°C) of </w:delText>
        </w:r>
      </w:del>
      <w:r w:rsidRPr="00767A80">
        <w:rPr>
          <w:rFonts w:ascii="Times New Roman" w:eastAsia="Calibri" w:hAnsi="Times New Roman" w:cs="Times New Roman"/>
          <w:sz w:val="24"/>
          <w:szCs w:val="24"/>
          <w:highlight w:val="white"/>
        </w:rPr>
        <w:t>the previous y</w:t>
      </w:r>
      <w:r w:rsidR="008F254C" w:rsidRPr="00767A80">
        <w:rPr>
          <w:rFonts w:ascii="Times New Roman" w:eastAsia="Calibri" w:hAnsi="Times New Roman" w:cs="Times New Roman"/>
          <w:sz w:val="24"/>
          <w:szCs w:val="24"/>
          <w:highlight w:val="white"/>
        </w:rPr>
        <w:t xml:space="preserve">ear and </w:t>
      </w:r>
      <w:ins w:id="217" w:author="Sarah Elmendorf" w:date="2023-05-15T09:46:00Z">
        <w:r w:rsidR="00FB6E9B">
          <w:rPr>
            <w:rFonts w:ascii="Times New Roman" w:eastAsia="Calibri" w:hAnsi="Times New Roman" w:cs="Times New Roman"/>
            <w:sz w:val="24"/>
            <w:szCs w:val="24"/>
            <w:highlight w:val="white"/>
          </w:rPr>
          <w:t>(</w:t>
        </w:r>
      </w:ins>
      <w:r w:rsidR="008F254C" w:rsidRPr="00767A80">
        <w:rPr>
          <w:rFonts w:ascii="Times New Roman" w:eastAsia="Calibri" w:hAnsi="Times New Roman" w:cs="Times New Roman"/>
          <w:sz w:val="24"/>
          <w:szCs w:val="24"/>
          <w:highlight w:val="white"/>
        </w:rPr>
        <w:t>3</w:t>
      </w:r>
      <w:ins w:id="218" w:author="Sarah Elmendorf" w:date="2023-05-15T09:46:00Z">
        <w:r w:rsidR="00FB6E9B">
          <w:rPr>
            <w:rFonts w:ascii="Times New Roman" w:eastAsia="Calibri" w:hAnsi="Times New Roman" w:cs="Times New Roman"/>
            <w:sz w:val="24"/>
            <w:szCs w:val="24"/>
            <w:highlight w:val="white"/>
          </w:rPr>
          <w:t>) plot</w:t>
        </w:r>
      </w:ins>
      <w:ins w:id="219" w:author="Amy Angert" w:date="2023-05-22T11:43:00Z">
        <w:r w:rsidR="00AF0E4E">
          <w:rPr>
            <w:rFonts w:ascii="Times New Roman" w:eastAsia="Calibri" w:hAnsi="Times New Roman" w:cs="Times New Roman"/>
            <w:sz w:val="24"/>
            <w:szCs w:val="24"/>
            <w:highlight w:val="white"/>
          </w:rPr>
          <w:t>=</w:t>
        </w:r>
      </w:ins>
      <w:ins w:id="220" w:author="Sarah Elmendorf" w:date="2023-05-15T09:46:00Z">
        <w:del w:id="221" w:author="Amy Angert" w:date="2023-05-22T11:43:00Z">
          <w:r w:rsidR="00FB6E9B" w:rsidDel="00AF0E4E">
            <w:rPr>
              <w:rFonts w:ascii="Times New Roman" w:eastAsia="Calibri" w:hAnsi="Times New Roman" w:cs="Times New Roman"/>
              <w:sz w:val="24"/>
              <w:szCs w:val="24"/>
              <w:highlight w:val="white"/>
            </w:rPr>
            <w:delText xml:space="preserve"> </w:delText>
          </w:r>
        </w:del>
        <w:r w:rsidR="00FB6E9B">
          <w:rPr>
            <w:rFonts w:ascii="Times New Roman" w:eastAsia="Calibri" w:hAnsi="Times New Roman" w:cs="Times New Roman"/>
            <w:sz w:val="24"/>
            <w:szCs w:val="24"/>
            <w:highlight w:val="white"/>
          </w:rPr>
          <w:t xml:space="preserve">level </w:t>
        </w:r>
      </w:ins>
      <w:del w:id="222" w:author="Sarah Elmendorf" w:date="2023-05-15T09:46:00Z">
        <w:r w:rsidR="008F254C" w:rsidRPr="00767A80" w:rsidDel="00FB6E9B">
          <w:rPr>
            <w:rFonts w:ascii="Times New Roman" w:eastAsia="Calibri" w:hAnsi="Times New Roman" w:cs="Times New Roman"/>
            <w:sz w:val="24"/>
            <w:szCs w:val="24"/>
            <w:highlight w:val="white"/>
          </w:rPr>
          <w:delText>.</w:delText>
        </w:r>
      </w:del>
      <w:r w:rsidR="008F254C" w:rsidRPr="00767A80">
        <w:rPr>
          <w:rFonts w:ascii="Times New Roman" w:eastAsia="Calibri" w:hAnsi="Times New Roman" w:cs="Times New Roman"/>
          <w:sz w:val="24"/>
          <w:szCs w:val="24"/>
          <w:highlight w:val="white"/>
        </w:rPr>
        <w:t xml:space="preserve"> </w:t>
      </w:r>
      <w:del w:id="223" w:author="Sarah Elmendorf" w:date="2023-05-15T09:45:00Z">
        <w:r w:rsidR="008F254C" w:rsidRPr="00767A80" w:rsidDel="00FB6E9B">
          <w:rPr>
            <w:rFonts w:ascii="Times New Roman" w:eastAsia="Calibri" w:hAnsi="Times New Roman" w:cs="Times New Roman"/>
            <w:sz w:val="24"/>
            <w:szCs w:val="24"/>
            <w:highlight w:val="white"/>
          </w:rPr>
          <w:delText xml:space="preserve">Date </w:delText>
        </w:r>
      </w:del>
      <w:ins w:id="224" w:author="Sarah Elmendorf" w:date="2023-05-15T09:46:00Z">
        <w:r w:rsidR="00FB6E9B">
          <w:rPr>
            <w:rFonts w:ascii="Times New Roman" w:eastAsia="Calibri" w:hAnsi="Times New Roman" w:cs="Times New Roman"/>
            <w:sz w:val="24"/>
            <w:szCs w:val="24"/>
            <w:highlight w:val="white"/>
          </w:rPr>
          <w:t>s</w:t>
        </w:r>
      </w:ins>
      <w:ins w:id="225" w:author="Sarah Elmendorf" w:date="2023-05-15T09:45:00Z">
        <w:r w:rsidR="00FB6E9B">
          <w:rPr>
            <w:rFonts w:ascii="Times New Roman" w:eastAsia="Calibri" w:hAnsi="Times New Roman" w:cs="Times New Roman"/>
            <w:sz w:val="24"/>
            <w:szCs w:val="24"/>
            <w:highlight w:val="white"/>
          </w:rPr>
          <w:t>nowmelt timing</w:t>
        </w:r>
        <w:r w:rsidR="00FB6E9B" w:rsidRPr="00767A80">
          <w:rPr>
            <w:rFonts w:ascii="Times New Roman" w:eastAsia="Calibri" w:hAnsi="Times New Roman" w:cs="Times New Roman"/>
            <w:sz w:val="24"/>
            <w:szCs w:val="24"/>
            <w:highlight w:val="white"/>
          </w:rPr>
          <w:t xml:space="preserve"> </w:t>
        </w:r>
      </w:ins>
      <w:r w:rsidR="008F254C" w:rsidRPr="00767A80">
        <w:rPr>
          <w:rFonts w:ascii="Times New Roman" w:eastAsia="Calibri" w:hAnsi="Times New Roman" w:cs="Times New Roman"/>
          <w:sz w:val="24"/>
          <w:szCs w:val="24"/>
          <w:highlight w:val="white"/>
        </w:rPr>
        <w:t>(day of year-DOY</w:t>
      </w:r>
      <w:r w:rsidRPr="00767A80">
        <w:rPr>
          <w:rFonts w:ascii="Times New Roman" w:eastAsia="Calibri" w:hAnsi="Times New Roman" w:cs="Times New Roman"/>
          <w:sz w:val="24"/>
          <w:szCs w:val="24"/>
          <w:highlight w:val="white"/>
        </w:rPr>
        <w:t xml:space="preserve">) </w:t>
      </w:r>
      <w:del w:id="226" w:author="Sarah Elmendorf" w:date="2023-05-15T09:45:00Z">
        <w:r w:rsidRPr="00767A80" w:rsidDel="00FB6E9B">
          <w:rPr>
            <w:rFonts w:ascii="Times New Roman" w:eastAsia="Calibri" w:hAnsi="Times New Roman" w:cs="Times New Roman"/>
            <w:sz w:val="24"/>
            <w:szCs w:val="24"/>
            <w:highlight w:val="white"/>
          </w:rPr>
          <w:delText xml:space="preserve">observed snow free for each species </w:delText>
        </w:r>
      </w:del>
      <w:r w:rsidRPr="00767A80">
        <w:rPr>
          <w:rFonts w:ascii="Times New Roman" w:eastAsia="Calibri" w:hAnsi="Times New Roman" w:cs="Times New Roman"/>
          <w:sz w:val="24"/>
          <w:szCs w:val="24"/>
          <w:highlight w:val="white"/>
        </w:rPr>
        <w:t>in the current year. All models had</w:t>
      </w:r>
      <w:ins w:id="227" w:author="Amy Angert" w:date="2023-05-22T11:44:00Z">
        <w:r w:rsidR="00AF0E4E">
          <w:rPr>
            <w:rFonts w:ascii="Times New Roman" w:eastAsia="Calibri" w:hAnsi="Times New Roman" w:cs="Times New Roman"/>
            <w:sz w:val="24"/>
            <w:szCs w:val="24"/>
            <w:highlight w:val="white"/>
          </w:rPr>
          <w:t xml:space="preserve"> all possible combinations of</w:t>
        </w:r>
      </w:ins>
      <w:ins w:id="228" w:author="Amy Angert" w:date="2023-06-02T14:47:00Z">
        <w:r w:rsidRPr="00767A80">
          <w:rPr>
            <w:rFonts w:ascii="Times New Roman" w:eastAsia="Calibri" w:hAnsi="Times New Roman" w:cs="Times New Roman"/>
            <w:sz w:val="24"/>
            <w:szCs w:val="24"/>
            <w:highlight w:val="white"/>
          </w:rPr>
          <w:t xml:space="preserve"> </w:t>
        </w:r>
      </w:ins>
      <w:r w:rsidRPr="00767A80">
        <w:rPr>
          <w:rFonts w:ascii="Times New Roman" w:eastAsia="Calibri" w:hAnsi="Times New Roman" w:cs="Times New Roman"/>
          <w:sz w:val="24"/>
          <w:szCs w:val="24"/>
          <w:highlight w:val="white"/>
        </w:rPr>
        <w:t>either one, two or three of the above climate parameters (</w:t>
      </w:r>
      <w:commentRangeStart w:id="229"/>
      <w:r w:rsidRPr="00AF0E4E">
        <w:rPr>
          <w:rFonts w:ascii="Times New Roman" w:hAnsi="Times New Roman"/>
          <w:strike/>
          <w:sz w:val="24"/>
          <w:highlight w:val="white"/>
          <w:rPrChange w:id="230" w:author="Amy Angert" w:date="2023-06-02T14:47:00Z">
            <w:rPr>
              <w:rFonts w:ascii="Times New Roman" w:hAnsi="Times New Roman"/>
              <w:sz w:val="24"/>
              <w:highlight w:val="white"/>
            </w:rPr>
          </w:rPrChange>
        </w:rPr>
        <w:t>factorially</w:t>
      </w:r>
      <w:commentRangeEnd w:id="229"/>
      <w:r w:rsidR="00AF0E4E" w:rsidRPr="00AF0E4E">
        <w:rPr>
          <w:rStyle w:val="CommentReference"/>
          <w:strike/>
          <w:rPrChange w:id="231" w:author="Amy Angert" w:date="2023-05-22T11:44:00Z">
            <w:rPr>
              <w:rStyle w:val="CommentReference"/>
            </w:rPr>
          </w:rPrChange>
        </w:rPr>
        <w:commentReference w:id="229"/>
      </w:r>
      <w:r w:rsidRPr="00767A80">
        <w:rPr>
          <w:rFonts w:ascii="Times New Roman" w:eastAsia="Calibri" w:hAnsi="Times New Roman" w:cs="Times New Roman"/>
          <w:sz w:val="24"/>
          <w:szCs w:val="24"/>
          <w:highlight w:val="white"/>
        </w:rPr>
        <w:t xml:space="preserve">) and random intercepts of species, individual plant id nested within species and </w:t>
      </w:r>
      <w:r w:rsidRPr="00767A80">
        <w:rPr>
          <w:rFonts w:ascii="Times New Roman" w:eastAsia="Calibri" w:hAnsi="Times New Roman" w:cs="Times New Roman"/>
          <w:sz w:val="24"/>
          <w:szCs w:val="24"/>
          <w:highlight w:val="white"/>
        </w:rPr>
        <w:lastRenderedPageBreak/>
        <w:t xml:space="preserve">calendar year. We then used AIC model comparison to determine the most parsimonious model for both phenology (date of flowering), and reproductive fitness (flower number, fruit number) respectively and used the climate predictors from the best models in downstream analyses (Table 1). </w:t>
      </w:r>
    </w:p>
    <w:p w14:paraId="707988EE" w14:textId="77777777" w:rsidR="00C96047" w:rsidRPr="00767A80" w:rsidRDefault="00C96047" w:rsidP="00A0344C">
      <w:pPr>
        <w:spacing w:line="480" w:lineRule="auto"/>
        <w:jc w:val="both"/>
        <w:rPr>
          <w:rFonts w:ascii="Times New Roman" w:eastAsia="Calibri" w:hAnsi="Times New Roman" w:cs="Times New Roman"/>
          <w:sz w:val="24"/>
          <w:szCs w:val="24"/>
          <w:highlight w:val="white"/>
        </w:rPr>
      </w:pPr>
    </w:p>
    <w:p w14:paraId="0187167D" w14:textId="22885CE1"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highlight w:val="white"/>
        </w:rPr>
        <w:t xml:space="preserve">Next, we used a piecewise structural equation modeling approach in a Bayesian framework by fitting multivariate hierarchical models with default (non-informative) priors in the R package brms (v 2.18.0) </w:t>
      </w:r>
      <w:hyperlink r:id="rId11">
        <w:r w:rsidRPr="00767A80">
          <w:rPr>
            <w:rFonts w:ascii="Times New Roman" w:eastAsia="Calibri" w:hAnsi="Times New Roman" w:cs="Times New Roman"/>
            <w:sz w:val="24"/>
            <w:szCs w:val="24"/>
          </w:rPr>
          <w:t>(Bürkner 2017)</w:t>
        </w:r>
      </w:hyperlink>
      <w:r w:rsidRPr="00767A80">
        <w:rPr>
          <w:rFonts w:ascii="Times New Roman" w:eastAsia="Calibri" w:hAnsi="Times New Roman" w:cs="Times New Roman"/>
          <w:sz w:val="24"/>
          <w:szCs w:val="24"/>
          <w:highlight w:val="white"/>
        </w:rPr>
        <w:t>.</w:t>
      </w:r>
      <w:r w:rsidRPr="00767A80">
        <w:rPr>
          <w:rFonts w:ascii="Times New Roman" w:eastAsia="Calibri" w:hAnsi="Times New Roman" w:cs="Times New Roman"/>
          <w:sz w:val="24"/>
          <w:szCs w:val="24"/>
        </w:rPr>
        <w:t xml:space="preserve"> Broadly, we used the best climate predictors from model selection (above) to predict individual plant flowering phenology (Table 1). Then, in an SEM framework, we predicted reproductive fitness of the same individual plant in the same year with flowering time from the previous model and the best respective climate predictor (Fig 2).  For flower number this was the average growing season (June-Aug) temperature of the current year and for fruit number, this was the average growing season temperature (June- Aug) of the previous year (Table 1). In the fruit </w:t>
      </w:r>
      <w:r w:rsidR="001A6B13" w:rsidRPr="00767A80">
        <w:rPr>
          <w:rFonts w:ascii="Times New Roman" w:eastAsia="Calibri" w:hAnsi="Times New Roman" w:cs="Times New Roman"/>
          <w:sz w:val="24"/>
          <w:szCs w:val="24"/>
        </w:rPr>
        <w:t xml:space="preserve">number </w:t>
      </w:r>
      <w:r w:rsidR="008F254C" w:rsidRPr="00767A80">
        <w:rPr>
          <w:rFonts w:ascii="Times New Roman" w:eastAsia="Calibri" w:hAnsi="Times New Roman" w:cs="Times New Roman"/>
          <w:sz w:val="24"/>
          <w:szCs w:val="24"/>
        </w:rPr>
        <w:t>SEM;</w:t>
      </w:r>
      <w:r w:rsidRPr="00767A80">
        <w:rPr>
          <w:rFonts w:ascii="Times New Roman" w:eastAsia="Calibri" w:hAnsi="Times New Roman" w:cs="Times New Roman"/>
          <w:sz w:val="24"/>
          <w:szCs w:val="24"/>
        </w:rPr>
        <w:t xml:space="preserve"> we also included prior average growing season temperature as a predictor of flowering phenology for consistency between phenology and reproductive fitness models (Eq 1b). Our modeling approach is similar to those used by Mclean et al</w:t>
      </w:r>
      <w:ins w:id="232" w:author="celphin@student.ubc.ca" w:date="2023-05-22T11:17:00Z">
        <w:r w:rsidR="00E125E4">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(2016) and Mortensen et al</w:t>
      </w:r>
      <w:ins w:id="233" w:author="celphin@student.ubc.ca" w:date="2023-05-22T11:17:00Z">
        <w:r w:rsidR="00E125E4">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(2016). </w:t>
      </w:r>
    </w:p>
    <w:p w14:paraId="36766EFC"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788C8E83" w14:textId="3BA16493"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All models included </w:t>
      </w:r>
      <w:ins w:id="234" w:author="Amy Angert" w:date="2023-05-22T11:45:00Z">
        <w:r w:rsidR="00AF0E4E">
          <w:rPr>
            <w:rFonts w:ascii="Times New Roman" w:eastAsia="Calibri" w:hAnsi="Times New Roman" w:cs="Times New Roman"/>
            <w:sz w:val="24"/>
            <w:szCs w:val="24"/>
          </w:rPr>
          <w:t xml:space="preserve">random intercept terms for </w:t>
        </w:r>
      </w:ins>
      <w:r w:rsidRPr="00767A80">
        <w:rPr>
          <w:rFonts w:ascii="Times New Roman" w:eastAsia="Calibri" w:hAnsi="Times New Roman" w:cs="Times New Roman"/>
          <w:sz w:val="24"/>
          <w:szCs w:val="24"/>
        </w:rPr>
        <w:t>species, plant individual nested within species and calendar year</w:t>
      </w:r>
      <w:del w:id="235" w:author="Amy Angert" w:date="2023-06-02T14:47:00Z">
        <w:r w:rsidRPr="00767A80">
          <w:rPr>
            <w:rFonts w:ascii="Times New Roman" w:eastAsia="Calibri" w:hAnsi="Times New Roman" w:cs="Times New Roman"/>
            <w:sz w:val="24"/>
            <w:szCs w:val="24"/>
          </w:rPr>
          <w:delText xml:space="preserve"> </w:delText>
        </w:r>
      </w:del>
      <w:ins w:id="236" w:author="Amy Angert" w:date="2023-05-22T11:49:00Z">
        <w:r w:rsidR="00AF0E4E">
          <w:rPr>
            <w:rFonts w:ascii="Times New Roman" w:eastAsia="Calibri" w:hAnsi="Times New Roman" w:cs="Times New Roman"/>
            <w:sz w:val="24"/>
            <w:szCs w:val="24"/>
          </w:rPr>
          <w:t>.</w:t>
        </w:r>
      </w:ins>
      <w:ins w:id="237" w:author="Amy Angert" w:date="2023-06-02T14:47:00Z">
        <w:r w:rsidRPr="00767A80">
          <w:rPr>
            <w:rFonts w:ascii="Times New Roman" w:eastAsia="Calibri" w:hAnsi="Times New Roman" w:cs="Times New Roman"/>
            <w:sz w:val="24"/>
            <w:szCs w:val="24"/>
          </w:rPr>
          <w:t xml:space="preserve"> </w:t>
        </w:r>
      </w:ins>
      <w:ins w:id="238" w:author="Amy Angert" w:date="2023-05-22T11:49:00Z">
        <w:r w:rsidR="00AF0E4E">
          <w:rPr>
            <w:rFonts w:ascii="Times New Roman" w:eastAsia="Calibri" w:hAnsi="Times New Roman" w:cs="Times New Roman"/>
            <w:sz w:val="24"/>
            <w:szCs w:val="24"/>
          </w:rPr>
          <w:t>A</w:t>
        </w:r>
      </w:ins>
      <w:del w:id="239" w:author="Amy Angert" w:date="2023-05-22T11:45:00Z">
        <w:r w:rsidRPr="00767A80" w:rsidDel="00AF0E4E">
          <w:rPr>
            <w:rFonts w:ascii="Times New Roman" w:eastAsia="Calibri" w:hAnsi="Times New Roman" w:cs="Times New Roman"/>
            <w:sz w:val="24"/>
            <w:szCs w:val="24"/>
          </w:rPr>
          <w:delText xml:space="preserve">random intercept terms </w:delText>
        </w:r>
      </w:del>
      <w:del w:id="240" w:author="Amy Angert" w:date="2023-05-22T11:49:00Z">
        <w:r w:rsidRPr="00767A80" w:rsidDel="00AF0E4E">
          <w:rPr>
            <w:rFonts w:ascii="Times New Roman" w:eastAsia="Calibri" w:hAnsi="Times New Roman" w:cs="Times New Roman"/>
            <w:sz w:val="24"/>
            <w:szCs w:val="24"/>
          </w:rPr>
          <w:delText>and a</w:delText>
        </w:r>
      </w:del>
      <w:r w:rsidRPr="00767A80">
        <w:rPr>
          <w:rFonts w:ascii="Times New Roman" w:eastAsia="Calibri" w:hAnsi="Times New Roman" w:cs="Times New Roman"/>
          <w:sz w:val="24"/>
          <w:szCs w:val="24"/>
        </w:rPr>
        <w:t xml:space="preserve">ll data were mean centered with a mean=0, sd=1 for comparison of parameter estimates across models (Eq 1a, b).  We used </w:t>
      </w:r>
      <w:r w:rsidR="008F254C" w:rsidRPr="00767A80">
        <w:rPr>
          <w:rFonts w:ascii="Times New Roman" w:eastAsia="Calibri" w:hAnsi="Times New Roman" w:cs="Times New Roman"/>
          <w:sz w:val="24"/>
          <w:szCs w:val="24"/>
        </w:rPr>
        <w:t>Gaussian</w:t>
      </w:r>
      <w:r w:rsidRPr="00767A80">
        <w:rPr>
          <w:rFonts w:ascii="Times New Roman" w:eastAsia="Calibri" w:hAnsi="Times New Roman" w:cs="Times New Roman"/>
          <w:sz w:val="24"/>
          <w:szCs w:val="24"/>
        </w:rPr>
        <w:t xml:space="preserve"> (or skew normal) distributions for all</w:t>
      </w:r>
      <w:r w:rsidR="00DF16D9" w:rsidRPr="00767A80">
        <w:rPr>
          <w:rFonts w:ascii="Times New Roman" w:eastAsia="Calibri" w:hAnsi="Times New Roman" w:cs="Times New Roman"/>
          <w:sz w:val="24"/>
          <w:szCs w:val="24"/>
        </w:rPr>
        <w:t xml:space="preserve"> phenology and </w:t>
      </w:r>
      <w:r w:rsidR="001A6B13" w:rsidRPr="00767A80">
        <w:rPr>
          <w:rFonts w:ascii="Times New Roman" w:eastAsia="Calibri" w:hAnsi="Times New Roman" w:cs="Times New Roman"/>
          <w:sz w:val="24"/>
          <w:szCs w:val="24"/>
        </w:rPr>
        <w:t xml:space="preserve">fitness </w:t>
      </w:r>
      <w:r w:rsidRPr="00767A80">
        <w:rPr>
          <w:rFonts w:ascii="Times New Roman" w:eastAsia="Calibri" w:hAnsi="Times New Roman" w:cs="Times New Roman"/>
          <w:sz w:val="24"/>
          <w:szCs w:val="24"/>
        </w:rPr>
        <w:t xml:space="preserve">response variables and we logged count variables </w:t>
      </w:r>
      <w:r w:rsidR="001A6B13" w:rsidRPr="00767A80">
        <w:rPr>
          <w:rFonts w:ascii="Times New Roman" w:eastAsia="Calibri" w:hAnsi="Times New Roman" w:cs="Times New Roman"/>
          <w:sz w:val="24"/>
          <w:szCs w:val="24"/>
        </w:rPr>
        <w:t xml:space="preserve">(number of flowers, fruits) </w:t>
      </w:r>
      <w:r w:rsidRPr="00767A80">
        <w:rPr>
          <w:rFonts w:ascii="Times New Roman" w:eastAsia="Calibri" w:hAnsi="Times New Roman" w:cs="Times New Roman"/>
          <w:sz w:val="24"/>
          <w:szCs w:val="24"/>
        </w:rPr>
        <w:t>for normality prior to modeling.  Flower counts by definition were non-zero as the same individua</w:t>
      </w:r>
      <w:r w:rsidR="008F254C" w:rsidRPr="00767A80">
        <w:rPr>
          <w:rFonts w:ascii="Times New Roman" w:eastAsia="Calibri" w:hAnsi="Times New Roman" w:cs="Times New Roman"/>
          <w:sz w:val="24"/>
          <w:szCs w:val="24"/>
        </w:rPr>
        <w:t xml:space="preserve">l </w:t>
      </w:r>
      <w:r w:rsidR="008F254C" w:rsidRPr="00767A80">
        <w:rPr>
          <w:rFonts w:ascii="Times New Roman" w:eastAsia="Calibri" w:hAnsi="Times New Roman" w:cs="Times New Roman"/>
          <w:sz w:val="24"/>
          <w:szCs w:val="24"/>
        </w:rPr>
        <w:lastRenderedPageBreak/>
        <w:t>plant flowering phenology (DOY</w:t>
      </w:r>
      <w:r w:rsidRPr="00767A80">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767A80">
        <w:rPr>
          <w:rFonts w:ascii="Times New Roman" w:eastAsia="Calibri" w:hAnsi="Times New Roman" w:cs="Times New Roman"/>
          <w:sz w:val="24"/>
          <w:szCs w:val="24"/>
        </w:rPr>
        <w:t xml:space="preserve">We included linear terms for all relationships in the model and an additional quadratic term to the phenology-fitness relationship to </w:t>
      </w:r>
      <w:del w:id="241" w:author="Amy Angert" w:date="2023-05-22T11:46:00Z">
        <w:r w:rsidR="001A6B13" w:rsidRPr="00767A80" w:rsidDel="00AF0E4E">
          <w:rPr>
            <w:rFonts w:ascii="Times New Roman" w:eastAsia="Calibri" w:hAnsi="Times New Roman" w:cs="Times New Roman"/>
            <w:sz w:val="24"/>
            <w:szCs w:val="24"/>
          </w:rPr>
          <w:delText xml:space="preserve">account </w:delText>
        </w:r>
      </w:del>
      <w:ins w:id="242" w:author="Amy Angert" w:date="2023-05-22T11:46:00Z">
        <w:r w:rsidR="00AF0E4E">
          <w:rPr>
            <w:rFonts w:ascii="Times New Roman" w:eastAsia="Calibri" w:hAnsi="Times New Roman" w:cs="Times New Roman"/>
            <w:sz w:val="24"/>
            <w:szCs w:val="24"/>
          </w:rPr>
          <w:t xml:space="preserve">allow </w:t>
        </w:r>
      </w:ins>
      <w:r w:rsidR="001A6B13" w:rsidRPr="00767A80">
        <w:rPr>
          <w:rFonts w:ascii="Times New Roman" w:eastAsia="Calibri" w:hAnsi="Times New Roman" w:cs="Times New Roman"/>
          <w:sz w:val="24"/>
          <w:szCs w:val="24"/>
        </w:rPr>
        <w:t xml:space="preserve">for </w:t>
      </w:r>
      <w:del w:id="243" w:author="Amy Angert" w:date="2023-05-22T11:46:00Z">
        <w:r w:rsidR="001A6B13" w:rsidRPr="00767A80" w:rsidDel="00AF0E4E">
          <w:rPr>
            <w:rFonts w:ascii="Times New Roman" w:eastAsia="Calibri" w:hAnsi="Times New Roman" w:cs="Times New Roman"/>
            <w:sz w:val="24"/>
            <w:szCs w:val="24"/>
          </w:rPr>
          <w:delText xml:space="preserve">directional, </w:delText>
        </w:r>
      </w:del>
      <w:r w:rsidR="001A6B13" w:rsidRPr="00767A80">
        <w:rPr>
          <w:rFonts w:ascii="Times New Roman" w:eastAsia="Calibri" w:hAnsi="Times New Roman" w:cs="Times New Roman"/>
          <w:sz w:val="24"/>
          <w:szCs w:val="24"/>
        </w:rPr>
        <w:t xml:space="preserve">stabilizing or </w:t>
      </w:r>
      <w:commentRangeStart w:id="244"/>
      <w:del w:id="245" w:author="Amy Angert" w:date="2023-05-22T11:46:00Z">
        <w:r w:rsidR="001A6B13" w:rsidRPr="00767A80" w:rsidDel="00AF0E4E">
          <w:rPr>
            <w:rFonts w:ascii="Times New Roman" w:eastAsia="Calibri" w:hAnsi="Times New Roman" w:cs="Times New Roman"/>
            <w:sz w:val="24"/>
            <w:szCs w:val="24"/>
          </w:rPr>
          <w:delText xml:space="preserve">divergent </w:delText>
        </w:r>
      </w:del>
      <w:ins w:id="246" w:author="Amy Angert" w:date="2023-05-22T11:46:00Z">
        <w:r w:rsidR="00AF0E4E">
          <w:rPr>
            <w:rFonts w:ascii="Times New Roman" w:eastAsia="Calibri" w:hAnsi="Times New Roman" w:cs="Times New Roman"/>
            <w:sz w:val="24"/>
            <w:szCs w:val="24"/>
          </w:rPr>
          <w:t>disruptive</w:t>
        </w:r>
        <w:r w:rsidR="00AF0E4E" w:rsidRPr="00767A80">
          <w:rPr>
            <w:rFonts w:ascii="Times New Roman" w:eastAsia="Calibri" w:hAnsi="Times New Roman" w:cs="Times New Roman"/>
            <w:sz w:val="24"/>
            <w:szCs w:val="24"/>
          </w:rPr>
          <w:t xml:space="preserve"> </w:t>
        </w:r>
        <w:commentRangeEnd w:id="244"/>
        <w:r w:rsidR="00AF0E4E">
          <w:rPr>
            <w:rStyle w:val="CommentReference"/>
          </w:rPr>
          <w:commentReference w:id="244"/>
        </w:r>
      </w:ins>
      <w:r w:rsidR="001A6B13" w:rsidRPr="00767A80">
        <w:rPr>
          <w:rFonts w:ascii="Times New Roman" w:eastAsia="Calibri" w:hAnsi="Times New Roman" w:cs="Times New Roman"/>
          <w:sz w:val="24"/>
          <w:szCs w:val="24"/>
        </w:rPr>
        <w:t xml:space="preserve">selection (Eq 1a, b, Fig 2).   </w:t>
      </w:r>
    </w:p>
    <w:p w14:paraId="4344428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2CB84613"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Eq. 1a Number of flowers</w:t>
      </w:r>
    </w:p>
    <w:p w14:paraId="3465205E"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 GS temp +  (1|species:individual) + (1|year)  + (1|species) </w:t>
      </w:r>
    </w:p>
    <w:p w14:paraId="26978B58" w14:textId="14E92C33"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Fitness ~ GS temp</w:t>
      </w:r>
      <w:r w:rsidRPr="00767A80">
        <w:rPr>
          <w:rFonts w:ascii="Times New Roman" w:eastAsia="Calibri" w:hAnsi="Times New Roman" w:cs="Times New Roman"/>
          <w:sz w:val="24"/>
          <w:szCs w:val="24"/>
          <w:vertAlign w:val="subscript"/>
        </w:rPr>
        <w:t xml:space="preserve"> </w:t>
      </w:r>
      <w:r w:rsidRPr="00767A80">
        <w:rPr>
          <w:rFonts w:ascii="Times New Roman" w:eastAsia="Calibri" w:hAnsi="Times New Roman" w:cs="Times New Roman"/>
          <w:sz w:val="24"/>
          <w:szCs w:val="24"/>
        </w:rPr>
        <w:t xml:space="preserve"> + 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001A6B13" w:rsidRPr="00767A80">
        <w:rPr>
          <w:rFonts w:ascii="Times New Roman" w:eastAsia="Calibri" w:hAnsi="Times New Roman" w:cs="Times New Roman"/>
          <w:sz w:val="24"/>
          <w:szCs w:val="24"/>
          <w:vertAlign w:val="subscript"/>
        </w:rPr>
        <w:t>+</w:t>
      </w:r>
      <w:r w:rsidRPr="00767A80">
        <w:rPr>
          <w:rFonts w:ascii="Times New Roman" w:eastAsia="Calibri" w:hAnsi="Times New Roman" w:cs="Times New Roman"/>
          <w:sz w:val="24"/>
          <w:szCs w:val="24"/>
        </w:rPr>
        <w:t xml:space="preserve"> (1|species:individual) + (1|year) + (1|species)</w:t>
      </w:r>
    </w:p>
    <w:p w14:paraId="1EC9769A"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1D7BE4C"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Eq. 1b Number of fruit </w:t>
      </w:r>
    </w:p>
    <w:p w14:paraId="3CAC46F8"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 GS temp + GS temp (prev) +   (1|species:individual) + (1|year)  + (1|species) </w:t>
      </w:r>
    </w:p>
    <w:p w14:paraId="382B7E5F" w14:textId="5EDE39EC"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Fitness ~ GS temp (prev) +  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(1|species:individual) + (1|year) + (1|species)</w:t>
      </w:r>
    </w:p>
    <w:p w14:paraId="779BDA06"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31081E61" w14:textId="77777777"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Alexandra Fiord: Climate warming experiment</w:t>
      </w:r>
    </w:p>
    <w:p w14:paraId="1F822F01" w14:textId="6C937254"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For the Alexandra Fiord dataset, we used a very similar modeling approach, however for climate we included a categorical predictor of treatment (OTC warming or control) (Eq 2, Fig 2).  Thus</w:t>
      </w:r>
      <w:r w:rsidR="008F254C"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 xml:space="preserve"> we first estimated the experimental warming effect (OTC vs. control) on flowering phenology and then, in an SEM framework, we predicted reproductive fitness of the same individual plant in the same plot</w:t>
      </w:r>
      <w:ins w:id="247" w:author="Amy Angert" w:date="2023-05-22T11:48:00Z">
        <w:r w:rsidR="00AF0E4E">
          <w:rPr>
            <w:rFonts w:ascii="Times New Roman" w:eastAsia="Calibri" w:hAnsi="Times New Roman" w:cs="Times New Roman"/>
            <w:sz w:val="24"/>
            <w:szCs w:val="24"/>
          </w:rPr>
          <w:t>-</w:t>
        </w:r>
      </w:ins>
      <w:del w:id="248" w:author="Amy Angert" w:date="2023-05-22T11:48:00Z">
        <w:r w:rsidRPr="00767A80" w:rsidDel="00AF0E4E">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 xml:space="preserve">year with its flowering time from the previous model and the direct effect of the warming treatment. </w:t>
      </w:r>
    </w:p>
    <w:p w14:paraId="605202F1"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0768926" w14:textId="1BFC97C6" w:rsidR="001A6B13"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All </w:t>
      </w:r>
      <w:ins w:id="249" w:author="Sarah Elmendorf" w:date="2023-05-15T09:55:00Z">
        <w:del w:id="250" w:author="Henry, Greg" w:date="2023-06-03T20:13:00Z">
          <w:r w:rsidR="00FB6E9B" w:rsidDel="00E5084D">
            <w:rPr>
              <w:rFonts w:ascii="Times New Roman" w:eastAsia="Calibri" w:hAnsi="Times New Roman" w:cs="Times New Roman"/>
              <w:sz w:val="24"/>
              <w:szCs w:val="24"/>
            </w:rPr>
            <w:delText>Daring Lake</w:delText>
          </w:r>
        </w:del>
      </w:ins>
      <w:ins w:id="251" w:author="Henry, Greg" w:date="2023-06-03T20:13:00Z">
        <w:r w:rsidR="00E5084D">
          <w:rPr>
            <w:rFonts w:ascii="Times New Roman" w:eastAsia="Calibri" w:hAnsi="Times New Roman" w:cs="Times New Roman"/>
            <w:sz w:val="24"/>
            <w:szCs w:val="24"/>
          </w:rPr>
          <w:t>Alex</w:t>
        </w:r>
      </w:ins>
      <w:ins w:id="252" w:author="Henry, Greg" w:date="2023-06-03T20:14:00Z">
        <w:r w:rsidR="00E5084D">
          <w:rPr>
            <w:rFonts w:ascii="Times New Roman" w:eastAsia="Calibri" w:hAnsi="Times New Roman" w:cs="Times New Roman"/>
            <w:sz w:val="24"/>
            <w:szCs w:val="24"/>
          </w:rPr>
          <w:t>andra Fiord</w:t>
        </w:r>
      </w:ins>
      <w:ins w:id="253" w:author="Sarah Elmendorf" w:date="2023-05-15T09:55:00Z">
        <w:r w:rsidR="00FB6E9B">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models included </w:t>
      </w:r>
      <w:ins w:id="254" w:author="Amy Angert" w:date="2023-05-22T11:48:00Z">
        <w:r w:rsidR="00AF0E4E" w:rsidRPr="00767A80">
          <w:rPr>
            <w:rFonts w:ascii="Times New Roman" w:eastAsia="Calibri" w:hAnsi="Times New Roman" w:cs="Times New Roman"/>
            <w:sz w:val="24"/>
            <w:szCs w:val="24"/>
          </w:rPr>
          <w:t xml:space="preserve">random intercept terms </w:t>
        </w:r>
        <w:r w:rsidR="00AF0E4E">
          <w:rPr>
            <w:rFonts w:ascii="Times New Roman" w:eastAsia="Calibri" w:hAnsi="Times New Roman" w:cs="Times New Roman"/>
            <w:sz w:val="24"/>
            <w:szCs w:val="24"/>
          </w:rPr>
          <w:t xml:space="preserve">for </w:t>
        </w:r>
      </w:ins>
      <w:r w:rsidRPr="00767A80">
        <w:rPr>
          <w:rFonts w:ascii="Times New Roman" w:eastAsia="Calibri" w:hAnsi="Times New Roman" w:cs="Times New Roman"/>
          <w:sz w:val="24"/>
          <w:szCs w:val="24"/>
        </w:rPr>
        <w:t>species, experimental plot nested within experimental location (i.e. subsite</w:t>
      </w:r>
      <w:del w:id="255" w:author="Amy Angert" w:date="2023-06-02T14:47:00Z">
        <w:r w:rsidRPr="00767A80">
          <w:rPr>
            <w:rFonts w:ascii="Times New Roman" w:eastAsia="Calibri" w:hAnsi="Times New Roman" w:cs="Times New Roman"/>
            <w:sz w:val="24"/>
            <w:szCs w:val="24"/>
          </w:rPr>
          <w:delText>)</w:delText>
        </w:r>
      </w:del>
      <w:ins w:id="256" w:author="Amy Angert" w:date="2023-06-02T14:47:00Z">
        <w:r w:rsidRPr="00767A80">
          <w:rPr>
            <w:rFonts w:ascii="Times New Roman" w:eastAsia="Calibri" w:hAnsi="Times New Roman" w:cs="Times New Roman"/>
            <w:sz w:val="24"/>
            <w:szCs w:val="24"/>
          </w:rPr>
          <w:t>)</w:t>
        </w:r>
      </w:ins>
      <w:ins w:id="257" w:author="Amy Angert" w:date="2023-05-22T11:48:00Z">
        <w:r w:rsidR="00AF0E4E">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and calendar year </w:t>
      </w:r>
      <w:del w:id="258" w:author="Amy Angert" w:date="2023-05-22T11:48:00Z">
        <w:r w:rsidRPr="00767A80" w:rsidDel="00AF0E4E">
          <w:rPr>
            <w:rFonts w:ascii="Times New Roman" w:eastAsia="Calibri" w:hAnsi="Times New Roman" w:cs="Times New Roman"/>
            <w:sz w:val="24"/>
            <w:szCs w:val="24"/>
          </w:rPr>
          <w:delText xml:space="preserve">random intercept terms </w:delText>
        </w:r>
      </w:del>
      <w:r w:rsidRPr="00767A80">
        <w:rPr>
          <w:rFonts w:ascii="Times New Roman" w:eastAsia="Calibri" w:hAnsi="Times New Roman" w:cs="Times New Roman"/>
          <w:sz w:val="24"/>
          <w:szCs w:val="24"/>
        </w:rPr>
        <w:t>(Eq. 2</w:t>
      </w:r>
      <w:del w:id="259" w:author="Amy Angert" w:date="2023-06-02T14:47:00Z">
        <w:r w:rsidRPr="00767A80">
          <w:rPr>
            <w:rFonts w:ascii="Times New Roman" w:eastAsia="Calibri" w:hAnsi="Times New Roman" w:cs="Times New Roman"/>
            <w:sz w:val="24"/>
            <w:szCs w:val="24"/>
          </w:rPr>
          <w:delText>)</w:delText>
        </w:r>
      </w:del>
      <w:ins w:id="260" w:author="Amy Angert" w:date="2023-06-02T14:47:00Z">
        <w:r w:rsidRPr="00767A80">
          <w:rPr>
            <w:rFonts w:ascii="Times New Roman" w:eastAsia="Calibri" w:hAnsi="Times New Roman" w:cs="Times New Roman"/>
            <w:sz w:val="24"/>
            <w:szCs w:val="24"/>
          </w:rPr>
          <w:t>)</w:t>
        </w:r>
      </w:ins>
      <w:ins w:id="261" w:author="Amy Angert" w:date="2023-05-22T11:49:00Z">
        <w:r w:rsidR="00AF0E4E">
          <w:rPr>
            <w:rFonts w:ascii="Times New Roman" w:eastAsia="Calibri" w:hAnsi="Times New Roman" w:cs="Times New Roman"/>
            <w:sz w:val="24"/>
            <w:szCs w:val="24"/>
          </w:rPr>
          <w:t>. A</w:t>
        </w:r>
      </w:ins>
      <w:del w:id="262" w:author="Amy Angert" w:date="2023-05-22T11:49:00Z">
        <w:r w:rsidRPr="00767A80" w:rsidDel="00AF0E4E">
          <w:rPr>
            <w:rFonts w:ascii="Times New Roman" w:eastAsia="Calibri" w:hAnsi="Times New Roman" w:cs="Times New Roman"/>
            <w:sz w:val="24"/>
            <w:szCs w:val="24"/>
          </w:rPr>
          <w:delText xml:space="preserve"> and a</w:delText>
        </w:r>
      </w:del>
      <w:r w:rsidRPr="00767A80">
        <w:rPr>
          <w:rFonts w:ascii="Times New Roman" w:eastAsia="Calibri" w:hAnsi="Times New Roman" w:cs="Times New Roman"/>
          <w:sz w:val="24"/>
          <w:szCs w:val="24"/>
        </w:rPr>
        <w:t xml:space="preserve">ll (non-count) data were </w:t>
      </w:r>
      <w:r w:rsidRPr="00767A80">
        <w:rPr>
          <w:rFonts w:ascii="Times New Roman" w:eastAsia="Calibri" w:hAnsi="Times New Roman" w:cs="Times New Roman"/>
          <w:sz w:val="24"/>
          <w:szCs w:val="24"/>
        </w:rPr>
        <w:lastRenderedPageBreak/>
        <w:t xml:space="preserve">mean centered with a mu=0, sd=1 for comparison of parameter estimates across models.  We used </w:t>
      </w:r>
      <w:ins w:id="263" w:author="Amy Angert" w:date="2023-05-22T11:49:00Z">
        <w:r w:rsidR="00AF0E4E">
          <w:rPr>
            <w:rFonts w:ascii="Times New Roman" w:eastAsia="Calibri" w:hAnsi="Times New Roman" w:cs="Times New Roman"/>
            <w:sz w:val="24"/>
            <w:szCs w:val="24"/>
          </w:rPr>
          <w:t>G</w:t>
        </w:r>
      </w:ins>
      <w:del w:id="264" w:author="Amy Angert" w:date="2023-05-22T11:49:00Z">
        <w:r w:rsidRPr="00767A80" w:rsidDel="00AF0E4E">
          <w:rPr>
            <w:rFonts w:ascii="Times New Roman" w:eastAsia="Calibri" w:hAnsi="Times New Roman" w:cs="Times New Roman"/>
            <w:sz w:val="24"/>
            <w:szCs w:val="24"/>
          </w:rPr>
          <w:delText>g</w:delText>
        </w:r>
      </w:del>
      <w:r w:rsidRPr="00767A80">
        <w:rPr>
          <w:rFonts w:ascii="Times New Roman" w:eastAsia="Calibri" w:hAnsi="Times New Roman" w:cs="Times New Roman"/>
          <w:sz w:val="24"/>
          <w:szCs w:val="24"/>
        </w:rPr>
        <w:t xml:space="preserve">aussian distributions for phenology responses and lognormal distributions </w:t>
      </w:r>
      <w:r w:rsidR="00EC6CAE" w:rsidRPr="00767A80">
        <w:rPr>
          <w:rFonts w:ascii="Times New Roman" w:eastAsia="Calibri" w:hAnsi="Times New Roman" w:cs="Times New Roman"/>
          <w:sz w:val="24"/>
          <w:szCs w:val="24"/>
        </w:rPr>
        <w:t>(link= “identity”) for all fitness</w:t>
      </w:r>
      <w:r w:rsidRPr="00767A80">
        <w:rPr>
          <w:rFonts w:ascii="Times New Roman" w:eastAsia="Calibri" w:hAnsi="Times New Roman" w:cs="Times New Roman"/>
          <w:sz w:val="24"/>
          <w:szCs w:val="24"/>
        </w:rPr>
        <w:t xml:space="preserve"> (number </w:t>
      </w:r>
      <w:r w:rsidR="008F254C" w:rsidRPr="00767A80">
        <w:rPr>
          <w:rFonts w:ascii="Times New Roman" w:eastAsia="Calibri" w:hAnsi="Times New Roman" w:cs="Times New Roman"/>
          <w:sz w:val="24"/>
          <w:szCs w:val="24"/>
        </w:rPr>
        <w:t>of flowers</w:t>
      </w:r>
      <w:r w:rsidRPr="00767A80">
        <w:rPr>
          <w:rFonts w:ascii="Times New Roman" w:eastAsia="Calibri" w:hAnsi="Times New Roman" w:cs="Times New Roman"/>
          <w:sz w:val="24"/>
          <w:szCs w:val="24"/>
        </w:rPr>
        <w:t>, fruits) response variables. Flower counts by definition were non-zero as the same individual plant flowering phe</w:t>
      </w:r>
      <w:r w:rsidR="008F254C" w:rsidRPr="00767A80">
        <w:rPr>
          <w:rFonts w:ascii="Times New Roman" w:eastAsia="Calibri" w:hAnsi="Times New Roman" w:cs="Times New Roman"/>
          <w:sz w:val="24"/>
          <w:szCs w:val="24"/>
        </w:rPr>
        <w:t>nology (DOY</w:t>
      </w:r>
      <w:r w:rsidRPr="00767A80">
        <w:rPr>
          <w:rFonts w:ascii="Times New Roman" w:eastAsia="Calibri" w:hAnsi="Times New Roman" w:cs="Times New Roman"/>
          <w:sz w:val="24"/>
          <w:szCs w:val="24"/>
        </w:rPr>
        <w:t xml:space="preserve">) was included as a model covariate. Fruit counts could be zero when an individual flowered but did not fruit. </w:t>
      </w:r>
      <w:r w:rsidR="001A6B13" w:rsidRPr="00767A80">
        <w:rPr>
          <w:rFonts w:ascii="Times New Roman" w:eastAsia="Calibri" w:hAnsi="Times New Roman" w:cs="Times New Roman"/>
          <w:sz w:val="24"/>
          <w:szCs w:val="24"/>
        </w:rPr>
        <w:t xml:space="preserve">We included linear terms for all relationships in the model and an additional quadratic term to the phenology-fitness relationship to account for directional, stabilizing or divergent selection </w:t>
      </w:r>
      <w:r w:rsidR="00EC6CAE" w:rsidRPr="00767A80">
        <w:rPr>
          <w:rFonts w:ascii="Times New Roman" w:eastAsia="Calibri" w:hAnsi="Times New Roman" w:cs="Times New Roman"/>
          <w:sz w:val="24"/>
          <w:szCs w:val="24"/>
        </w:rPr>
        <w:t>(Eq 2</w:t>
      </w:r>
      <w:r w:rsidR="001A6B13" w:rsidRPr="00767A80">
        <w:rPr>
          <w:rFonts w:ascii="Times New Roman" w:eastAsia="Calibri" w:hAnsi="Times New Roman" w:cs="Times New Roman"/>
          <w:sz w:val="24"/>
          <w:szCs w:val="24"/>
        </w:rPr>
        <w:t xml:space="preserve">, Fig 2).   </w:t>
      </w:r>
    </w:p>
    <w:p w14:paraId="4547BFA0"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4EF43F9D"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Eq. 2  </w:t>
      </w:r>
    </w:p>
    <w:p w14:paraId="0B395928" w14:textId="77777777"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Treatment +  (1|subsite:plot) + (1|year)  + (1|species) </w:t>
      </w:r>
    </w:p>
    <w:p w14:paraId="321E1552" w14:textId="75B2B162"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Fitness ~ Treatment   + DOY</w:t>
      </w:r>
      <w:r w:rsidRPr="00767A80">
        <w:rPr>
          <w:rFonts w:ascii="Times New Roman" w:eastAsia="Calibri" w:hAnsi="Times New Roman" w:cs="Times New Roman"/>
          <w:sz w:val="24"/>
          <w:szCs w:val="24"/>
          <w:vertAlign w:val="subscript"/>
        </w:rPr>
        <w:t>flower</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DOY</w:t>
      </w:r>
      <w:r w:rsidR="001A6B13" w:rsidRPr="00767A80">
        <w:rPr>
          <w:rFonts w:ascii="Times New Roman" w:eastAsia="Calibri" w:hAnsi="Times New Roman" w:cs="Times New Roman"/>
          <w:sz w:val="24"/>
          <w:szCs w:val="24"/>
          <w:vertAlign w:val="subscript"/>
        </w:rPr>
        <w:t>flower</w:t>
      </w:r>
      <w:r w:rsidR="001A6B13"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w:t>
      </w:r>
      <w:r w:rsidR="001A6B13"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(1|subsite:plot) + (1|year) + (1|species)</w:t>
      </w:r>
    </w:p>
    <w:p w14:paraId="4724B0B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1B430E6A" w14:textId="369ED272" w:rsidR="00B64A06" w:rsidRPr="00767A80" w:rsidRDefault="00AA5744"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t>Models were run with 3</w:t>
      </w:r>
      <w:r w:rsidR="001508B9" w:rsidRPr="00767A80">
        <w:rPr>
          <w:rFonts w:ascii="Times New Roman" w:eastAsia="Calibri" w:hAnsi="Times New Roman" w:cs="Times New Roman"/>
          <w:sz w:val="24"/>
          <w:szCs w:val="24"/>
          <w:highlight w:val="white"/>
        </w:rPr>
        <w:t xml:space="preserve"> chains of </w:t>
      </w:r>
      <w:r w:rsidR="009376ED" w:rsidRPr="00767A80">
        <w:rPr>
          <w:rFonts w:ascii="Times New Roman" w:eastAsia="Calibri" w:hAnsi="Times New Roman" w:cs="Times New Roman"/>
          <w:sz w:val="24"/>
          <w:szCs w:val="24"/>
          <w:highlight w:val="white"/>
        </w:rPr>
        <w:t>10</w:t>
      </w:r>
      <w:r w:rsidR="001508B9" w:rsidRPr="00767A80">
        <w:rPr>
          <w:rFonts w:ascii="Times New Roman" w:eastAsia="Calibri" w:hAnsi="Times New Roman" w:cs="Times New Roman"/>
          <w:sz w:val="24"/>
          <w:szCs w:val="24"/>
          <w:highlight w:val="white"/>
        </w:rPr>
        <w:t>000 iterations</w:t>
      </w:r>
      <w:r w:rsidRPr="00767A80">
        <w:rPr>
          <w:rFonts w:ascii="Times New Roman" w:eastAsia="Calibri" w:hAnsi="Times New Roman" w:cs="Times New Roman"/>
          <w:sz w:val="24"/>
          <w:szCs w:val="24"/>
          <w:highlight w:val="white"/>
        </w:rPr>
        <w:t xml:space="preserve"> each</w:t>
      </w:r>
      <w:r w:rsidR="001508B9" w:rsidRPr="00767A80">
        <w:rPr>
          <w:rFonts w:ascii="Times New Roman" w:eastAsia="Calibri" w:hAnsi="Times New Roman" w:cs="Times New Roman"/>
          <w:sz w:val="24"/>
          <w:szCs w:val="24"/>
          <w:highlight w:val="white"/>
        </w:rPr>
        <w:t xml:space="preserve"> (warm-up 50</w:t>
      </w:r>
      <w:r w:rsidR="009376ED" w:rsidRPr="00767A80">
        <w:rPr>
          <w:rFonts w:ascii="Times New Roman" w:eastAsia="Calibri" w:hAnsi="Times New Roman" w:cs="Times New Roman"/>
          <w:sz w:val="24"/>
          <w:szCs w:val="24"/>
          <w:highlight w:val="white"/>
        </w:rPr>
        <w:t>0</w:t>
      </w:r>
      <w:r w:rsidR="001508B9" w:rsidRPr="00767A80">
        <w:rPr>
          <w:rFonts w:ascii="Times New Roman" w:eastAsia="Calibri" w:hAnsi="Times New Roman" w:cs="Times New Roman"/>
          <w:sz w:val="24"/>
          <w:szCs w:val="24"/>
          <w:highlight w:val="white"/>
        </w:rPr>
        <w:t xml:space="preserve">0 iterations, no thinning) Markov Chain Monte Carlo (MCMC) sampling. We checked for convergence of chains for all parameters both visually with trace plots and with the </w:t>
      </w:r>
      <w:r w:rsidRPr="00767A80">
        <w:rPr>
          <w:rFonts w:ascii="Times New Roman" w:eastAsia="Calibri" w:hAnsi="Times New Roman" w:cs="Times New Roman"/>
          <w:sz w:val="24"/>
          <w:szCs w:val="24"/>
          <w:highlight w:val="white"/>
        </w:rPr>
        <w:t>R-hat</w:t>
      </w:r>
      <w:r w:rsidR="001508B9" w:rsidRPr="00767A80">
        <w:rPr>
          <w:rFonts w:ascii="Times New Roman" w:eastAsia="Calibri" w:hAnsi="Times New Roman" w:cs="Times New Roman"/>
          <w:sz w:val="24"/>
          <w:szCs w:val="24"/>
          <w:highlight w:val="white"/>
        </w:rPr>
        <w:t xml:space="preserve"> convergence </w:t>
      </w:r>
      <w:r w:rsidRPr="00767A80">
        <w:rPr>
          <w:rFonts w:ascii="Times New Roman" w:eastAsia="Calibri" w:hAnsi="Times New Roman" w:cs="Times New Roman"/>
          <w:sz w:val="24"/>
          <w:szCs w:val="24"/>
          <w:highlight w:val="white"/>
        </w:rPr>
        <w:t>diagnostic</w:t>
      </w:r>
      <w:r w:rsidR="001508B9" w:rsidRPr="00767A80">
        <w:rPr>
          <w:rFonts w:ascii="Times New Roman" w:eastAsia="Calibri" w:hAnsi="Times New Roman" w:cs="Times New Roman"/>
          <w:sz w:val="24"/>
          <w:szCs w:val="24"/>
          <w:highlight w:val="white"/>
        </w:rPr>
        <w:t xml:space="preserve">. Trace plots showed that chains mixed well and converged to stationary distributions for all parameter estimates. </w:t>
      </w:r>
      <w:r w:rsidRPr="00767A80">
        <w:rPr>
          <w:rFonts w:ascii="Times New Roman" w:eastAsia="Calibri" w:hAnsi="Times New Roman" w:cs="Times New Roman"/>
          <w:sz w:val="24"/>
          <w:szCs w:val="24"/>
          <w:highlight w:val="white"/>
        </w:rPr>
        <w:t xml:space="preserve">R-hat values </w:t>
      </w:r>
      <w:r w:rsidR="001508B9" w:rsidRPr="00767A80">
        <w:rPr>
          <w:rFonts w:ascii="Times New Roman" w:eastAsia="Calibri" w:hAnsi="Times New Roman" w:cs="Times New Roman"/>
          <w:sz w:val="24"/>
          <w:szCs w:val="24"/>
          <w:highlight w:val="white"/>
        </w:rPr>
        <w:t xml:space="preserve">for parameter estimates of all models were less than 1.1. </w:t>
      </w:r>
      <w:r w:rsidR="00B64A06" w:rsidRPr="00767A80">
        <w:rPr>
          <w:rFonts w:ascii="Times New Roman" w:eastAsia="Calibri" w:hAnsi="Times New Roman" w:cs="Times New Roman"/>
          <w:sz w:val="24"/>
          <w:szCs w:val="24"/>
        </w:rPr>
        <w:t xml:space="preserve">We </w:t>
      </w:r>
      <w:r w:rsidR="00B64A06" w:rsidRPr="00767A80">
        <w:rPr>
          <w:rFonts w:ascii="Times New Roman" w:eastAsia="Calibri" w:hAnsi="Times New Roman" w:cs="Times New Roman"/>
          <w:sz w:val="24"/>
          <w:szCs w:val="24"/>
          <w:highlight w:val="white"/>
        </w:rPr>
        <w:t>calculated Bayesian credible intervals for all fixed model parameters in the R package BayestestR (v 0.90)</w:t>
      </w:r>
      <w:r w:rsidR="00783E19" w:rsidRPr="00767A80">
        <w:rPr>
          <w:rFonts w:ascii="Times New Roman" w:eastAsia="Calibri" w:hAnsi="Times New Roman" w:cs="Times New Roman"/>
          <w:sz w:val="24"/>
          <w:szCs w:val="24"/>
          <w:highlight w:val="white"/>
        </w:rPr>
        <w:t xml:space="preserve"> (Makowski et. Al 2019)</w:t>
      </w:r>
      <w:r w:rsidR="00B64A06" w:rsidRPr="00767A80">
        <w:rPr>
          <w:rFonts w:ascii="Times New Roman" w:eastAsia="Calibri" w:hAnsi="Times New Roman" w:cs="Times New Roman"/>
          <w:sz w:val="24"/>
          <w:szCs w:val="24"/>
          <w:highlight w:val="white"/>
        </w:rPr>
        <w:t xml:space="preserve"> using the equal tailed interval (eti) method and </w:t>
      </w:r>
      <w:commentRangeStart w:id="265"/>
      <w:r w:rsidR="00B64A06" w:rsidRPr="00767A80">
        <w:rPr>
          <w:rFonts w:ascii="Times New Roman" w:eastAsia="Calibri" w:hAnsi="Times New Roman" w:cs="Times New Roman"/>
          <w:sz w:val="24"/>
          <w:szCs w:val="24"/>
          <w:highlight w:val="white"/>
        </w:rPr>
        <w:t>consider modeled parameter estimates to demonstrate an effect on the response variable when</w:t>
      </w:r>
      <w:r w:rsidR="00783E19" w:rsidRPr="00767A80">
        <w:rPr>
          <w:rFonts w:ascii="Times New Roman" w:eastAsia="Calibri" w:hAnsi="Times New Roman" w:cs="Times New Roman"/>
          <w:sz w:val="24"/>
          <w:szCs w:val="24"/>
          <w:highlight w:val="white"/>
        </w:rPr>
        <w:t xml:space="preserve"> 95%</w:t>
      </w:r>
      <w:r w:rsidR="00B64A06" w:rsidRPr="00767A80">
        <w:rPr>
          <w:rFonts w:ascii="Times New Roman" w:eastAsia="Calibri" w:hAnsi="Times New Roman" w:cs="Times New Roman"/>
          <w:sz w:val="24"/>
          <w:szCs w:val="24"/>
          <w:highlight w:val="white"/>
        </w:rPr>
        <w:t xml:space="preserve"> Bayesian CIs did not contain zero.</w:t>
      </w:r>
      <w:commentRangeEnd w:id="265"/>
      <w:r w:rsidR="00FB6E9B">
        <w:rPr>
          <w:rStyle w:val="CommentReference"/>
        </w:rPr>
        <w:commentReference w:id="265"/>
      </w:r>
    </w:p>
    <w:p w14:paraId="120FC1C9" w14:textId="77777777" w:rsidR="00B64A06" w:rsidRPr="00767A80" w:rsidRDefault="00B64A06" w:rsidP="00A0344C">
      <w:pPr>
        <w:spacing w:line="480" w:lineRule="auto"/>
        <w:jc w:val="both"/>
        <w:rPr>
          <w:rFonts w:ascii="Times New Roman" w:eastAsia="Calibri" w:hAnsi="Times New Roman" w:cs="Times New Roman"/>
          <w:sz w:val="24"/>
          <w:szCs w:val="24"/>
          <w:highlight w:val="white"/>
        </w:rPr>
      </w:pPr>
    </w:p>
    <w:p w14:paraId="659B888F" w14:textId="10170D93" w:rsidR="00C96047" w:rsidRPr="00767A80" w:rsidRDefault="00B64A06"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sz w:val="24"/>
          <w:szCs w:val="24"/>
          <w:highlight w:val="white"/>
        </w:rPr>
        <w:lastRenderedPageBreak/>
        <w:t>We</w:t>
      </w:r>
      <w:r w:rsidR="001508B9" w:rsidRPr="00767A80">
        <w:rPr>
          <w:rFonts w:ascii="Times New Roman" w:eastAsia="Calibri" w:hAnsi="Times New Roman" w:cs="Times New Roman"/>
          <w:sz w:val="24"/>
          <w:szCs w:val="24"/>
          <w:highlight w:val="white"/>
        </w:rPr>
        <w:t xml:space="preserve"> performed posterior predictive checks of model performance using the ‘pp_check’ function of brms and leave-one-out (LOO) cross-validation </w:t>
      </w:r>
      <w:r w:rsidR="00783E19" w:rsidRPr="00767A80">
        <w:rPr>
          <w:rFonts w:ascii="Times New Roman" w:eastAsia="Calibri" w:hAnsi="Times New Roman" w:cs="Times New Roman"/>
          <w:sz w:val="24"/>
          <w:szCs w:val="24"/>
          <w:highlight w:val="white"/>
        </w:rPr>
        <w:t xml:space="preserve">in the R package </w:t>
      </w:r>
      <w:r w:rsidRPr="00767A80">
        <w:rPr>
          <w:rFonts w:ascii="Times New Roman" w:eastAsia="Calibri" w:hAnsi="Times New Roman" w:cs="Times New Roman"/>
          <w:sz w:val="24"/>
          <w:szCs w:val="24"/>
          <w:highlight w:val="white"/>
        </w:rPr>
        <w:t>loo</w:t>
      </w:r>
      <w:r w:rsidR="00783E19" w:rsidRPr="00767A80">
        <w:rPr>
          <w:rFonts w:ascii="Times New Roman" w:eastAsia="Calibri" w:hAnsi="Times New Roman" w:cs="Times New Roman"/>
          <w:sz w:val="24"/>
          <w:szCs w:val="24"/>
          <w:highlight w:val="white"/>
        </w:rPr>
        <w:t xml:space="preserve"> (v 2.5.1)</w:t>
      </w:r>
      <w:r w:rsidRPr="00767A80">
        <w:rPr>
          <w:rFonts w:ascii="Times New Roman" w:eastAsia="Calibri" w:hAnsi="Times New Roman" w:cs="Times New Roman"/>
          <w:sz w:val="24"/>
          <w:szCs w:val="24"/>
          <w:highlight w:val="white"/>
        </w:rPr>
        <w:t xml:space="preserve"> </w:t>
      </w:r>
      <w:r w:rsidR="00783E19" w:rsidRPr="00767A80">
        <w:rPr>
          <w:rFonts w:ascii="Times New Roman" w:eastAsia="Calibri" w:hAnsi="Times New Roman" w:cs="Times New Roman"/>
          <w:sz w:val="24"/>
          <w:szCs w:val="24"/>
          <w:highlight w:val="white"/>
        </w:rPr>
        <w:t>(</w:t>
      </w:r>
      <w:r w:rsidRPr="00767A80">
        <w:rPr>
          <w:rFonts w:ascii="Times New Roman" w:eastAsia="Calibri" w:hAnsi="Times New Roman" w:cs="Times New Roman"/>
          <w:sz w:val="24"/>
          <w:szCs w:val="24"/>
          <w:highlight w:val="white"/>
        </w:rPr>
        <w:t xml:space="preserve">Vehtari </w:t>
      </w:r>
      <w:r w:rsidRPr="00767A80">
        <w:rPr>
          <w:rFonts w:ascii="Times New Roman" w:eastAsia="Calibri" w:hAnsi="Times New Roman" w:cs="Times New Roman"/>
          <w:sz w:val="24"/>
          <w:szCs w:val="24"/>
        </w:rPr>
        <w:t>et al</w:t>
      </w:r>
      <w:ins w:id="266" w:author="celphin@student.ubc.ca" w:date="2023-05-22T11:17:00Z">
        <w:r w:rsidR="00E125E4">
          <w:rPr>
            <w:rFonts w:ascii="Times New Roman" w:eastAsia="Calibri" w:hAnsi="Times New Roman" w:cs="Times New Roman"/>
            <w:sz w:val="24"/>
            <w:szCs w:val="24"/>
          </w:rPr>
          <w:t xml:space="preserve">. </w:t>
        </w:r>
      </w:ins>
      <w:del w:id="267" w:author="celphin@student.ubc.ca" w:date="2023-05-22T11:17:00Z">
        <w:r w:rsidRPr="00767A80">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 xml:space="preserve">2015) ensuring </w:t>
      </w:r>
      <w:r w:rsidR="00AA5744" w:rsidRPr="00767A80">
        <w:rPr>
          <w:rFonts w:ascii="Times New Roman" w:eastAsia="Calibri" w:hAnsi="Times New Roman" w:cs="Times New Roman"/>
          <w:sz w:val="24"/>
          <w:szCs w:val="24"/>
        </w:rPr>
        <w:t xml:space="preserve">all </w:t>
      </w:r>
      <w:r w:rsidR="001508B9" w:rsidRPr="00767A80">
        <w:rPr>
          <w:rFonts w:ascii="Times New Roman" w:eastAsia="Calibri" w:hAnsi="Times New Roman" w:cs="Times New Roman"/>
          <w:sz w:val="24"/>
          <w:szCs w:val="24"/>
        </w:rPr>
        <w:t>p</w:t>
      </w:r>
      <w:r w:rsidR="00AA5744" w:rsidRPr="00767A80">
        <w:rPr>
          <w:rFonts w:ascii="Times New Roman" w:eastAsia="Calibri" w:hAnsi="Times New Roman" w:cs="Times New Roman"/>
          <w:sz w:val="24"/>
          <w:szCs w:val="24"/>
        </w:rPr>
        <w:t>areto k values reflecting good</w:t>
      </w:r>
      <w:r w:rsidR="001508B9" w:rsidRPr="00767A80">
        <w:rPr>
          <w:rFonts w:ascii="Times New Roman" w:eastAsia="Calibri" w:hAnsi="Times New Roman" w:cs="Times New Roman"/>
          <w:sz w:val="24"/>
          <w:szCs w:val="24"/>
        </w:rPr>
        <w:t xml:space="preserve"> data-model fit (k &lt;0.</w:t>
      </w:r>
      <w:r w:rsidR="00AA5744" w:rsidRPr="00767A80">
        <w:rPr>
          <w:rFonts w:ascii="Times New Roman" w:eastAsia="Calibri" w:hAnsi="Times New Roman" w:cs="Times New Roman"/>
          <w:sz w:val="24"/>
          <w:szCs w:val="24"/>
        </w:rPr>
        <w:t>7</w:t>
      </w:r>
      <w:r w:rsidR="001508B9" w:rsidRPr="00767A80">
        <w:rPr>
          <w:rFonts w:ascii="Times New Roman" w:eastAsia="Calibri" w:hAnsi="Times New Roman" w:cs="Times New Roman"/>
          <w:sz w:val="24"/>
          <w:szCs w:val="24"/>
        </w:rPr>
        <w:t>)</w:t>
      </w:r>
      <w:r w:rsidR="00AA5744" w:rsidRPr="00767A80">
        <w:rPr>
          <w:rFonts w:ascii="Times New Roman" w:eastAsia="Calibri" w:hAnsi="Times New Roman" w:cs="Times New Roman"/>
          <w:sz w:val="24"/>
          <w:szCs w:val="24"/>
        </w:rPr>
        <w:t>.</w:t>
      </w:r>
      <w:r w:rsidR="00521C0B" w:rsidRPr="00767A80">
        <w:rPr>
          <w:rFonts w:ascii="Times New Roman" w:eastAsia="Calibri" w:hAnsi="Times New Roman" w:cs="Times New Roman"/>
          <w:sz w:val="24"/>
          <w:szCs w:val="24"/>
        </w:rPr>
        <w:t xml:space="preserve"> For one model </w:t>
      </w:r>
      <w:del w:id="268" w:author="Amy Angert" w:date="2023-05-22T11:51:00Z">
        <w:r w:rsidR="00521C0B" w:rsidRPr="00767A80" w:rsidDel="00AF0E4E">
          <w:rPr>
            <w:rFonts w:ascii="Times New Roman" w:eastAsia="Calibri" w:hAnsi="Times New Roman" w:cs="Times New Roman"/>
            <w:sz w:val="24"/>
            <w:szCs w:val="24"/>
          </w:rPr>
          <w:delText xml:space="preserve">which </w:delText>
        </w:r>
      </w:del>
      <w:ins w:id="269" w:author="Amy Angert" w:date="2023-05-22T11:51:00Z">
        <w:r w:rsidR="00AF0E4E">
          <w:rPr>
            <w:rFonts w:ascii="Times New Roman" w:eastAsia="Calibri" w:hAnsi="Times New Roman" w:cs="Times New Roman"/>
            <w:sz w:val="24"/>
            <w:szCs w:val="24"/>
          </w:rPr>
          <w:t>that</w:t>
        </w:r>
        <w:r w:rsidR="00AF0E4E" w:rsidRPr="00767A80">
          <w:rPr>
            <w:rFonts w:ascii="Times New Roman" w:eastAsia="Calibri" w:hAnsi="Times New Roman" w:cs="Times New Roman"/>
            <w:sz w:val="24"/>
            <w:szCs w:val="24"/>
          </w:rPr>
          <w:t xml:space="preserve"> </w:t>
        </w:r>
      </w:ins>
      <w:r w:rsidR="00521C0B" w:rsidRPr="00767A80">
        <w:rPr>
          <w:rFonts w:ascii="Times New Roman" w:eastAsia="Calibri" w:hAnsi="Times New Roman" w:cs="Times New Roman"/>
          <w:sz w:val="24"/>
          <w:szCs w:val="24"/>
        </w:rPr>
        <w:t>had</w:t>
      </w:r>
      <w:r w:rsidR="00AA5744" w:rsidRPr="00767A80">
        <w:rPr>
          <w:rFonts w:ascii="Times New Roman" w:eastAsia="Calibri" w:hAnsi="Times New Roman" w:cs="Times New Roman"/>
          <w:sz w:val="24"/>
          <w:szCs w:val="24"/>
        </w:rPr>
        <w:t xml:space="preserve"> observations with pareto k values &gt; 0.7, we </w:t>
      </w:r>
      <w:r w:rsidR="00521C0B" w:rsidRPr="00767A80">
        <w:rPr>
          <w:rFonts w:ascii="Times New Roman" w:eastAsia="Calibri" w:hAnsi="Times New Roman" w:cs="Times New Roman"/>
          <w:sz w:val="24"/>
          <w:szCs w:val="24"/>
        </w:rPr>
        <w:t xml:space="preserve">re-fit the model leaving out the </w:t>
      </w:r>
      <w:commentRangeStart w:id="270"/>
      <w:r w:rsidR="00521C0B" w:rsidRPr="00767A80">
        <w:rPr>
          <w:rFonts w:ascii="Times New Roman" w:eastAsia="Calibri" w:hAnsi="Times New Roman" w:cs="Times New Roman"/>
          <w:sz w:val="24"/>
          <w:szCs w:val="24"/>
        </w:rPr>
        <w:t>problematic</w:t>
      </w:r>
      <w:commentRangeEnd w:id="270"/>
      <w:r w:rsidR="00FB6E9B">
        <w:rPr>
          <w:rStyle w:val="CommentReference"/>
        </w:rPr>
        <w:commentReference w:id="270"/>
      </w:r>
      <w:r w:rsidR="00521C0B" w:rsidRPr="00767A80">
        <w:rPr>
          <w:rFonts w:ascii="Times New Roman" w:eastAsia="Calibri" w:hAnsi="Times New Roman" w:cs="Times New Roman"/>
          <w:sz w:val="24"/>
          <w:szCs w:val="24"/>
        </w:rPr>
        <w:t xml:space="preserve"> observations with the function ‘reloo’</w:t>
      </w:r>
      <w:r w:rsidRPr="00767A80">
        <w:rPr>
          <w:rFonts w:ascii="Times New Roman" w:eastAsia="Calibri" w:hAnsi="Times New Roman" w:cs="Times New Roman"/>
          <w:sz w:val="24"/>
          <w:szCs w:val="24"/>
        </w:rPr>
        <w:t xml:space="preserve"> and report both cross validation results</w:t>
      </w:r>
      <w:r w:rsidR="00AA5744" w:rsidRPr="00767A80">
        <w:rPr>
          <w:rFonts w:ascii="Times New Roman" w:eastAsia="Calibri" w:hAnsi="Times New Roman" w:cs="Times New Roman"/>
          <w:sz w:val="24"/>
          <w:szCs w:val="24"/>
        </w:rPr>
        <w:t xml:space="preserve"> </w:t>
      </w:r>
      <w:r w:rsidR="001508B9" w:rsidRPr="00767A80">
        <w:rPr>
          <w:rFonts w:ascii="Times New Roman" w:eastAsia="Calibri" w:hAnsi="Times New Roman" w:cs="Times New Roman"/>
          <w:sz w:val="24"/>
          <w:szCs w:val="24"/>
        </w:rPr>
        <w:t xml:space="preserve">(See Appendix 1). </w:t>
      </w:r>
      <w:r w:rsidR="001508B9" w:rsidRPr="00767A80">
        <w:rPr>
          <w:rFonts w:ascii="Times New Roman" w:eastAsia="Calibri" w:hAnsi="Times New Roman" w:cs="Times New Roman"/>
          <w:sz w:val="24"/>
          <w:szCs w:val="24"/>
          <w:highlight w:val="white"/>
        </w:rPr>
        <w:t xml:space="preserve">Finally, we calculated </w:t>
      </w:r>
      <w:r w:rsidRPr="00767A80">
        <w:rPr>
          <w:rFonts w:ascii="Times New Roman" w:eastAsia="Calibri" w:hAnsi="Times New Roman" w:cs="Times New Roman"/>
          <w:sz w:val="24"/>
          <w:szCs w:val="24"/>
          <w:highlight w:val="white"/>
        </w:rPr>
        <w:t>LOO-adjusted b</w:t>
      </w:r>
      <w:r w:rsidR="001508B9" w:rsidRPr="00767A80">
        <w:rPr>
          <w:rFonts w:ascii="Times New Roman" w:eastAsia="Calibri" w:hAnsi="Times New Roman" w:cs="Times New Roman"/>
          <w:sz w:val="24"/>
          <w:szCs w:val="24"/>
          <w:highlight w:val="white"/>
        </w:rPr>
        <w:t>ayesian R</w:t>
      </w:r>
      <w:r w:rsidR="001508B9" w:rsidRPr="00767A80">
        <w:rPr>
          <w:rFonts w:ascii="Times New Roman" w:eastAsia="Calibri" w:hAnsi="Times New Roman" w:cs="Times New Roman"/>
          <w:sz w:val="24"/>
          <w:szCs w:val="24"/>
          <w:highlight w:val="white"/>
          <w:vertAlign w:val="superscript"/>
        </w:rPr>
        <w:t xml:space="preserve">2 </w:t>
      </w:r>
      <w:r w:rsidR="001508B9" w:rsidRPr="00767A80">
        <w:rPr>
          <w:rFonts w:ascii="Times New Roman" w:eastAsia="Calibri" w:hAnsi="Times New Roman" w:cs="Times New Roman"/>
          <w:sz w:val="24"/>
          <w:szCs w:val="24"/>
          <w:highlight w:val="white"/>
        </w:rPr>
        <w:t xml:space="preserve">values for each model with the ‘loo_R2’ function in brms. </w:t>
      </w:r>
    </w:p>
    <w:p w14:paraId="6B95FC4A" w14:textId="77777777" w:rsidR="00B32034" w:rsidRPr="00767A80" w:rsidRDefault="00B32034" w:rsidP="00A0344C">
      <w:pPr>
        <w:spacing w:line="480" w:lineRule="auto"/>
        <w:jc w:val="both"/>
        <w:rPr>
          <w:rFonts w:ascii="Times New Roman" w:eastAsia="Calibri" w:hAnsi="Times New Roman" w:cs="Times New Roman"/>
          <w:sz w:val="24"/>
          <w:szCs w:val="24"/>
          <w:highlight w:val="white"/>
        </w:rPr>
      </w:pPr>
    </w:p>
    <w:p w14:paraId="1AD2C55F" w14:textId="77777777" w:rsidR="00C96047" w:rsidRPr="00767A80" w:rsidRDefault="001508B9" w:rsidP="00A0344C">
      <w:pPr>
        <w:spacing w:line="480" w:lineRule="auto"/>
        <w:jc w:val="both"/>
        <w:rPr>
          <w:rFonts w:ascii="Times New Roman" w:eastAsia="Calibri" w:hAnsi="Times New Roman" w:cs="Times New Roman"/>
          <w:i/>
          <w:sz w:val="24"/>
          <w:szCs w:val="24"/>
          <w:highlight w:val="white"/>
        </w:rPr>
      </w:pPr>
      <w:r w:rsidRPr="00767A80">
        <w:rPr>
          <w:rFonts w:ascii="Times New Roman" w:eastAsia="Calibri" w:hAnsi="Times New Roman" w:cs="Times New Roman"/>
          <w:i/>
          <w:sz w:val="24"/>
          <w:szCs w:val="24"/>
          <w:highlight w:val="white"/>
        </w:rPr>
        <w:t>Future climate projections</w:t>
      </w:r>
    </w:p>
    <w:p w14:paraId="22EA84D0" w14:textId="5DBA3CBD" w:rsidR="00C96047" w:rsidRPr="00767A80" w:rsidRDefault="001508B9" w:rsidP="00A0344C">
      <w:pPr>
        <w:spacing w:line="480" w:lineRule="auto"/>
        <w:jc w:val="both"/>
        <w:rPr>
          <w:rFonts w:ascii="Times New Roman" w:eastAsia="Calibri" w:hAnsi="Times New Roman" w:cs="Times New Roman"/>
          <w:sz w:val="24"/>
          <w:szCs w:val="24"/>
        </w:rPr>
      </w:pPr>
      <w:del w:id="271" w:author="Sarah Elmendorf" w:date="2023-05-15T13:00:00Z">
        <w:r w:rsidRPr="00767A80" w:rsidDel="002958CA">
          <w:rPr>
            <w:rFonts w:ascii="Times New Roman" w:eastAsia="Calibri" w:hAnsi="Times New Roman" w:cs="Times New Roman"/>
            <w:sz w:val="24"/>
            <w:szCs w:val="24"/>
            <w:highlight w:val="white"/>
          </w:rPr>
          <w:delText>After running all multivariate models</w:delText>
        </w:r>
      </w:del>
      <w:ins w:id="272" w:author="Sarah Elmendorf" w:date="2023-05-15T13:00:00Z">
        <w:r w:rsidR="002958CA">
          <w:rPr>
            <w:rFonts w:ascii="Times New Roman" w:eastAsia="Calibri" w:hAnsi="Times New Roman" w:cs="Times New Roman"/>
            <w:sz w:val="24"/>
            <w:szCs w:val="24"/>
            <w:highlight w:val="white"/>
          </w:rPr>
          <w:t xml:space="preserve">To illustrate the consequences of direct vs. indirect effects (mediated through phenology) effects of </w:t>
        </w:r>
      </w:ins>
      <w:ins w:id="273" w:author="Sarah Elmendorf" w:date="2023-05-15T13:01:00Z">
        <w:r w:rsidR="002958CA">
          <w:rPr>
            <w:rFonts w:ascii="Times New Roman" w:eastAsia="Calibri" w:hAnsi="Times New Roman" w:cs="Times New Roman"/>
            <w:sz w:val="24"/>
            <w:szCs w:val="24"/>
            <w:highlight w:val="white"/>
          </w:rPr>
          <w:t>anticipated climate warming</w:t>
        </w:r>
      </w:ins>
      <w:r w:rsidRPr="00767A80">
        <w:rPr>
          <w:rFonts w:ascii="Times New Roman" w:eastAsia="Calibri" w:hAnsi="Times New Roman" w:cs="Times New Roman"/>
          <w:sz w:val="24"/>
          <w:szCs w:val="24"/>
          <w:highlight w:val="white"/>
        </w:rPr>
        <w:t>, we generated model projections over novel climate space for Daring Lake only (</w:t>
      </w:r>
      <w:commentRangeStart w:id="274"/>
      <w:commentRangeStart w:id="275"/>
      <w:r w:rsidRPr="00767A80">
        <w:rPr>
          <w:rFonts w:ascii="Times New Roman" w:eastAsia="Calibri" w:hAnsi="Times New Roman" w:cs="Times New Roman"/>
          <w:sz w:val="24"/>
          <w:szCs w:val="24"/>
          <w:highlight w:val="white"/>
        </w:rPr>
        <w:t>as Alexandra Fiord models do not include continuous temperature</w:t>
      </w:r>
      <w:commentRangeEnd w:id="274"/>
      <w:r w:rsidR="004E7C46">
        <w:rPr>
          <w:rStyle w:val="CommentReference"/>
        </w:rPr>
        <w:commentReference w:id="274"/>
      </w:r>
      <w:commentRangeEnd w:id="275"/>
      <w:r w:rsidR="00E5084D">
        <w:rPr>
          <w:rStyle w:val="CommentReference"/>
        </w:rPr>
        <w:commentReference w:id="275"/>
      </w:r>
      <w:r w:rsidRPr="00767A80">
        <w:rPr>
          <w:rFonts w:ascii="Times New Roman" w:eastAsia="Calibri" w:hAnsi="Times New Roman" w:cs="Times New Roman"/>
          <w:sz w:val="24"/>
          <w:szCs w:val="24"/>
          <w:highlight w:val="white"/>
        </w:rPr>
        <w:t>).  To do this, we created 3 climate scenarios: +1, +3, and +5 degrees C warming over average growing season temperatures from 2001-2022. We then used existing models to project future changes</w:t>
      </w:r>
      <w:r w:rsidR="00D209E9">
        <w:rPr>
          <w:rFonts w:ascii="Times New Roman" w:eastAsia="Calibri" w:hAnsi="Times New Roman" w:cs="Times New Roman"/>
          <w:sz w:val="24"/>
          <w:szCs w:val="24"/>
          <w:highlight w:val="white"/>
        </w:rPr>
        <w:t xml:space="preserve"> in phenology and</w:t>
      </w:r>
      <w:r w:rsidR="00B32034" w:rsidRPr="00767A80">
        <w:rPr>
          <w:rFonts w:ascii="Times New Roman" w:eastAsia="Calibri" w:hAnsi="Times New Roman" w:cs="Times New Roman"/>
          <w:sz w:val="24"/>
          <w:szCs w:val="24"/>
          <w:highlight w:val="white"/>
        </w:rPr>
        <w:t xml:space="preserve"> it</w:t>
      </w:r>
      <w:del w:id="276" w:author="Sarah Elmendorf" w:date="2023-05-15T10:04:00Z">
        <w:r w:rsidR="00B32034" w:rsidRPr="00767A80" w:rsidDel="00FB6E9B">
          <w:rPr>
            <w:rFonts w:ascii="Times New Roman" w:eastAsia="Calibri" w:hAnsi="Times New Roman" w:cs="Times New Roman"/>
            <w:sz w:val="24"/>
            <w:szCs w:val="24"/>
            <w:highlight w:val="white"/>
          </w:rPr>
          <w:delText>’</w:delText>
        </w:r>
      </w:del>
      <w:r w:rsidR="00B32034" w:rsidRPr="00767A80">
        <w:rPr>
          <w:rFonts w:ascii="Times New Roman" w:eastAsia="Calibri" w:hAnsi="Times New Roman" w:cs="Times New Roman"/>
          <w:sz w:val="24"/>
          <w:szCs w:val="24"/>
          <w:highlight w:val="white"/>
        </w:rPr>
        <w:t>s corresponding effect on</w:t>
      </w:r>
      <w:r w:rsidRPr="00767A80">
        <w:rPr>
          <w:rFonts w:ascii="Times New Roman" w:eastAsia="Calibri" w:hAnsi="Times New Roman" w:cs="Times New Roman"/>
          <w:sz w:val="24"/>
          <w:szCs w:val="24"/>
          <w:highlight w:val="white"/>
        </w:rPr>
        <w:t xml:space="preserve"> reproductive fitness (flower number, fruit number) over the novel climate data</w:t>
      </w:r>
      <w:r w:rsidR="00B32034" w:rsidRPr="00767A80">
        <w:rPr>
          <w:rFonts w:ascii="Times New Roman" w:eastAsia="Calibri" w:hAnsi="Times New Roman" w:cs="Times New Roman"/>
          <w:sz w:val="24"/>
          <w:szCs w:val="24"/>
          <w:highlight w:val="white"/>
        </w:rPr>
        <w:t xml:space="preserve"> with the</w:t>
      </w:r>
      <w:r w:rsidR="00DD5841" w:rsidRPr="00767A80">
        <w:rPr>
          <w:rFonts w:ascii="Times New Roman" w:eastAsia="Calibri" w:hAnsi="Times New Roman" w:cs="Times New Roman"/>
          <w:sz w:val="24"/>
          <w:szCs w:val="24"/>
          <w:highlight w:val="white"/>
        </w:rPr>
        <w:t xml:space="preserve"> ‘predictions’ and ‘posterior_draws’</w:t>
      </w:r>
      <w:r w:rsidR="00B32034" w:rsidRPr="00767A80">
        <w:rPr>
          <w:rFonts w:ascii="Times New Roman" w:eastAsia="Calibri" w:hAnsi="Times New Roman" w:cs="Times New Roman"/>
          <w:sz w:val="24"/>
          <w:szCs w:val="24"/>
          <w:highlight w:val="white"/>
        </w:rPr>
        <w:t xml:space="preserve"> function</w:t>
      </w:r>
      <w:r w:rsidR="00DD5841" w:rsidRPr="00767A80">
        <w:rPr>
          <w:rFonts w:ascii="Times New Roman" w:eastAsia="Calibri" w:hAnsi="Times New Roman" w:cs="Times New Roman"/>
          <w:sz w:val="24"/>
          <w:szCs w:val="24"/>
          <w:highlight w:val="white"/>
        </w:rPr>
        <w:t>s</w:t>
      </w:r>
      <w:r w:rsidR="00B32034" w:rsidRPr="00767A80">
        <w:rPr>
          <w:rFonts w:ascii="Times New Roman" w:eastAsia="Calibri" w:hAnsi="Times New Roman" w:cs="Times New Roman"/>
          <w:sz w:val="24"/>
          <w:szCs w:val="24"/>
          <w:highlight w:val="white"/>
        </w:rPr>
        <w:t xml:space="preserve"> </w:t>
      </w:r>
      <w:r w:rsidR="00DD5841" w:rsidRPr="00767A80">
        <w:rPr>
          <w:rFonts w:ascii="Times New Roman" w:eastAsia="Calibri" w:hAnsi="Times New Roman" w:cs="Times New Roman"/>
          <w:sz w:val="24"/>
          <w:szCs w:val="24"/>
          <w:highlight w:val="white"/>
        </w:rPr>
        <w:t xml:space="preserve">in the </w:t>
      </w:r>
      <w:r w:rsidR="00783E19" w:rsidRPr="00767A80">
        <w:rPr>
          <w:rFonts w:ascii="Times New Roman" w:eastAsia="Calibri" w:hAnsi="Times New Roman" w:cs="Times New Roman"/>
          <w:sz w:val="24"/>
          <w:szCs w:val="24"/>
          <w:highlight w:val="white"/>
        </w:rPr>
        <w:t xml:space="preserve">R </w:t>
      </w:r>
      <w:r w:rsidR="00DD5841" w:rsidRPr="00767A80">
        <w:rPr>
          <w:rFonts w:ascii="Times New Roman" w:eastAsia="Calibri" w:hAnsi="Times New Roman" w:cs="Times New Roman"/>
          <w:sz w:val="24"/>
          <w:szCs w:val="24"/>
          <w:highlight w:val="white"/>
        </w:rPr>
        <w:t xml:space="preserve">package </w:t>
      </w:r>
      <w:r w:rsidR="00783E19" w:rsidRPr="00767A80">
        <w:rPr>
          <w:rFonts w:ascii="Times New Roman" w:eastAsia="Calibri" w:hAnsi="Times New Roman" w:cs="Times New Roman"/>
          <w:sz w:val="24"/>
          <w:szCs w:val="24"/>
          <w:highlight w:val="white"/>
        </w:rPr>
        <w:t xml:space="preserve">marginaleffects </w:t>
      </w:r>
      <w:r w:rsidR="00DD5841" w:rsidRPr="00767A80">
        <w:rPr>
          <w:rFonts w:ascii="Times New Roman" w:eastAsia="Calibri" w:hAnsi="Times New Roman" w:cs="Times New Roman"/>
          <w:sz w:val="24"/>
          <w:szCs w:val="24"/>
          <w:highlight w:val="white"/>
        </w:rPr>
        <w:t>(</w:t>
      </w:r>
      <w:r w:rsidR="00783E19" w:rsidRPr="00767A80">
        <w:rPr>
          <w:rFonts w:ascii="Times New Roman" w:eastAsia="Calibri" w:hAnsi="Times New Roman" w:cs="Times New Roman"/>
          <w:sz w:val="24"/>
          <w:szCs w:val="24"/>
          <w:highlight w:val="white"/>
        </w:rPr>
        <w:t>v 0.11.0)</w:t>
      </w:r>
      <w:r w:rsidR="00DD5841" w:rsidRPr="00767A80">
        <w:rPr>
          <w:rFonts w:ascii="Times New Roman" w:eastAsia="Calibri" w:hAnsi="Times New Roman" w:cs="Times New Roman"/>
          <w:sz w:val="24"/>
          <w:szCs w:val="24"/>
          <w:highlight w:val="white"/>
        </w:rPr>
        <w:t xml:space="preserve"> </w:t>
      </w:r>
      <w:r w:rsidR="00783E19" w:rsidRPr="00767A80">
        <w:rPr>
          <w:rFonts w:ascii="Times New Roman" w:eastAsia="Calibri" w:hAnsi="Times New Roman" w:cs="Times New Roman"/>
          <w:sz w:val="24"/>
          <w:szCs w:val="24"/>
          <w:highlight w:val="white"/>
        </w:rPr>
        <w:t>(Arel-</w:t>
      </w:r>
      <w:r w:rsidR="00DD5841" w:rsidRPr="00767A80">
        <w:rPr>
          <w:rFonts w:ascii="Times New Roman" w:eastAsia="Calibri" w:hAnsi="Times New Roman" w:cs="Times New Roman"/>
          <w:sz w:val="24"/>
          <w:szCs w:val="24"/>
          <w:highlight w:val="white"/>
        </w:rPr>
        <w:t>Bundock 2023)</w:t>
      </w:r>
      <w:r w:rsidRPr="00767A80">
        <w:rPr>
          <w:rFonts w:ascii="Times New Roman" w:eastAsia="Calibri" w:hAnsi="Times New Roman" w:cs="Times New Roman"/>
          <w:sz w:val="24"/>
          <w:szCs w:val="24"/>
          <w:highlight w:val="white"/>
        </w:rPr>
        <w:t>.</w:t>
      </w:r>
      <w:ins w:id="277" w:author="Sarah Elmendorf" w:date="2023-05-15T12:58:00Z">
        <w:r w:rsidR="002958CA">
          <w:rPr>
            <w:rFonts w:ascii="Times New Roman" w:eastAsia="Calibri" w:hAnsi="Times New Roman" w:cs="Times New Roman"/>
            <w:sz w:val="24"/>
            <w:szCs w:val="24"/>
            <w:highlight w:val="white"/>
          </w:rPr>
          <w:t xml:space="preserve"> </w:t>
        </w:r>
      </w:ins>
      <w:ins w:id="278" w:author="Sarah Elmendorf" w:date="2023-05-15T13:03:00Z">
        <w:r w:rsidR="002958CA">
          <w:rPr>
            <w:rFonts w:ascii="Times New Roman" w:eastAsia="Calibri" w:hAnsi="Times New Roman" w:cs="Times New Roman"/>
            <w:sz w:val="24"/>
            <w:szCs w:val="24"/>
            <w:highlight w:val="white"/>
          </w:rPr>
          <w:t xml:space="preserve"> Our goal was to quantify</w:t>
        </w:r>
      </w:ins>
      <w:ins w:id="279" w:author="Sarah Elmendorf" w:date="2023-05-15T13:02:00Z">
        <w:r w:rsidR="002958CA">
          <w:rPr>
            <w:rFonts w:ascii="Times New Roman" w:eastAsia="Calibri" w:hAnsi="Times New Roman" w:cs="Times New Roman"/>
            <w:sz w:val="24"/>
            <w:szCs w:val="24"/>
            <w:highlight w:val="white"/>
          </w:rPr>
          <w:t xml:space="preserve"> </w:t>
        </w:r>
      </w:ins>
      <w:ins w:id="280" w:author="Sarah Elmendorf" w:date="2023-05-15T13:03:00Z">
        <w:r w:rsidR="002958CA">
          <w:rPr>
            <w:rFonts w:ascii="Times New Roman" w:eastAsia="Calibri" w:hAnsi="Times New Roman" w:cs="Times New Roman"/>
            <w:sz w:val="24"/>
            <w:szCs w:val="24"/>
            <w:highlight w:val="white"/>
          </w:rPr>
          <w:t>potential</w:t>
        </w:r>
      </w:ins>
      <w:ins w:id="281" w:author="Sarah Elmendorf" w:date="2023-05-15T13:02:00Z">
        <w:r w:rsidR="002958CA">
          <w:rPr>
            <w:rFonts w:ascii="Times New Roman" w:eastAsia="Calibri" w:hAnsi="Times New Roman" w:cs="Times New Roman"/>
            <w:sz w:val="24"/>
            <w:szCs w:val="24"/>
            <w:highlight w:val="white"/>
          </w:rPr>
          <w:t xml:space="preserve"> changes in reproductive output under climate change with and without accompanying phenological shifts</w:t>
        </w:r>
      </w:ins>
      <w:ins w:id="282" w:author="Sarah Elmendorf" w:date="2023-05-15T13:03:00Z">
        <w:r w:rsidR="002958CA">
          <w:rPr>
            <w:rFonts w:ascii="Times New Roman" w:eastAsia="Calibri" w:hAnsi="Times New Roman" w:cs="Times New Roman"/>
            <w:sz w:val="24"/>
            <w:szCs w:val="24"/>
            <w:highlight w:val="white"/>
          </w:rPr>
          <w:t xml:space="preserve"> as estimated by our models. </w:t>
        </w:r>
      </w:ins>
      <w:ins w:id="283" w:author="Sarah Elmendorf" w:date="2023-05-15T12:58:00Z">
        <w:r w:rsidR="002958CA">
          <w:rPr>
            <w:rFonts w:ascii="Times New Roman" w:eastAsia="Calibri" w:hAnsi="Times New Roman" w:cs="Times New Roman"/>
            <w:sz w:val="24"/>
            <w:szCs w:val="24"/>
            <w:highlight w:val="white"/>
          </w:rPr>
          <w:t xml:space="preserve">We acknowledge that these projections include </w:t>
        </w:r>
      </w:ins>
      <w:ins w:id="284" w:author="Sarah Elmendorf" w:date="2023-05-15T12:59:00Z">
        <w:r w:rsidR="002958CA">
          <w:rPr>
            <w:rFonts w:ascii="Times New Roman" w:eastAsia="Calibri" w:hAnsi="Times New Roman" w:cs="Times New Roman"/>
            <w:sz w:val="24"/>
            <w:szCs w:val="24"/>
            <w:highlight w:val="white"/>
          </w:rPr>
          <w:t xml:space="preserve">extrapolating outside the climate space experienced by our plants thus far, </w:t>
        </w:r>
      </w:ins>
      <w:ins w:id="285" w:author="Sarah Elmendorf" w:date="2023-05-15T13:03:00Z">
        <w:r w:rsidR="002958CA">
          <w:rPr>
            <w:rFonts w:ascii="Times New Roman" w:eastAsia="Calibri" w:hAnsi="Times New Roman" w:cs="Times New Roman"/>
            <w:sz w:val="24"/>
            <w:szCs w:val="24"/>
            <w:highlight w:val="white"/>
          </w:rPr>
          <w:t>so interpretation of th</w:t>
        </w:r>
      </w:ins>
      <w:ins w:id="286" w:author="Sarah Elmendorf" w:date="2023-05-15T13:04:00Z">
        <w:r w:rsidR="002958CA">
          <w:rPr>
            <w:rFonts w:ascii="Times New Roman" w:eastAsia="Calibri" w:hAnsi="Times New Roman" w:cs="Times New Roman"/>
            <w:sz w:val="24"/>
            <w:szCs w:val="24"/>
            <w:highlight w:val="white"/>
          </w:rPr>
          <w:t xml:space="preserve">ese results depends on </w:t>
        </w:r>
      </w:ins>
      <w:ins w:id="287" w:author="Sarah Elmendorf" w:date="2023-05-15T12:59:00Z">
        <w:r w:rsidR="002958CA">
          <w:rPr>
            <w:rFonts w:ascii="Times New Roman" w:eastAsia="Calibri" w:hAnsi="Times New Roman" w:cs="Times New Roman"/>
            <w:sz w:val="24"/>
            <w:szCs w:val="24"/>
            <w:highlight w:val="white"/>
          </w:rPr>
          <w:t xml:space="preserve">the capacity of the species studied to keep pace with </w:t>
        </w:r>
      </w:ins>
      <w:ins w:id="288" w:author="Sarah Elmendorf" w:date="2023-05-15T13:04:00Z">
        <w:r w:rsidR="002958CA">
          <w:rPr>
            <w:rFonts w:ascii="Times New Roman" w:eastAsia="Calibri" w:hAnsi="Times New Roman" w:cs="Times New Roman"/>
            <w:sz w:val="24"/>
            <w:szCs w:val="24"/>
            <w:highlight w:val="white"/>
          </w:rPr>
          <w:t>continued climate warming</w:t>
        </w:r>
      </w:ins>
      <w:ins w:id="289" w:author="Sarah Elmendorf" w:date="2023-05-15T13:16:00Z">
        <w:r w:rsidR="002958CA">
          <w:rPr>
            <w:rFonts w:ascii="Times New Roman" w:eastAsia="Calibri" w:hAnsi="Times New Roman" w:cs="Times New Roman"/>
            <w:sz w:val="24"/>
            <w:szCs w:val="24"/>
            <w:highlight w:val="white"/>
          </w:rPr>
          <w:t xml:space="preserve">, for which the evidence is </w:t>
        </w:r>
        <w:commentRangeStart w:id="290"/>
        <w:r w:rsidR="002958CA">
          <w:rPr>
            <w:rFonts w:ascii="Times New Roman" w:eastAsia="Calibri" w:hAnsi="Times New Roman" w:cs="Times New Roman"/>
            <w:sz w:val="24"/>
            <w:szCs w:val="24"/>
            <w:highlight w:val="white"/>
          </w:rPr>
          <w:t>mixed</w:t>
        </w:r>
      </w:ins>
      <w:commentRangeEnd w:id="290"/>
      <w:ins w:id="291" w:author="Sarah Elmendorf" w:date="2023-05-15T13:20:00Z">
        <w:r w:rsidR="002958CA">
          <w:rPr>
            <w:rStyle w:val="CommentReference"/>
          </w:rPr>
          <w:commentReference w:id="290"/>
        </w:r>
      </w:ins>
      <w:ins w:id="292" w:author="Sarah Elmendorf" w:date="2023-05-15T13:16:00Z">
        <w:r w:rsidR="002958CA">
          <w:rPr>
            <w:rFonts w:ascii="Times New Roman" w:eastAsia="Calibri" w:hAnsi="Times New Roman" w:cs="Times New Roman"/>
            <w:sz w:val="24"/>
            <w:szCs w:val="24"/>
            <w:highlight w:val="white"/>
          </w:rPr>
          <w:t xml:space="preserve"> (</w:t>
        </w:r>
      </w:ins>
      <w:ins w:id="293" w:author="Sarah Elmendorf" w:date="2023-05-15T12:59:00Z">
        <w:r w:rsidR="002958CA">
          <w:rPr>
            <w:rFonts w:ascii="Times New Roman" w:eastAsia="Calibri" w:hAnsi="Times New Roman" w:cs="Times New Roman"/>
            <w:sz w:val="24"/>
            <w:szCs w:val="24"/>
            <w:highlight w:val="white"/>
          </w:rPr>
          <w:t xml:space="preserve">. </w:t>
        </w:r>
      </w:ins>
      <w:r w:rsidRPr="00767A80">
        <w:rPr>
          <w:rFonts w:ascii="Times New Roman" w:eastAsia="Calibri" w:hAnsi="Times New Roman" w:cs="Times New Roman"/>
          <w:sz w:val="24"/>
          <w:szCs w:val="24"/>
          <w:highlight w:val="white"/>
        </w:rPr>
        <w:t xml:space="preserve">  </w:t>
      </w:r>
      <w:commentRangeStart w:id="294"/>
      <w:r w:rsidR="00D209E9">
        <w:rPr>
          <w:rFonts w:ascii="Times New Roman" w:eastAsia="Calibri" w:hAnsi="Times New Roman" w:cs="Times New Roman"/>
          <w:sz w:val="24"/>
          <w:szCs w:val="24"/>
          <w:highlight w:val="white"/>
        </w:rPr>
        <w:t xml:space="preserve">We follow the 2 step projections </w:t>
      </w:r>
      <w:r w:rsidRPr="00767A80">
        <w:rPr>
          <w:rFonts w:ascii="Times New Roman" w:eastAsia="Calibri" w:hAnsi="Times New Roman" w:cs="Times New Roman"/>
          <w:sz w:val="24"/>
          <w:szCs w:val="24"/>
          <w:highlight w:val="white"/>
        </w:rPr>
        <w:t xml:space="preserve"> </w:t>
      </w:r>
      <w:commentRangeEnd w:id="294"/>
      <w:r w:rsidR="00FB6E9B">
        <w:rPr>
          <w:rStyle w:val="CommentReference"/>
        </w:rPr>
        <w:commentReference w:id="294"/>
      </w:r>
    </w:p>
    <w:p w14:paraId="19F5D4FD"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0E4262E3"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lastRenderedPageBreak/>
        <w:t>Results</w:t>
      </w:r>
    </w:p>
    <w:p w14:paraId="3A67A9DB" w14:textId="083C08E7" w:rsidR="00681147" w:rsidRPr="00767A80" w:rsidRDefault="00D968D3"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Climate and experimental warming</w:t>
      </w:r>
    </w:p>
    <w:p w14:paraId="01F95435" w14:textId="32467F99" w:rsidR="008008A0" w:rsidRPr="00767A80" w:rsidRDefault="008F254C"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Average growing season </w:t>
      </w:r>
      <w:r w:rsidR="00F06DFE" w:rsidRPr="00767A80">
        <w:rPr>
          <w:rFonts w:ascii="Times New Roman" w:eastAsia="Calibri" w:hAnsi="Times New Roman" w:cs="Times New Roman"/>
          <w:sz w:val="24"/>
          <w:szCs w:val="24"/>
        </w:rPr>
        <w:t xml:space="preserve">air </w:t>
      </w:r>
      <w:r w:rsidRPr="00767A80">
        <w:rPr>
          <w:rFonts w:ascii="Times New Roman" w:eastAsia="Calibri" w:hAnsi="Times New Roman" w:cs="Times New Roman"/>
          <w:sz w:val="24"/>
          <w:szCs w:val="24"/>
        </w:rPr>
        <w:t>temperatures at Daring Lake</w:t>
      </w:r>
      <w:r w:rsidR="009A3C16" w:rsidRPr="00767A80">
        <w:rPr>
          <w:rFonts w:ascii="Times New Roman" w:eastAsia="Calibri" w:hAnsi="Times New Roman" w:cs="Times New Roman"/>
          <w:sz w:val="24"/>
          <w:szCs w:val="24"/>
        </w:rPr>
        <w:t>, NWT</w:t>
      </w:r>
      <w:r w:rsidRPr="00767A80">
        <w:rPr>
          <w:rFonts w:ascii="Times New Roman" w:eastAsia="Calibri" w:hAnsi="Times New Roman" w:cs="Times New Roman"/>
          <w:sz w:val="24"/>
          <w:szCs w:val="24"/>
        </w:rPr>
        <w:t xml:space="preserve"> increased approximately 2.4 degrees C over the 21-year study period at this site (2001-2022) (Fig 3a). </w:t>
      </w:r>
      <w:r w:rsidR="006C4BC2" w:rsidRPr="00767A80">
        <w:rPr>
          <w:rFonts w:ascii="Times New Roman" w:eastAsia="Calibri" w:hAnsi="Times New Roman" w:cs="Times New Roman"/>
          <w:sz w:val="24"/>
          <w:szCs w:val="24"/>
        </w:rPr>
        <w:t>This exceeds timeline projections for reaching 2 degrees of Arctic warming as a whole over 1980-2005 levels (Post et al</w:t>
      </w:r>
      <w:ins w:id="295" w:author="celphin@student.ubc.ca" w:date="2023-05-22T11:17:00Z">
        <w:r w:rsidR="00E125E4">
          <w:rPr>
            <w:rFonts w:ascii="Times New Roman" w:eastAsia="Calibri" w:hAnsi="Times New Roman" w:cs="Times New Roman"/>
            <w:sz w:val="24"/>
            <w:szCs w:val="24"/>
          </w:rPr>
          <w:t>.</w:t>
        </w:r>
      </w:ins>
      <w:r w:rsidR="006C4BC2" w:rsidRPr="00767A80">
        <w:rPr>
          <w:rFonts w:ascii="Times New Roman" w:eastAsia="Calibri" w:hAnsi="Times New Roman" w:cs="Times New Roman"/>
          <w:sz w:val="24"/>
          <w:szCs w:val="24"/>
        </w:rPr>
        <w:t xml:space="preserve"> 2019</w:t>
      </w:r>
      <w:del w:id="296" w:author="celphin@student.ubc.ca" w:date="2023-05-22T17:22:00Z">
        <w:r w:rsidR="006C4BC2" w:rsidRPr="00767A80">
          <w:rPr>
            <w:rFonts w:ascii="Times New Roman" w:eastAsia="Calibri" w:hAnsi="Times New Roman" w:cs="Times New Roman"/>
            <w:sz w:val="24"/>
            <w:szCs w:val="24"/>
          </w:rPr>
          <w:delText>),</w:delText>
        </w:r>
        <w:r w:rsidR="006C4BC2" w:rsidRPr="00767A80" w:rsidDel="009C36DC">
          <w:rPr>
            <w:rFonts w:ascii="Times New Roman" w:eastAsia="Calibri" w:hAnsi="Times New Roman" w:cs="Times New Roman"/>
            <w:sz w:val="24"/>
            <w:szCs w:val="24"/>
          </w:rPr>
          <w:delText xml:space="preserve"> and</w:delText>
        </w:r>
      </w:del>
      <w:ins w:id="297" w:author="celphin@student.ubc.ca" w:date="2023-05-22T17:22:00Z">
        <w:r w:rsidR="009C36DC" w:rsidRPr="00767A80">
          <w:rPr>
            <w:rFonts w:ascii="Times New Roman" w:eastAsia="Calibri" w:hAnsi="Times New Roman" w:cs="Times New Roman"/>
            <w:sz w:val="24"/>
            <w:szCs w:val="24"/>
          </w:rPr>
          <w:t>)</w:t>
        </w:r>
        <w:r w:rsidR="006C4BC2" w:rsidRPr="00767A80">
          <w:rPr>
            <w:rFonts w:ascii="Times New Roman" w:eastAsia="Calibri" w:hAnsi="Times New Roman" w:cs="Times New Roman"/>
            <w:sz w:val="24"/>
            <w:szCs w:val="24"/>
          </w:rPr>
          <w:t xml:space="preserve"> and</w:t>
        </w:r>
      </w:ins>
      <w:r w:rsidR="006C4BC2" w:rsidRPr="00767A80">
        <w:rPr>
          <w:rFonts w:ascii="Times New Roman" w:eastAsia="Calibri" w:hAnsi="Times New Roman" w:cs="Times New Roman"/>
          <w:sz w:val="24"/>
          <w:szCs w:val="24"/>
        </w:rPr>
        <w:t xml:space="preserve"> highlights the enhanced rate of warming in continental Arctic Zones like the Northwest Territories (Haynes et al</w:t>
      </w:r>
      <w:ins w:id="298" w:author="celphin@student.ubc.ca" w:date="2023-05-22T11:17:00Z">
        <w:r w:rsidR="00E125E4">
          <w:rPr>
            <w:rFonts w:ascii="Times New Roman" w:eastAsia="Calibri" w:hAnsi="Times New Roman" w:cs="Times New Roman"/>
            <w:sz w:val="24"/>
            <w:szCs w:val="24"/>
          </w:rPr>
          <w:t>.</w:t>
        </w:r>
      </w:ins>
      <w:r w:rsidR="006C4BC2" w:rsidRPr="00767A80">
        <w:rPr>
          <w:rFonts w:ascii="Times New Roman" w:eastAsia="Calibri" w:hAnsi="Times New Roman" w:cs="Times New Roman"/>
          <w:sz w:val="24"/>
          <w:szCs w:val="24"/>
        </w:rPr>
        <w:t xml:space="preserve"> 2018).</w:t>
      </w:r>
      <w:r w:rsidR="009160EC">
        <w:rPr>
          <w:rFonts w:ascii="Times New Roman" w:eastAsia="Calibri" w:hAnsi="Times New Roman" w:cs="Times New Roman"/>
          <w:sz w:val="24"/>
          <w:szCs w:val="24"/>
        </w:rPr>
        <w:t xml:space="preserve"> </w:t>
      </w:r>
      <w:r w:rsidR="009A3C16" w:rsidRPr="00767A80">
        <w:rPr>
          <w:rFonts w:ascii="Times New Roman" w:eastAsia="Calibri" w:hAnsi="Times New Roman" w:cs="Times New Roman"/>
          <w:sz w:val="24"/>
          <w:szCs w:val="24"/>
        </w:rPr>
        <w:t xml:space="preserve">Snowmelt timing also advanced over this period as the earliest snow free dates were approximately 6 days earlier across all species (Fig </w:t>
      </w:r>
      <w:r w:rsidR="00184DEE" w:rsidRPr="00767A80">
        <w:rPr>
          <w:rFonts w:ascii="Times New Roman" w:eastAsia="Calibri" w:hAnsi="Times New Roman" w:cs="Times New Roman"/>
          <w:sz w:val="24"/>
          <w:szCs w:val="24"/>
        </w:rPr>
        <w:t>S1a</w:t>
      </w:r>
      <w:r w:rsidR="00913755" w:rsidRPr="00767A80">
        <w:rPr>
          <w:rFonts w:ascii="Times New Roman" w:eastAsia="Calibri" w:hAnsi="Times New Roman" w:cs="Times New Roman"/>
          <w:sz w:val="24"/>
          <w:szCs w:val="24"/>
        </w:rPr>
        <w:t>). However, AIC model selection indicated that growing season temperature was a better predictor of flowering phenology and</w:t>
      </w:r>
      <w:r w:rsidR="00C5417A" w:rsidRPr="00767A80">
        <w:rPr>
          <w:rFonts w:ascii="Times New Roman" w:eastAsia="Calibri" w:hAnsi="Times New Roman" w:cs="Times New Roman"/>
          <w:sz w:val="24"/>
          <w:szCs w:val="24"/>
        </w:rPr>
        <w:t xml:space="preserve"> reproductive fitness than snow-</w:t>
      </w:r>
      <w:r w:rsidR="00913755" w:rsidRPr="00767A80">
        <w:rPr>
          <w:rFonts w:ascii="Times New Roman" w:eastAsia="Calibri" w:hAnsi="Times New Roman" w:cs="Times New Roman"/>
          <w:sz w:val="24"/>
          <w:szCs w:val="24"/>
        </w:rPr>
        <w:t>free DOY (Table 1</w:t>
      </w:r>
      <w:r w:rsidR="00184DEE" w:rsidRPr="00767A80">
        <w:rPr>
          <w:rFonts w:ascii="Times New Roman" w:eastAsia="Calibri" w:hAnsi="Times New Roman" w:cs="Times New Roman"/>
          <w:sz w:val="24"/>
          <w:szCs w:val="24"/>
        </w:rPr>
        <w:t>)</w:t>
      </w:r>
      <w:r w:rsidR="00913755" w:rsidRPr="00767A80">
        <w:rPr>
          <w:rFonts w:ascii="Times New Roman" w:eastAsia="Calibri" w:hAnsi="Times New Roman" w:cs="Times New Roman"/>
          <w:sz w:val="24"/>
          <w:szCs w:val="24"/>
        </w:rPr>
        <w:t xml:space="preserve">.  </w:t>
      </w:r>
    </w:p>
    <w:p w14:paraId="1A53DC60" w14:textId="77777777" w:rsidR="00913755" w:rsidRPr="00767A80" w:rsidRDefault="00913755" w:rsidP="00A0344C">
      <w:pPr>
        <w:spacing w:line="480" w:lineRule="auto"/>
        <w:jc w:val="both"/>
        <w:rPr>
          <w:rFonts w:ascii="Times New Roman" w:eastAsia="Calibri" w:hAnsi="Times New Roman" w:cs="Times New Roman"/>
          <w:sz w:val="24"/>
          <w:szCs w:val="24"/>
        </w:rPr>
      </w:pPr>
    </w:p>
    <w:p w14:paraId="5FADDF97" w14:textId="18CAA345" w:rsidR="008F254C" w:rsidRPr="00767A80" w:rsidRDefault="008008A0"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At </w:t>
      </w:r>
      <w:r w:rsidR="000C29BE" w:rsidRPr="00767A80">
        <w:rPr>
          <w:rFonts w:ascii="Times New Roman" w:eastAsia="Calibri" w:hAnsi="Times New Roman" w:cs="Times New Roman"/>
          <w:sz w:val="24"/>
          <w:szCs w:val="24"/>
        </w:rPr>
        <w:t>Alexandra Fiord</w:t>
      </w:r>
      <w:r w:rsidRPr="00767A80">
        <w:rPr>
          <w:rFonts w:ascii="Times New Roman" w:eastAsia="Calibri" w:hAnsi="Times New Roman" w:cs="Times New Roman"/>
          <w:sz w:val="24"/>
          <w:szCs w:val="24"/>
        </w:rPr>
        <w:t xml:space="preserve">, </w:t>
      </w:r>
      <w:commentRangeStart w:id="299"/>
      <w:r w:rsidR="009A3C16" w:rsidRPr="00767A80">
        <w:rPr>
          <w:rFonts w:ascii="Times New Roman" w:eastAsia="Calibri" w:hAnsi="Times New Roman" w:cs="Times New Roman"/>
          <w:sz w:val="24"/>
          <w:szCs w:val="24"/>
        </w:rPr>
        <w:t>NU</w:t>
      </w:r>
      <w:commentRangeEnd w:id="299"/>
      <w:r w:rsidR="002958CA">
        <w:rPr>
          <w:rStyle w:val="CommentReference"/>
        </w:rPr>
        <w:commentReference w:id="299"/>
      </w:r>
      <w:r w:rsidR="009A3C16" w:rsidRPr="00767A80">
        <w:rPr>
          <w:rFonts w:ascii="Times New Roman" w:eastAsia="Calibri" w:hAnsi="Times New Roman" w:cs="Times New Roman"/>
          <w:sz w:val="24"/>
          <w:szCs w:val="24"/>
        </w:rPr>
        <w:t xml:space="preserve">, </w:t>
      </w:r>
      <w:ins w:id="300" w:author="Sarah Elmendorf" w:date="2023-05-15T11:18:00Z">
        <w:r w:rsidR="002958CA" w:rsidRPr="00767A80">
          <w:rPr>
            <w:rFonts w:ascii="Times New Roman" w:eastAsia="Calibri" w:hAnsi="Times New Roman" w:cs="Times New Roman"/>
            <w:sz w:val="24"/>
            <w:szCs w:val="24"/>
          </w:rPr>
          <w:t xml:space="preserve">experimental warming increased the average temperature across the </w:t>
        </w:r>
        <w:commentRangeStart w:id="301"/>
        <w:r w:rsidR="002958CA" w:rsidRPr="00767A80">
          <w:rPr>
            <w:rFonts w:ascii="Times New Roman" w:eastAsia="Calibri" w:hAnsi="Times New Roman" w:cs="Times New Roman"/>
            <w:sz w:val="24"/>
            <w:szCs w:val="24"/>
          </w:rPr>
          <w:t xml:space="preserve">growing season by 1.13 degrees C as compared to </w:t>
        </w:r>
        <w:commentRangeStart w:id="302"/>
        <w:r w:rsidR="002958CA" w:rsidRPr="00767A80">
          <w:rPr>
            <w:rFonts w:ascii="Times New Roman" w:eastAsia="Calibri" w:hAnsi="Times New Roman" w:cs="Times New Roman"/>
            <w:sz w:val="24"/>
            <w:szCs w:val="24"/>
          </w:rPr>
          <w:t xml:space="preserve">control plots (Fig 3b- dotted red line), </w:t>
        </w:r>
      </w:ins>
      <w:commentRangeEnd w:id="301"/>
      <w:ins w:id="303" w:author="Sarah Elmendorf" w:date="2023-05-15T11:21:00Z">
        <w:r w:rsidR="002958CA">
          <w:rPr>
            <w:rStyle w:val="CommentReference"/>
          </w:rPr>
          <w:commentReference w:id="301"/>
        </w:r>
        <w:r w:rsidR="002958CA">
          <w:rPr>
            <w:rFonts w:ascii="Times New Roman" w:eastAsia="Calibri" w:hAnsi="Times New Roman" w:cs="Times New Roman"/>
            <w:sz w:val="24"/>
            <w:szCs w:val="24"/>
          </w:rPr>
          <w:t xml:space="preserve">particularly during the </w:t>
        </w:r>
      </w:ins>
      <w:ins w:id="304" w:author="Sarah Elmendorf" w:date="2023-05-15T11:22:00Z">
        <w:r w:rsidR="002958CA">
          <w:rPr>
            <w:rFonts w:ascii="Times New Roman" w:eastAsia="Calibri" w:hAnsi="Times New Roman" w:cs="Times New Roman"/>
            <w:sz w:val="24"/>
            <w:szCs w:val="24"/>
          </w:rPr>
          <w:t xml:space="preserve">July (doys x-y) when most plants </w:t>
        </w:r>
        <w:commentRangeStart w:id="305"/>
        <w:r w:rsidR="002958CA">
          <w:rPr>
            <w:rFonts w:ascii="Times New Roman" w:eastAsia="Calibri" w:hAnsi="Times New Roman" w:cs="Times New Roman"/>
            <w:sz w:val="24"/>
            <w:szCs w:val="24"/>
          </w:rPr>
          <w:t xml:space="preserve">are </w:t>
        </w:r>
      </w:ins>
      <w:commentRangeEnd w:id="305"/>
      <w:ins w:id="306" w:author="celphin@student.ubc.ca" w:date="2023-05-22T17:24:00Z">
        <w:r w:rsidR="009C36DC">
          <w:rPr>
            <w:rFonts w:ascii="Times New Roman" w:eastAsia="Calibri" w:hAnsi="Times New Roman" w:cs="Times New Roman"/>
            <w:sz w:val="24"/>
            <w:szCs w:val="24"/>
          </w:rPr>
          <w:t>flowering</w:t>
        </w:r>
      </w:ins>
      <w:ins w:id="307" w:author="Sarah Elmendorf" w:date="2023-05-15T11:22:00Z">
        <w:r w:rsidR="002958CA">
          <w:rPr>
            <w:rFonts w:ascii="Times New Roman" w:eastAsia="Calibri" w:hAnsi="Times New Roman" w:cs="Times New Roman"/>
            <w:sz w:val="24"/>
            <w:szCs w:val="24"/>
          </w:rPr>
          <w:t xml:space="preserve"> </w:t>
        </w:r>
      </w:ins>
      <w:r w:rsidR="00DF774C">
        <w:rPr>
          <w:rStyle w:val="CommentReference"/>
        </w:rPr>
        <w:commentReference w:id="305"/>
      </w:r>
      <w:ins w:id="308" w:author="Sarah Elmendorf" w:date="2023-05-15T11:18:00Z">
        <w:r w:rsidR="002958CA" w:rsidRPr="00767A80">
          <w:rPr>
            <w:rFonts w:ascii="Times New Roman" w:eastAsia="Calibri" w:hAnsi="Times New Roman" w:cs="Times New Roman"/>
            <w:sz w:val="24"/>
            <w:szCs w:val="24"/>
          </w:rPr>
          <w:t xml:space="preserve">(Fig 3b- solid blue line).  </w:t>
        </w:r>
      </w:ins>
      <w:commentRangeEnd w:id="302"/>
      <w:ins w:id="309" w:author="Sarah Elmendorf" w:date="2023-05-15T11:23:00Z">
        <w:r w:rsidR="002958CA">
          <w:rPr>
            <w:rStyle w:val="CommentReference"/>
          </w:rPr>
          <w:commentReference w:id="302"/>
        </w:r>
        <w:r w:rsidR="002958CA">
          <w:rPr>
            <w:rFonts w:ascii="Times New Roman" w:eastAsia="Calibri" w:hAnsi="Times New Roman" w:cs="Times New Roman"/>
            <w:sz w:val="24"/>
            <w:szCs w:val="24"/>
          </w:rPr>
          <w:t xml:space="preserve">In contrast to Daring Lake, </w:t>
        </w:r>
      </w:ins>
      <w:r w:rsidRPr="00767A80">
        <w:rPr>
          <w:rFonts w:ascii="Times New Roman" w:eastAsia="Calibri" w:hAnsi="Times New Roman" w:cs="Times New Roman"/>
          <w:sz w:val="24"/>
          <w:szCs w:val="24"/>
        </w:rPr>
        <w:t>avera</w:t>
      </w:r>
      <w:r w:rsidR="00C5417A" w:rsidRPr="00767A80">
        <w:rPr>
          <w:rFonts w:ascii="Times New Roman" w:eastAsia="Calibri" w:hAnsi="Times New Roman" w:cs="Times New Roman"/>
          <w:sz w:val="24"/>
          <w:szCs w:val="24"/>
        </w:rPr>
        <w:t>ge growing season temperatures</w:t>
      </w:r>
      <w:r w:rsidR="000C29BE" w:rsidRPr="00767A80">
        <w:rPr>
          <w:rFonts w:ascii="Times New Roman" w:eastAsia="Calibri" w:hAnsi="Times New Roman" w:cs="Times New Roman"/>
          <w:sz w:val="24"/>
          <w:szCs w:val="24"/>
        </w:rPr>
        <w:t xml:space="preserve"> showed a weakly positive but not statistically significant </w:t>
      </w:r>
      <w:r w:rsidRPr="00767A80">
        <w:rPr>
          <w:rFonts w:ascii="Times New Roman" w:eastAsia="Calibri" w:hAnsi="Times New Roman" w:cs="Times New Roman"/>
          <w:sz w:val="24"/>
          <w:szCs w:val="24"/>
        </w:rPr>
        <w:t xml:space="preserve">temporal trend </w:t>
      </w:r>
      <w:r w:rsidR="000C29BE" w:rsidRPr="00767A80">
        <w:rPr>
          <w:rFonts w:ascii="Times New Roman" w:eastAsia="Calibri" w:hAnsi="Times New Roman" w:cs="Times New Roman"/>
          <w:sz w:val="24"/>
          <w:szCs w:val="24"/>
        </w:rPr>
        <w:t>over the 10-year study period</w:t>
      </w:r>
      <w:ins w:id="310" w:author="Sarah Elmendorf" w:date="2023-05-15T11:23:00Z">
        <w:r w:rsidR="002958CA">
          <w:rPr>
            <w:rFonts w:ascii="Times New Roman" w:eastAsia="Calibri" w:hAnsi="Times New Roman" w:cs="Times New Roman"/>
            <w:sz w:val="24"/>
            <w:szCs w:val="24"/>
          </w:rPr>
          <w:t xml:space="preserve"> under ambient conditions</w:t>
        </w:r>
      </w:ins>
      <w:r w:rsidR="000C29BE" w:rsidRPr="00767A80">
        <w:rPr>
          <w:rFonts w:ascii="Times New Roman" w:eastAsia="Calibri" w:hAnsi="Times New Roman" w:cs="Times New Roman"/>
          <w:sz w:val="24"/>
          <w:szCs w:val="24"/>
        </w:rPr>
        <w:t xml:space="preserve"> (Fig S1</w:t>
      </w:r>
      <w:r w:rsidR="00184DEE" w:rsidRPr="00767A80">
        <w:rPr>
          <w:rFonts w:ascii="Times New Roman" w:eastAsia="Calibri" w:hAnsi="Times New Roman" w:cs="Times New Roman"/>
          <w:sz w:val="24"/>
          <w:szCs w:val="24"/>
        </w:rPr>
        <w:t>b</w:t>
      </w:r>
      <w:r w:rsidR="000C29BE" w:rsidRPr="00767A80">
        <w:rPr>
          <w:rFonts w:ascii="Times New Roman" w:eastAsia="Calibri" w:hAnsi="Times New Roman" w:cs="Times New Roman"/>
          <w:sz w:val="24"/>
          <w:szCs w:val="24"/>
        </w:rPr>
        <w:t xml:space="preserve">). </w:t>
      </w:r>
      <w:del w:id="311" w:author="Sarah Elmendorf" w:date="2023-05-15T11:23:00Z">
        <w:r w:rsidRPr="00767A80" w:rsidDel="002958CA">
          <w:rPr>
            <w:rFonts w:ascii="Times New Roman" w:eastAsia="Calibri" w:hAnsi="Times New Roman" w:cs="Times New Roman"/>
            <w:sz w:val="24"/>
            <w:szCs w:val="24"/>
          </w:rPr>
          <w:delText>W</w:delText>
        </w:r>
        <w:r w:rsidR="000C29BE" w:rsidRPr="00767A80" w:rsidDel="002958CA">
          <w:rPr>
            <w:rFonts w:ascii="Times New Roman" w:eastAsia="Calibri" w:hAnsi="Times New Roman" w:cs="Times New Roman"/>
            <w:sz w:val="24"/>
            <w:szCs w:val="24"/>
          </w:rPr>
          <w:delText>hile growing season (i.e. Summer) air temperatures did not increase over this period, winter air temperatures did show a significant warming pattern fro</w:delText>
        </w:r>
        <w:r w:rsidRPr="00767A80" w:rsidDel="002958CA">
          <w:rPr>
            <w:rFonts w:ascii="Times New Roman" w:eastAsia="Calibri" w:hAnsi="Times New Roman" w:cs="Times New Roman"/>
            <w:sz w:val="24"/>
            <w:szCs w:val="24"/>
          </w:rPr>
          <w:delText xml:space="preserve">m 1990-2003 at this site </w:delText>
        </w:r>
        <w:r w:rsidR="000C29BE" w:rsidRPr="00767A80" w:rsidDel="002958CA">
          <w:rPr>
            <w:rFonts w:ascii="Times New Roman" w:eastAsia="Calibri" w:hAnsi="Times New Roman" w:cs="Times New Roman"/>
            <w:sz w:val="24"/>
            <w:szCs w:val="24"/>
          </w:rPr>
          <w:delText>(see</w:delText>
        </w:r>
        <w:r w:rsidR="009F05C8" w:rsidRPr="00767A80" w:rsidDel="002958CA">
          <w:rPr>
            <w:rFonts w:ascii="Times New Roman" w:eastAsia="Calibri" w:hAnsi="Times New Roman" w:cs="Times New Roman"/>
            <w:sz w:val="24"/>
            <w:szCs w:val="24"/>
          </w:rPr>
          <w:delText xml:space="preserve"> Fig 2- Hill and Henry 2011). </w:delText>
        </w:r>
        <w:r w:rsidR="00C5417A" w:rsidRPr="00767A80" w:rsidDel="002958CA">
          <w:rPr>
            <w:rFonts w:ascii="Times New Roman" w:eastAsia="Calibri" w:hAnsi="Times New Roman" w:cs="Times New Roman"/>
            <w:sz w:val="24"/>
            <w:szCs w:val="24"/>
          </w:rPr>
          <w:delText xml:space="preserve">However, </w:delText>
        </w:r>
      </w:del>
      <w:del w:id="312" w:author="Sarah Elmendorf" w:date="2023-05-15T11:18:00Z">
        <w:r w:rsidR="00C5417A" w:rsidRPr="00767A80" w:rsidDel="002958CA">
          <w:rPr>
            <w:rFonts w:ascii="Times New Roman" w:eastAsia="Calibri" w:hAnsi="Times New Roman" w:cs="Times New Roman"/>
            <w:sz w:val="24"/>
            <w:szCs w:val="24"/>
          </w:rPr>
          <w:delText>e</w:delText>
        </w:r>
        <w:r w:rsidR="008F254C" w:rsidRPr="00767A80" w:rsidDel="002958CA">
          <w:rPr>
            <w:rFonts w:ascii="Times New Roman" w:eastAsia="Calibri" w:hAnsi="Times New Roman" w:cs="Times New Roman"/>
            <w:sz w:val="24"/>
            <w:szCs w:val="24"/>
          </w:rPr>
          <w:delText xml:space="preserve">xperimental warming increased </w:delText>
        </w:r>
        <w:r w:rsidR="00F06DFE" w:rsidRPr="00767A80" w:rsidDel="002958CA">
          <w:rPr>
            <w:rFonts w:ascii="Times New Roman" w:eastAsia="Calibri" w:hAnsi="Times New Roman" w:cs="Times New Roman"/>
            <w:sz w:val="24"/>
            <w:szCs w:val="24"/>
          </w:rPr>
          <w:delText>the average temperature</w:delText>
        </w:r>
        <w:r w:rsidR="00D968D3" w:rsidRPr="00767A80" w:rsidDel="002958CA">
          <w:rPr>
            <w:rFonts w:ascii="Times New Roman" w:eastAsia="Calibri" w:hAnsi="Times New Roman" w:cs="Times New Roman"/>
            <w:sz w:val="24"/>
            <w:szCs w:val="24"/>
          </w:rPr>
          <w:delText xml:space="preserve"> across the growing season by 1.13 degrees C as compared to control plots (Fig 3b- dotted red line), </w:delText>
        </w:r>
        <w:r w:rsidR="009F05C8" w:rsidRPr="00767A80" w:rsidDel="002958CA">
          <w:rPr>
            <w:rFonts w:ascii="Times New Roman" w:eastAsia="Calibri" w:hAnsi="Times New Roman" w:cs="Times New Roman"/>
            <w:sz w:val="24"/>
            <w:szCs w:val="24"/>
          </w:rPr>
          <w:delText xml:space="preserve">and </w:delText>
        </w:r>
        <w:r w:rsidR="00D968D3" w:rsidRPr="00767A80" w:rsidDel="002958CA">
          <w:rPr>
            <w:rFonts w:ascii="Times New Roman" w:eastAsia="Calibri" w:hAnsi="Times New Roman" w:cs="Times New Roman"/>
            <w:sz w:val="24"/>
            <w:szCs w:val="24"/>
          </w:rPr>
          <w:delText xml:space="preserve">the magnitude of this warming varied across the growing season (Fig 3b- solid blue line). </w:delText>
        </w:r>
        <w:r w:rsidR="00F06DFE" w:rsidRPr="00767A80" w:rsidDel="002958CA">
          <w:rPr>
            <w:rFonts w:ascii="Times New Roman" w:eastAsia="Calibri" w:hAnsi="Times New Roman" w:cs="Times New Roman"/>
            <w:sz w:val="24"/>
            <w:szCs w:val="24"/>
          </w:rPr>
          <w:delText xml:space="preserve"> </w:delText>
        </w:r>
      </w:del>
    </w:p>
    <w:p w14:paraId="5BABDEAF" w14:textId="2251A9BD" w:rsidR="00D968D3" w:rsidRPr="00767A80" w:rsidRDefault="00D968D3" w:rsidP="00A0344C">
      <w:pPr>
        <w:spacing w:line="480" w:lineRule="auto"/>
        <w:jc w:val="both"/>
        <w:rPr>
          <w:rFonts w:ascii="Times New Roman" w:eastAsia="Calibri" w:hAnsi="Times New Roman" w:cs="Times New Roman"/>
          <w:sz w:val="24"/>
          <w:szCs w:val="24"/>
        </w:rPr>
      </w:pPr>
    </w:p>
    <w:p w14:paraId="31E97DA5" w14:textId="2761159F" w:rsidR="009F05C8" w:rsidRPr="00767A80" w:rsidRDefault="009F05C8"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 xml:space="preserve">Warming and flowering phenology </w:t>
      </w:r>
    </w:p>
    <w:p w14:paraId="7D0DBE09" w14:textId="285317CA" w:rsidR="009F05C8" w:rsidRPr="00767A80" w:rsidRDefault="009F05C8"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Warming (both warmer growing season temperatures and experimental warming) had a negative </w:t>
      </w:r>
      <w:ins w:id="313" w:author="Sarah Elmendorf" w:date="2023-05-15T11:25:00Z">
        <w:r w:rsidR="002958CA">
          <w:rPr>
            <w:rFonts w:ascii="Times New Roman" w:eastAsia="Calibri" w:hAnsi="Times New Roman" w:cs="Times New Roman"/>
            <w:sz w:val="24"/>
            <w:szCs w:val="24"/>
          </w:rPr>
          <w:t xml:space="preserve">statistical </w:t>
        </w:r>
      </w:ins>
      <w:r w:rsidRPr="00767A80">
        <w:rPr>
          <w:rFonts w:ascii="Times New Roman" w:eastAsia="Calibri" w:hAnsi="Times New Roman" w:cs="Times New Roman"/>
          <w:sz w:val="24"/>
          <w:szCs w:val="24"/>
        </w:rPr>
        <w:t>relationship with flowering phenology (i.e. warmer temperatures led to earlier flowering)</w:t>
      </w:r>
      <w:r w:rsidR="00E21306"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across </w:t>
      </w:r>
      <w:r w:rsidR="00964FF7" w:rsidRPr="00767A80">
        <w:rPr>
          <w:rFonts w:ascii="Times New Roman" w:eastAsia="Calibri" w:hAnsi="Times New Roman" w:cs="Times New Roman"/>
          <w:sz w:val="24"/>
          <w:szCs w:val="24"/>
        </w:rPr>
        <w:t xml:space="preserve">all </w:t>
      </w:r>
      <w:commentRangeStart w:id="314"/>
      <w:r w:rsidR="00964FF7" w:rsidRPr="00767A80">
        <w:rPr>
          <w:rFonts w:ascii="Times New Roman" w:eastAsia="Calibri" w:hAnsi="Times New Roman" w:cs="Times New Roman"/>
          <w:sz w:val="24"/>
          <w:szCs w:val="24"/>
        </w:rPr>
        <w:t>species</w:t>
      </w:r>
      <w:commentRangeEnd w:id="314"/>
      <w:r w:rsidR="00DF774C">
        <w:rPr>
          <w:rStyle w:val="CommentReference"/>
        </w:rPr>
        <w:commentReference w:id="314"/>
      </w:r>
      <w:r w:rsidR="00964FF7"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sites</w:t>
      </w:r>
      <w:r w:rsidR="00964FF7" w:rsidRPr="00767A80">
        <w:rPr>
          <w:rFonts w:ascii="Times New Roman" w:eastAsia="Calibri" w:hAnsi="Times New Roman" w:cs="Times New Roman"/>
          <w:sz w:val="24"/>
          <w:szCs w:val="24"/>
        </w:rPr>
        <w:t xml:space="preserve"> and years</w:t>
      </w:r>
      <w:r w:rsidRPr="00767A80">
        <w:rPr>
          <w:rFonts w:ascii="Times New Roman" w:eastAsia="Calibri" w:hAnsi="Times New Roman" w:cs="Times New Roman"/>
          <w:sz w:val="24"/>
          <w:szCs w:val="24"/>
        </w:rPr>
        <w:t xml:space="preserve"> </w:t>
      </w:r>
      <w:r w:rsidR="00E21306" w:rsidRPr="00767A80">
        <w:rPr>
          <w:rFonts w:ascii="Times New Roman" w:eastAsia="Calibri" w:hAnsi="Times New Roman" w:cs="Times New Roman"/>
          <w:sz w:val="24"/>
          <w:szCs w:val="24"/>
        </w:rPr>
        <w:t>(Table 2, Fig 4</w:t>
      </w:r>
      <w:r w:rsidRPr="00767A80">
        <w:rPr>
          <w:rFonts w:ascii="Times New Roman" w:eastAsia="Calibri" w:hAnsi="Times New Roman" w:cs="Times New Roman"/>
          <w:sz w:val="24"/>
          <w:szCs w:val="24"/>
        </w:rPr>
        <w:t xml:space="preserve">). Structural equation modeling </w:t>
      </w:r>
      <w:r w:rsidR="00E21306" w:rsidRPr="00767A80">
        <w:rPr>
          <w:rFonts w:ascii="Times New Roman" w:eastAsia="Calibri" w:hAnsi="Times New Roman" w:cs="Times New Roman"/>
          <w:sz w:val="24"/>
          <w:szCs w:val="24"/>
        </w:rPr>
        <w:t>showed that</w:t>
      </w:r>
      <w:r w:rsidRPr="00767A80">
        <w:rPr>
          <w:rFonts w:ascii="Times New Roman" w:eastAsia="Calibri" w:hAnsi="Times New Roman" w:cs="Times New Roman"/>
          <w:sz w:val="24"/>
          <w:szCs w:val="24"/>
        </w:rPr>
        <w:t xml:space="preserve"> </w:t>
      </w:r>
      <w:commentRangeStart w:id="315"/>
      <w:commentRangeStart w:id="316"/>
      <w:r w:rsidRPr="00767A80">
        <w:rPr>
          <w:rFonts w:ascii="Times New Roman" w:eastAsia="Calibri" w:hAnsi="Times New Roman" w:cs="Times New Roman"/>
          <w:sz w:val="24"/>
          <w:szCs w:val="24"/>
        </w:rPr>
        <w:lastRenderedPageBreak/>
        <w:t xml:space="preserve">flowering </w:t>
      </w:r>
      <w:r w:rsidR="00E21306" w:rsidRPr="00767A80">
        <w:rPr>
          <w:rFonts w:ascii="Times New Roman" w:eastAsia="Calibri" w:hAnsi="Times New Roman" w:cs="Times New Roman"/>
          <w:sz w:val="24"/>
          <w:szCs w:val="24"/>
        </w:rPr>
        <w:t>time advanced between 0.35-0.75 days per degree C of warming overall (Table 2, Fig 4</w:t>
      </w:r>
      <w:ins w:id="317" w:author="celphin@student.ubc.ca" w:date="2023-05-22T17:25:00Z">
        <w:r w:rsidR="009C36DC">
          <w:rPr>
            <w:rFonts w:ascii="Times New Roman" w:eastAsia="Calibri" w:hAnsi="Times New Roman" w:cs="Times New Roman"/>
            <w:sz w:val="24"/>
            <w:szCs w:val="24"/>
          </w:rPr>
          <w:t xml:space="preserve">, </w:t>
        </w:r>
      </w:ins>
      <w:del w:id="318" w:author="Sarah Elmendorf" w:date="2023-05-15T11:59:00Z">
        <w:r w:rsidR="00E21306" w:rsidRPr="00767A80" w:rsidDel="002958CA">
          <w:rPr>
            <w:rFonts w:ascii="Times New Roman" w:eastAsia="Calibri" w:hAnsi="Times New Roman" w:cs="Times New Roman"/>
            <w:sz w:val="24"/>
            <w:szCs w:val="24"/>
          </w:rPr>
          <w:delText xml:space="preserve">), however some species responded more strongly than others </w:delText>
        </w:r>
      </w:del>
      <w:commentRangeEnd w:id="315"/>
      <w:r w:rsidR="002958CA">
        <w:rPr>
          <w:rStyle w:val="CommentReference"/>
        </w:rPr>
        <w:commentReference w:id="315"/>
      </w:r>
      <w:commentRangeEnd w:id="316"/>
      <w:r w:rsidR="002F4A23">
        <w:rPr>
          <w:rStyle w:val="CommentReference"/>
        </w:rPr>
        <w:commentReference w:id="316"/>
      </w:r>
      <w:del w:id="319" w:author="Sarah Elmendorf" w:date="2023-05-15T11:59:00Z">
        <w:r w:rsidR="00E21306" w:rsidRPr="00767A80" w:rsidDel="002958CA">
          <w:rPr>
            <w:rFonts w:ascii="Times New Roman" w:eastAsia="Calibri" w:hAnsi="Times New Roman" w:cs="Times New Roman"/>
            <w:sz w:val="24"/>
            <w:szCs w:val="24"/>
          </w:rPr>
          <w:delText>(</w:delText>
        </w:r>
      </w:del>
      <w:r w:rsidR="00E21306" w:rsidRPr="00767A80">
        <w:rPr>
          <w:rFonts w:ascii="Times New Roman" w:eastAsia="Calibri" w:hAnsi="Times New Roman" w:cs="Times New Roman"/>
          <w:sz w:val="24"/>
          <w:szCs w:val="24"/>
        </w:rPr>
        <w:t xml:space="preserve">Fig </w:t>
      </w:r>
      <w:r w:rsidR="00964FF7" w:rsidRPr="00767A80">
        <w:rPr>
          <w:rFonts w:ascii="Times New Roman" w:eastAsia="Calibri" w:hAnsi="Times New Roman" w:cs="Times New Roman"/>
          <w:sz w:val="24"/>
          <w:szCs w:val="24"/>
        </w:rPr>
        <w:t xml:space="preserve">S2a, b). </w:t>
      </w:r>
      <w:del w:id="320" w:author="Sarah Elmendorf" w:date="2023-05-15T11:57:00Z">
        <w:r w:rsidR="0062364B" w:rsidRPr="00767A80" w:rsidDel="002958CA">
          <w:rPr>
            <w:rFonts w:ascii="Times New Roman" w:eastAsia="Calibri" w:hAnsi="Times New Roman" w:cs="Times New Roman"/>
            <w:sz w:val="24"/>
            <w:szCs w:val="24"/>
          </w:rPr>
          <w:delText xml:space="preserve">This confirms our ability to test our research question of whether species who advance their phenology with warming temperatures have altered reproductive fitness outcomes. </w:delText>
        </w:r>
      </w:del>
    </w:p>
    <w:p w14:paraId="7F5F10A0" w14:textId="77777777" w:rsidR="009F05C8" w:rsidRPr="00767A80" w:rsidRDefault="009F05C8" w:rsidP="00A0344C">
      <w:pPr>
        <w:spacing w:line="480" w:lineRule="auto"/>
        <w:jc w:val="both"/>
        <w:rPr>
          <w:rFonts w:ascii="Times New Roman" w:eastAsia="Calibri" w:hAnsi="Times New Roman" w:cs="Times New Roman"/>
          <w:sz w:val="24"/>
          <w:szCs w:val="24"/>
        </w:rPr>
      </w:pPr>
    </w:p>
    <w:p w14:paraId="6F2F7784" w14:textId="56560737" w:rsidR="009F05C8" w:rsidRPr="00767A80" w:rsidRDefault="009F05C8"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Direct and indirect effects on r</w:t>
      </w:r>
      <w:r w:rsidR="001508B9" w:rsidRPr="00767A80">
        <w:rPr>
          <w:rFonts w:ascii="Times New Roman" w:eastAsia="Calibri" w:hAnsi="Times New Roman" w:cs="Times New Roman"/>
          <w:i/>
          <w:sz w:val="24"/>
          <w:szCs w:val="24"/>
        </w:rPr>
        <w:t>eproductive fitness</w:t>
      </w:r>
    </w:p>
    <w:p w14:paraId="3D5FA9DD" w14:textId="4927F586" w:rsidR="0062364B" w:rsidRPr="00767A80" w:rsidRDefault="0062364B"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Warming (both warmer growing season temperatures and experimental warming) had </w:t>
      </w:r>
      <w:del w:id="321" w:author="celphin@student.ubc.ca" w:date="2023-05-22T17:26:00Z">
        <w:r w:rsidRPr="00767A80">
          <w:rPr>
            <w:rFonts w:ascii="Times New Roman" w:eastAsia="Calibri" w:hAnsi="Times New Roman" w:cs="Times New Roman"/>
            <w:sz w:val="24"/>
            <w:szCs w:val="24"/>
          </w:rPr>
          <w:delText>weak</w:delText>
        </w:r>
      </w:del>
      <w:ins w:id="322" w:author="celphin@student.ubc.ca" w:date="2023-05-22T17:26:00Z">
        <w:r w:rsidR="009C36DC" w:rsidRPr="00767A80">
          <w:rPr>
            <w:rFonts w:ascii="Times New Roman" w:eastAsia="Calibri" w:hAnsi="Times New Roman" w:cs="Times New Roman"/>
            <w:sz w:val="24"/>
            <w:szCs w:val="24"/>
          </w:rPr>
          <w:t>weak</w:t>
        </w:r>
      </w:ins>
      <w:r w:rsidRPr="00767A80">
        <w:rPr>
          <w:rFonts w:ascii="Times New Roman" w:eastAsia="Calibri" w:hAnsi="Times New Roman" w:cs="Times New Roman"/>
          <w:sz w:val="24"/>
          <w:szCs w:val="24"/>
        </w:rPr>
        <w:t xml:space="preserve"> to no </w:t>
      </w:r>
      <w:ins w:id="323" w:author="Sarah Elmendorf" w:date="2023-05-15T12:01:00Z">
        <w:r w:rsidR="002958CA">
          <w:rPr>
            <w:rFonts w:ascii="Times New Roman" w:eastAsia="Calibri" w:hAnsi="Times New Roman" w:cs="Times New Roman"/>
            <w:sz w:val="24"/>
            <w:szCs w:val="24"/>
          </w:rPr>
          <w:t xml:space="preserve">direct </w:t>
        </w:r>
      </w:ins>
      <w:r w:rsidRPr="00767A80">
        <w:rPr>
          <w:rFonts w:ascii="Times New Roman" w:eastAsia="Calibri" w:hAnsi="Times New Roman" w:cs="Times New Roman"/>
          <w:sz w:val="24"/>
          <w:szCs w:val="24"/>
        </w:rPr>
        <w:t xml:space="preserve">relationship with reproductive fitness. Structural equation modeling showed that flower number increased 0.12 flowers per degree C of warming at Daring Lake (Fig 4b) and decreased 0.11 flowers per degree C of warming (i.e. approximate effect of OTC) at Alexandra Fiord (Fig 4c), while the remaining two models (Fig 4a, d) showed no direct effect of warming on reproductive fitness.  </w:t>
      </w:r>
    </w:p>
    <w:p w14:paraId="38D9B512" w14:textId="6A01B715" w:rsidR="0062364B" w:rsidRPr="00767A80" w:rsidRDefault="0062364B" w:rsidP="00A0344C">
      <w:pPr>
        <w:spacing w:line="480" w:lineRule="auto"/>
        <w:jc w:val="both"/>
        <w:rPr>
          <w:rFonts w:ascii="Times New Roman" w:eastAsia="Calibri" w:hAnsi="Times New Roman" w:cs="Times New Roman"/>
          <w:sz w:val="24"/>
          <w:szCs w:val="24"/>
        </w:rPr>
      </w:pPr>
    </w:p>
    <w:p w14:paraId="5215BB9E" w14:textId="7E6F6C82" w:rsidR="00C96047" w:rsidRPr="00767A80" w:rsidRDefault="00CC682E"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 contrast, the d</w:t>
      </w:r>
      <w:r w:rsidR="0062364B" w:rsidRPr="00767A80">
        <w:rPr>
          <w:rFonts w:ascii="Times New Roman" w:eastAsia="Calibri" w:hAnsi="Times New Roman" w:cs="Times New Roman"/>
          <w:sz w:val="24"/>
          <w:szCs w:val="24"/>
        </w:rPr>
        <w:t>ownstream effects of phenology (DOY flowering) had</w:t>
      </w:r>
      <w:r w:rsidRPr="00767A80">
        <w:rPr>
          <w:rFonts w:ascii="Times New Roman" w:eastAsia="Calibri" w:hAnsi="Times New Roman" w:cs="Times New Roman"/>
          <w:sz w:val="24"/>
          <w:szCs w:val="24"/>
        </w:rPr>
        <w:t xml:space="preserve"> consistently </w:t>
      </w:r>
      <w:r w:rsidR="0062364B" w:rsidRPr="00767A80">
        <w:rPr>
          <w:rFonts w:ascii="Times New Roman" w:eastAsia="Calibri" w:hAnsi="Times New Roman" w:cs="Times New Roman"/>
          <w:sz w:val="24"/>
          <w:szCs w:val="24"/>
        </w:rPr>
        <w:t xml:space="preserve">negative relationships with reproductive fitness </w:t>
      </w:r>
      <w:r w:rsidRPr="00767A80">
        <w:rPr>
          <w:rFonts w:ascii="Times New Roman" w:eastAsia="Calibri" w:hAnsi="Times New Roman" w:cs="Times New Roman"/>
          <w:sz w:val="24"/>
          <w:szCs w:val="24"/>
        </w:rPr>
        <w:t>(</w:t>
      </w:r>
      <w:r w:rsidR="0062364B" w:rsidRPr="00767A80">
        <w:rPr>
          <w:rFonts w:ascii="Times New Roman" w:eastAsia="Calibri" w:hAnsi="Times New Roman" w:cs="Times New Roman"/>
          <w:sz w:val="24"/>
          <w:szCs w:val="24"/>
        </w:rPr>
        <w:t xml:space="preserve">i.e. earlier phenology </w:t>
      </w:r>
      <w:del w:id="324" w:author="Sarah Elmendorf" w:date="2023-05-15T12:02:00Z">
        <w:r w:rsidR="0062364B" w:rsidRPr="00767A80" w:rsidDel="002958CA">
          <w:rPr>
            <w:rFonts w:ascii="Times New Roman" w:eastAsia="Calibri" w:hAnsi="Times New Roman" w:cs="Times New Roman"/>
            <w:sz w:val="24"/>
            <w:szCs w:val="24"/>
          </w:rPr>
          <w:delText xml:space="preserve">in response </w:delText>
        </w:r>
        <w:commentRangeStart w:id="325"/>
        <w:r w:rsidR="0062364B" w:rsidRPr="00767A80" w:rsidDel="002958CA">
          <w:rPr>
            <w:rFonts w:ascii="Times New Roman" w:eastAsia="Calibri" w:hAnsi="Times New Roman" w:cs="Times New Roman"/>
            <w:sz w:val="24"/>
            <w:szCs w:val="24"/>
          </w:rPr>
          <w:delText>to</w:delText>
        </w:r>
      </w:del>
      <w:commentRangeEnd w:id="325"/>
      <w:r w:rsidR="002958CA">
        <w:rPr>
          <w:rStyle w:val="CommentReference"/>
        </w:rPr>
        <w:commentReference w:id="325"/>
      </w:r>
      <w:del w:id="326" w:author="Sarah Elmendorf" w:date="2023-05-15T12:02:00Z">
        <w:r w:rsidR="0062364B" w:rsidRPr="00767A80" w:rsidDel="002958CA">
          <w:rPr>
            <w:rFonts w:ascii="Times New Roman" w:eastAsia="Calibri" w:hAnsi="Times New Roman" w:cs="Times New Roman"/>
            <w:sz w:val="24"/>
            <w:szCs w:val="24"/>
          </w:rPr>
          <w:delText xml:space="preserve"> warming </w:delText>
        </w:r>
      </w:del>
      <w:r w:rsidR="0062364B" w:rsidRPr="00767A80">
        <w:rPr>
          <w:rFonts w:ascii="Times New Roman" w:eastAsia="Calibri" w:hAnsi="Times New Roman" w:cs="Times New Roman"/>
          <w:sz w:val="24"/>
          <w:szCs w:val="24"/>
        </w:rPr>
        <w:t xml:space="preserve">led to a </w:t>
      </w:r>
      <w:r w:rsidR="0062364B" w:rsidRPr="00767A80">
        <w:rPr>
          <w:rFonts w:ascii="Times New Roman" w:eastAsia="Calibri" w:hAnsi="Times New Roman" w:cs="Times New Roman"/>
          <w:i/>
          <w:sz w:val="24"/>
          <w:szCs w:val="24"/>
        </w:rPr>
        <w:t xml:space="preserve">higher </w:t>
      </w:r>
      <w:r w:rsidR="0062364B" w:rsidRPr="00767A80">
        <w:rPr>
          <w:rFonts w:ascii="Times New Roman" w:eastAsia="Calibri" w:hAnsi="Times New Roman" w:cs="Times New Roman"/>
          <w:sz w:val="24"/>
          <w:szCs w:val="24"/>
        </w:rPr>
        <w:t>number of flowers, fruits</w:t>
      </w:r>
      <w:r w:rsidR="00546C6D" w:rsidRPr="00767A80">
        <w:rPr>
          <w:rFonts w:ascii="Times New Roman" w:eastAsia="Calibri" w:hAnsi="Times New Roman" w:cs="Times New Roman"/>
          <w:sz w:val="24"/>
          <w:szCs w:val="24"/>
        </w:rPr>
        <w:t>)</w:t>
      </w:r>
      <w:r w:rsidR="00A46221" w:rsidRPr="00767A80">
        <w:rPr>
          <w:rFonts w:ascii="Times New Roman" w:eastAsia="Calibri" w:hAnsi="Times New Roman" w:cs="Times New Roman"/>
          <w:sz w:val="24"/>
          <w:szCs w:val="24"/>
        </w:rPr>
        <w:t xml:space="preserve"> across all species, sites and years</w:t>
      </w:r>
      <w:r w:rsidR="00546C6D" w:rsidRPr="00767A80">
        <w:rPr>
          <w:rFonts w:ascii="Times New Roman" w:eastAsia="Calibri" w:hAnsi="Times New Roman" w:cs="Times New Roman"/>
          <w:sz w:val="24"/>
          <w:szCs w:val="24"/>
        </w:rPr>
        <w:t xml:space="preserve"> (Table 2, Fig 4</w:t>
      </w:r>
      <w:r w:rsidR="0062364B" w:rsidRPr="00767A80">
        <w:rPr>
          <w:rFonts w:ascii="Times New Roman" w:eastAsia="Calibri" w:hAnsi="Times New Roman" w:cs="Times New Roman"/>
          <w:sz w:val="24"/>
          <w:szCs w:val="24"/>
        </w:rPr>
        <w:t xml:space="preserve">). </w:t>
      </w:r>
      <w:r w:rsidR="00A46221" w:rsidRPr="00767A80">
        <w:rPr>
          <w:rFonts w:ascii="Times New Roman" w:eastAsia="Calibri" w:hAnsi="Times New Roman" w:cs="Times New Roman"/>
          <w:sz w:val="24"/>
          <w:szCs w:val="24"/>
        </w:rPr>
        <w:t xml:space="preserve">Structural equation modeling showed that reproductive fitness </w:t>
      </w:r>
      <w:commentRangeStart w:id="327"/>
      <w:r w:rsidR="00A46221" w:rsidRPr="00767A80">
        <w:rPr>
          <w:rFonts w:ascii="Times New Roman" w:eastAsia="Calibri" w:hAnsi="Times New Roman" w:cs="Times New Roman"/>
          <w:sz w:val="24"/>
          <w:szCs w:val="24"/>
        </w:rPr>
        <w:t>increased</w:t>
      </w:r>
      <w:commentRangeEnd w:id="327"/>
      <w:r w:rsidR="002958CA">
        <w:rPr>
          <w:rStyle w:val="CommentReference"/>
        </w:rPr>
        <w:commentReference w:id="327"/>
      </w:r>
      <w:del w:id="328" w:author="Sarah Elmendorf" w:date="2023-05-15T12:04:00Z">
        <w:r w:rsidR="00A46221" w:rsidRPr="00767A80" w:rsidDel="002958CA">
          <w:rPr>
            <w:rFonts w:ascii="Times New Roman" w:eastAsia="Calibri" w:hAnsi="Times New Roman" w:cs="Times New Roman"/>
            <w:sz w:val="24"/>
            <w:szCs w:val="24"/>
          </w:rPr>
          <w:delText>/decreased</w:delText>
        </w:r>
      </w:del>
      <w:r w:rsidR="00A46221" w:rsidRPr="00767A80">
        <w:rPr>
          <w:rFonts w:ascii="Times New Roman" w:eastAsia="Calibri" w:hAnsi="Times New Roman" w:cs="Times New Roman"/>
          <w:sz w:val="24"/>
          <w:szCs w:val="24"/>
        </w:rPr>
        <w:t xml:space="preserve"> by 0.13-0.26 flowers, fruits per day advance</w:t>
      </w:r>
      <w:del w:id="329" w:author="Sarah Elmendorf" w:date="2023-05-15T12:04:00Z">
        <w:r w:rsidR="00A46221" w:rsidRPr="00767A80" w:rsidDel="002958CA">
          <w:rPr>
            <w:rFonts w:ascii="Times New Roman" w:eastAsia="Calibri" w:hAnsi="Times New Roman" w:cs="Times New Roman"/>
            <w:sz w:val="24"/>
            <w:szCs w:val="24"/>
          </w:rPr>
          <w:delText>/delay</w:delText>
        </w:r>
      </w:del>
      <w:r w:rsidR="00A46221" w:rsidRPr="00767A80">
        <w:rPr>
          <w:rFonts w:ascii="Times New Roman" w:eastAsia="Calibri" w:hAnsi="Times New Roman" w:cs="Times New Roman"/>
          <w:sz w:val="24"/>
          <w:szCs w:val="24"/>
        </w:rPr>
        <w:t xml:space="preserve"> of flowering phenology (Fig 4). While the </w:t>
      </w:r>
      <w:ins w:id="330" w:author="Sarah Elmendorf" w:date="2023-05-15T12:06:00Z">
        <w:r w:rsidR="002958CA">
          <w:rPr>
            <w:rFonts w:ascii="Times New Roman" w:eastAsia="Calibri" w:hAnsi="Times New Roman" w:cs="Times New Roman"/>
            <w:sz w:val="24"/>
            <w:szCs w:val="24"/>
          </w:rPr>
          <w:t xml:space="preserve">average </w:t>
        </w:r>
      </w:ins>
      <w:r w:rsidR="00A46221" w:rsidRPr="00767A80">
        <w:rPr>
          <w:rFonts w:ascii="Times New Roman" w:eastAsia="Calibri" w:hAnsi="Times New Roman" w:cs="Times New Roman"/>
          <w:sz w:val="24"/>
          <w:szCs w:val="24"/>
        </w:rPr>
        <w:t>magnitude of this effect was comparable across sites (Alexandra Fiord and Daring Lake</w:t>
      </w:r>
      <w:commentRangeStart w:id="331"/>
      <w:r w:rsidR="00A46221" w:rsidRPr="00767A80">
        <w:rPr>
          <w:rFonts w:ascii="Times New Roman" w:eastAsia="Calibri" w:hAnsi="Times New Roman" w:cs="Times New Roman"/>
          <w:sz w:val="24"/>
          <w:szCs w:val="24"/>
        </w:rPr>
        <w:t xml:space="preserve">), some species had stronger phenology-fitness relationships (Fig S3a-d).  </w:t>
      </w:r>
      <w:commentRangeEnd w:id="331"/>
      <w:r w:rsidR="00DD7271">
        <w:rPr>
          <w:rStyle w:val="CommentReference"/>
        </w:rPr>
        <w:commentReference w:id="331"/>
      </w:r>
      <w:r w:rsidR="00A46221" w:rsidRPr="00767A80">
        <w:rPr>
          <w:rFonts w:ascii="Times New Roman" w:eastAsia="Calibri" w:hAnsi="Times New Roman" w:cs="Times New Roman"/>
          <w:sz w:val="24"/>
          <w:szCs w:val="24"/>
        </w:rPr>
        <w:t>Overall, the</w:t>
      </w:r>
      <w:r w:rsidR="001508B9" w:rsidRPr="00767A80">
        <w:rPr>
          <w:rFonts w:ascii="Times New Roman" w:eastAsia="Calibri" w:hAnsi="Times New Roman" w:cs="Times New Roman"/>
          <w:sz w:val="24"/>
          <w:szCs w:val="24"/>
        </w:rPr>
        <w:t xml:space="preserve"> indirect effect</w:t>
      </w:r>
      <w:r w:rsidR="00A46221" w:rsidRPr="00767A80">
        <w:rPr>
          <w:rFonts w:ascii="Times New Roman" w:eastAsia="Calibri" w:hAnsi="Times New Roman" w:cs="Times New Roman"/>
          <w:sz w:val="24"/>
          <w:szCs w:val="24"/>
        </w:rPr>
        <w:t>s</w:t>
      </w:r>
      <w:r w:rsidR="001508B9" w:rsidRPr="00767A80">
        <w:rPr>
          <w:rFonts w:ascii="Times New Roman" w:eastAsia="Calibri" w:hAnsi="Times New Roman" w:cs="Times New Roman"/>
          <w:sz w:val="24"/>
          <w:szCs w:val="24"/>
        </w:rPr>
        <w:t xml:space="preserve"> of </w:t>
      </w:r>
      <w:r w:rsidR="00546C6D" w:rsidRPr="00767A80">
        <w:rPr>
          <w:rFonts w:ascii="Times New Roman" w:eastAsia="Calibri" w:hAnsi="Times New Roman" w:cs="Times New Roman"/>
          <w:sz w:val="24"/>
          <w:szCs w:val="24"/>
        </w:rPr>
        <w:t>warming</w:t>
      </w:r>
      <w:r w:rsidR="001508B9" w:rsidRPr="00767A80">
        <w:rPr>
          <w:rFonts w:ascii="Times New Roman" w:eastAsia="Calibri" w:hAnsi="Times New Roman" w:cs="Times New Roman"/>
          <w:sz w:val="24"/>
          <w:szCs w:val="24"/>
        </w:rPr>
        <w:t xml:space="preserve"> mediated through phenology w</w:t>
      </w:r>
      <w:r w:rsidR="00A46221" w:rsidRPr="00767A80">
        <w:rPr>
          <w:rFonts w:ascii="Times New Roman" w:eastAsia="Calibri" w:hAnsi="Times New Roman" w:cs="Times New Roman"/>
          <w:sz w:val="24"/>
          <w:szCs w:val="24"/>
        </w:rPr>
        <w:t>ere</w:t>
      </w:r>
      <w:r w:rsidR="001508B9" w:rsidRPr="00767A80">
        <w:rPr>
          <w:rFonts w:ascii="Times New Roman" w:eastAsia="Calibri" w:hAnsi="Times New Roman" w:cs="Times New Roman"/>
          <w:sz w:val="24"/>
          <w:szCs w:val="24"/>
        </w:rPr>
        <w:t xml:space="preserve"> </w:t>
      </w:r>
      <w:r w:rsidR="00546C6D" w:rsidRPr="00767A80">
        <w:rPr>
          <w:rFonts w:ascii="Times New Roman" w:eastAsia="Calibri" w:hAnsi="Times New Roman" w:cs="Times New Roman"/>
          <w:sz w:val="24"/>
          <w:szCs w:val="24"/>
        </w:rPr>
        <w:t>~1.</w:t>
      </w:r>
      <w:r w:rsidR="00564CE5" w:rsidRPr="00767A80">
        <w:rPr>
          <w:rFonts w:ascii="Times New Roman" w:eastAsia="Calibri" w:hAnsi="Times New Roman" w:cs="Times New Roman"/>
          <w:sz w:val="24"/>
          <w:szCs w:val="24"/>
        </w:rPr>
        <w:t>8</w:t>
      </w:r>
      <w:r w:rsidR="006A183F" w:rsidRPr="00767A80">
        <w:rPr>
          <w:rFonts w:ascii="Times New Roman" w:eastAsia="Calibri" w:hAnsi="Times New Roman" w:cs="Times New Roman"/>
          <w:sz w:val="24"/>
          <w:szCs w:val="24"/>
        </w:rPr>
        <w:t xml:space="preserve"> to </w:t>
      </w:r>
      <w:r w:rsidR="00564CE5" w:rsidRPr="00767A80">
        <w:rPr>
          <w:rFonts w:ascii="Times New Roman" w:eastAsia="Calibri" w:hAnsi="Times New Roman" w:cs="Times New Roman"/>
          <w:sz w:val="24"/>
          <w:szCs w:val="24"/>
        </w:rPr>
        <w:t>3</w:t>
      </w:r>
      <w:r w:rsidR="00546C6D" w:rsidRPr="00767A80">
        <w:rPr>
          <w:rFonts w:ascii="Times New Roman" w:eastAsia="Calibri" w:hAnsi="Times New Roman" w:cs="Times New Roman"/>
          <w:sz w:val="24"/>
          <w:szCs w:val="24"/>
        </w:rPr>
        <w:t xml:space="preserve">x </w:t>
      </w:r>
      <w:r w:rsidR="001508B9" w:rsidRPr="00767A80">
        <w:rPr>
          <w:rFonts w:ascii="Times New Roman" w:eastAsia="Calibri" w:hAnsi="Times New Roman" w:cs="Times New Roman"/>
          <w:sz w:val="24"/>
          <w:szCs w:val="24"/>
        </w:rPr>
        <w:t>stronger than the direct effect</w:t>
      </w:r>
      <w:r w:rsidR="00A46221" w:rsidRPr="00767A80">
        <w:rPr>
          <w:rFonts w:ascii="Times New Roman" w:eastAsia="Calibri" w:hAnsi="Times New Roman" w:cs="Times New Roman"/>
          <w:sz w:val="24"/>
          <w:szCs w:val="24"/>
        </w:rPr>
        <w:t>s</w:t>
      </w:r>
      <w:r w:rsidR="001508B9" w:rsidRPr="00767A80">
        <w:rPr>
          <w:rFonts w:ascii="Times New Roman" w:eastAsia="Calibri" w:hAnsi="Times New Roman" w:cs="Times New Roman"/>
          <w:sz w:val="24"/>
          <w:szCs w:val="24"/>
        </w:rPr>
        <w:t xml:space="preserve"> of </w:t>
      </w:r>
      <w:r w:rsidR="00A46221" w:rsidRPr="00767A80">
        <w:rPr>
          <w:rFonts w:ascii="Times New Roman" w:eastAsia="Calibri" w:hAnsi="Times New Roman" w:cs="Times New Roman"/>
          <w:sz w:val="24"/>
          <w:szCs w:val="24"/>
        </w:rPr>
        <w:t>warming</w:t>
      </w:r>
      <w:r w:rsidR="001508B9" w:rsidRPr="00767A80">
        <w:rPr>
          <w:rFonts w:ascii="Times New Roman" w:eastAsia="Calibri" w:hAnsi="Times New Roman" w:cs="Times New Roman"/>
          <w:sz w:val="24"/>
          <w:szCs w:val="24"/>
        </w:rPr>
        <w:t xml:space="preserve"> on </w:t>
      </w:r>
      <w:r w:rsidR="00546C6D" w:rsidRPr="00767A80">
        <w:rPr>
          <w:rFonts w:ascii="Times New Roman" w:eastAsia="Calibri" w:hAnsi="Times New Roman" w:cs="Times New Roman"/>
          <w:sz w:val="24"/>
          <w:szCs w:val="24"/>
        </w:rPr>
        <w:t>reproductive fitness based on mean parameter estimates</w:t>
      </w:r>
      <w:r w:rsidR="00564CE5" w:rsidRPr="00767A80">
        <w:rPr>
          <w:rFonts w:ascii="Times New Roman" w:eastAsia="Calibri" w:hAnsi="Times New Roman" w:cs="Times New Roman"/>
          <w:sz w:val="24"/>
          <w:szCs w:val="24"/>
        </w:rPr>
        <w:t xml:space="preserve"> within a given model</w:t>
      </w:r>
      <w:r w:rsidR="001508B9" w:rsidRPr="00767A80">
        <w:rPr>
          <w:rFonts w:ascii="Times New Roman" w:eastAsia="Calibri" w:hAnsi="Times New Roman" w:cs="Times New Roman"/>
          <w:sz w:val="24"/>
          <w:szCs w:val="24"/>
        </w:rPr>
        <w:t xml:space="preserve"> </w:t>
      </w:r>
      <w:r w:rsidR="00546C6D" w:rsidRPr="00767A80">
        <w:rPr>
          <w:rFonts w:ascii="Times New Roman" w:eastAsia="Calibri" w:hAnsi="Times New Roman" w:cs="Times New Roman"/>
          <w:sz w:val="24"/>
          <w:szCs w:val="24"/>
        </w:rPr>
        <w:t>(</w:t>
      </w:r>
      <w:r w:rsidR="00564CE5" w:rsidRPr="00767A80">
        <w:rPr>
          <w:rFonts w:ascii="Times New Roman" w:eastAsia="Calibri" w:hAnsi="Times New Roman" w:cs="Times New Roman"/>
          <w:sz w:val="24"/>
          <w:szCs w:val="24"/>
        </w:rPr>
        <w:t xml:space="preserve">Table 2, </w:t>
      </w:r>
      <w:r w:rsidR="001508B9" w:rsidRPr="00767A80">
        <w:rPr>
          <w:rFonts w:ascii="Times New Roman" w:eastAsia="Calibri" w:hAnsi="Times New Roman" w:cs="Times New Roman"/>
          <w:sz w:val="24"/>
          <w:szCs w:val="24"/>
        </w:rPr>
        <w:t xml:space="preserve">Fig 4). </w:t>
      </w:r>
    </w:p>
    <w:p w14:paraId="726D7BAF" w14:textId="51424377" w:rsidR="00A46221" w:rsidRPr="00767A80" w:rsidRDefault="00A46221" w:rsidP="00A0344C">
      <w:pPr>
        <w:spacing w:line="480" w:lineRule="auto"/>
        <w:jc w:val="both"/>
        <w:rPr>
          <w:rFonts w:ascii="Times New Roman" w:eastAsia="Calibri" w:hAnsi="Times New Roman" w:cs="Times New Roman"/>
          <w:i/>
          <w:sz w:val="24"/>
          <w:szCs w:val="24"/>
        </w:rPr>
      </w:pPr>
    </w:p>
    <w:p w14:paraId="76230D1C" w14:textId="2491B7EF" w:rsidR="000E7D13" w:rsidRPr="00767A80" w:rsidRDefault="000E7D13"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Sources of variation</w:t>
      </w:r>
    </w:p>
    <w:p w14:paraId="0124B949" w14:textId="21A9D8B6" w:rsidR="000E7D13" w:rsidRPr="00767A80" w:rsidRDefault="001508B9" w:rsidP="00A0344C">
      <w:pPr>
        <w:spacing w:line="480" w:lineRule="auto"/>
        <w:jc w:val="both"/>
        <w:rPr>
          <w:rFonts w:ascii="Times New Roman" w:eastAsia="Calibri" w:hAnsi="Times New Roman" w:cs="Times New Roman"/>
          <w:sz w:val="24"/>
          <w:szCs w:val="24"/>
        </w:rPr>
      </w:pPr>
      <w:commentRangeStart w:id="332"/>
      <w:r w:rsidRPr="00767A80">
        <w:rPr>
          <w:rFonts w:ascii="Times New Roman" w:eastAsia="Calibri" w:hAnsi="Times New Roman" w:cs="Times New Roman"/>
          <w:sz w:val="24"/>
          <w:szCs w:val="24"/>
        </w:rPr>
        <w:lastRenderedPageBreak/>
        <w:t>Model R</w:t>
      </w:r>
      <w:r w:rsidRPr="00767A80">
        <w:rPr>
          <w:rFonts w:ascii="Times New Roman" w:eastAsia="Calibri" w:hAnsi="Times New Roman" w:cs="Times New Roman"/>
          <w:sz w:val="24"/>
          <w:szCs w:val="24"/>
          <w:vertAlign w:val="superscript"/>
        </w:rPr>
        <w:t>2</w:t>
      </w:r>
      <w:r w:rsidRPr="00767A80">
        <w:rPr>
          <w:rFonts w:ascii="Times New Roman" w:eastAsia="Calibri" w:hAnsi="Times New Roman" w:cs="Times New Roman"/>
          <w:sz w:val="24"/>
          <w:szCs w:val="24"/>
        </w:rPr>
        <w:t xml:space="preserve"> values indicate much higher predictive power for plant phenology than reproductive fitness across sites</w:t>
      </w:r>
      <w:r w:rsidR="006A183F" w:rsidRPr="00767A80">
        <w:rPr>
          <w:rFonts w:ascii="Times New Roman" w:eastAsia="Calibri" w:hAnsi="Times New Roman" w:cs="Times New Roman"/>
          <w:sz w:val="24"/>
          <w:szCs w:val="24"/>
        </w:rPr>
        <w:t xml:space="preserve"> (Fig 4).</w:t>
      </w:r>
      <w:r w:rsidRPr="00767A80">
        <w:rPr>
          <w:rFonts w:ascii="Times New Roman" w:eastAsia="Calibri" w:hAnsi="Times New Roman" w:cs="Times New Roman"/>
          <w:sz w:val="24"/>
          <w:szCs w:val="24"/>
        </w:rPr>
        <w:t xml:space="preserve"> </w:t>
      </w:r>
      <w:commentRangeEnd w:id="332"/>
      <w:r w:rsidR="002958CA">
        <w:rPr>
          <w:rStyle w:val="CommentReference"/>
        </w:rPr>
        <w:commentReference w:id="332"/>
      </w:r>
      <w:r w:rsidRPr="00767A80">
        <w:rPr>
          <w:rFonts w:ascii="Times New Roman" w:eastAsia="Calibri" w:hAnsi="Times New Roman" w:cs="Times New Roman"/>
          <w:sz w:val="24"/>
          <w:szCs w:val="24"/>
        </w:rPr>
        <w:t xml:space="preserve">Some models of reproductive fitness </w:t>
      </w:r>
      <w:r w:rsidR="006A183F" w:rsidRPr="00767A80">
        <w:rPr>
          <w:rFonts w:ascii="Times New Roman" w:eastAsia="Calibri" w:hAnsi="Times New Roman" w:cs="Times New Roman"/>
          <w:sz w:val="24"/>
          <w:szCs w:val="24"/>
        </w:rPr>
        <w:t xml:space="preserve">show poor predictive power </w:t>
      </w:r>
      <w:r w:rsidRPr="00767A80">
        <w:rPr>
          <w:rFonts w:ascii="Times New Roman" w:eastAsia="Calibri" w:hAnsi="Times New Roman" w:cs="Times New Roman"/>
          <w:sz w:val="24"/>
          <w:szCs w:val="24"/>
        </w:rPr>
        <w:t xml:space="preserve">despite </w:t>
      </w:r>
      <w:r w:rsidR="006A183F" w:rsidRPr="00767A80">
        <w:rPr>
          <w:rFonts w:ascii="Times New Roman" w:eastAsia="Calibri" w:hAnsi="Times New Roman" w:cs="Times New Roman"/>
          <w:sz w:val="24"/>
          <w:szCs w:val="24"/>
        </w:rPr>
        <w:t xml:space="preserve">evidence </w:t>
      </w:r>
      <w:r w:rsidRPr="00767A80">
        <w:rPr>
          <w:rFonts w:ascii="Times New Roman" w:eastAsia="Calibri" w:hAnsi="Times New Roman" w:cs="Times New Roman"/>
          <w:sz w:val="24"/>
          <w:szCs w:val="24"/>
        </w:rPr>
        <w:t>of phenology shifts</w:t>
      </w:r>
      <w:r w:rsidR="006A183F" w:rsidRPr="00767A80">
        <w:rPr>
          <w:rFonts w:ascii="Times New Roman" w:eastAsia="Calibri" w:hAnsi="Times New Roman" w:cs="Times New Roman"/>
          <w:sz w:val="24"/>
          <w:szCs w:val="24"/>
        </w:rPr>
        <w:t xml:space="preserve">, particularly with categorical rather than continuous temperature. </w:t>
      </w:r>
    </w:p>
    <w:p w14:paraId="78765E21" w14:textId="77777777" w:rsidR="00C5417A" w:rsidRPr="00767A80" w:rsidRDefault="00C5417A" w:rsidP="00A0344C">
      <w:pPr>
        <w:spacing w:line="480" w:lineRule="auto"/>
        <w:jc w:val="both"/>
        <w:rPr>
          <w:rFonts w:ascii="Times New Roman" w:eastAsia="Calibri" w:hAnsi="Times New Roman" w:cs="Times New Roman"/>
          <w:sz w:val="24"/>
          <w:szCs w:val="24"/>
        </w:rPr>
      </w:pPr>
    </w:p>
    <w:p w14:paraId="6949D3E3" w14:textId="77B70B5B" w:rsidR="00C96047" w:rsidRPr="00767A80" w:rsidRDefault="00C5417A"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G</w:t>
      </w:r>
      <w:r w:rsidR="001508B9" w:rsidRPr="00767A80">
        <w:rPr>
          <w:rFonts w:ascii="Times New Roman" w:eastAsia="Calibri" w:hAnsi="Times New Roman" w:cs="Times New Roman"/>
          <w:sz w:val="24"/>
          <w:szCs w:val="24"/>
        </w:rPr>
        <w:t xml:space="preserve">roup level parameters (i.e. random intercepts) showed different sources of variation in phenology and reproductive fitness between the two sites. At Daring Lake, species, </w:t>
      </w:r>
      <w:r w:rsidR="00623A0A" w:rsidRPr="00767A80">
        <w:rPr>
          <w:rFonts w:ascii="Times New Roman" w:eastAsia="Calibri" w:hAnsi="Times New Roman" w:cs="Times New Roman"/>
          <w:sz w:val="24"/>
          <w:szCs w:val="24"/>
        </w:rPr>
        <w:t xml:space="preserve">followed by calendar year </w:t>
      </w:r>
      <w:r w:rsidR="001508B9" w:rsidRPr="00767A80">
        <w:rPr>
          <w:rFonts w:ascii="Times New Roman" w:eastAsia="Calibri" w:hAnsi="Times New Roman" w:cs="Times New Roman"/>
          <w:sz w:val="24"/>
          <w:szCs w:val="24"/>
        </w:rPr>
        <w:t>accounted for the larg</w:t>
      </w:r>
      <w:r w:rsidR="00623A0A" w:rsidRPr="00767A80">
        <w:rPr>
          <w:rFonts w:ascii="Times New Roman" w:eastAsia="Calibri" w:hAnsi="Times New Roman" w:cs="Times New Roman"/>
          <w:sz w:val="24"/>
          <w:szCs w:val="24"/>
        </w:rPr>
        <w:t xml:space="preserve">est amount of the variation in flowering phenology, while species and </w:t>
      </w:r>
      <w:r w:rsidR="001508B9" w:rsidRPr="00767A80">
        <w:rPr>
          <w:rFonts w:ascii="Times New Roman" w:eastAsia="Calibri" w:hAnsi="Times New Roman" w:cs="Times New Roman"/>
          <w:sz w:val="24"/>
          <w:szCs w:val="24"/>
        </w:rPr>
        <w:t>individual plant ID</w:t>
      </w:r>
      <w:r w:rsidR="00623A0A" w:rsidRPr="00767A80">
        <w:rPr>
          <w:rFonts w:ascii="Times New Roman" w:eastAsia="Calibri" w:hAnsi="Times New Roman" w:cs="Times New Roman"/>
          <w:sz w:val="24"/>
          <w:szCs w:val="24"/>
        </w:rPr>
        <w:t xml:space="preserve"> accounted for the largest amount of the variation in </w:t>
      </w:r>
      <w:r w:rsidR="001508B9" w:rsidRPr="00767A80">
        <w:rPr>
          <w:rFonts w:ascii="Times New Roman" w:eastAsia="Calibri" w:hAnsi="Times New Roman" w:cs="Times New Roman"/>
          <w:sz w:val="24"/>
          <w:szCs w:val="24"/>
        </w:rPr>
        <w:t>repro</w:t>
      </w:r>
      <w:r w:rsidR="00623A0A" w:rsidRPr="00767A80">
        <w:rPr>
          <w:rFonts w:ascii="Times New Roman" w:eastAsia="Calibri" w:hAnsi="Times New Roman" w:cs="Times New Roman"/>
          <w:sz w:val="24"/>
          <w:szCs w:val="24"/>
        </w:rPr>
        <w:t>ductive fitness.</w:t>
      </w:r>
      <w:r w:rsidR="001508B9" w:rsidRPr="00767A80">
        <w:rPr>
          <w:rFonts w:ascii="Times New Roman" w:eastAsia="Calibri" w:hAnsi="Times New Roman" w:cs="Times New Roman"/>
          <w:sz w:val="24"/>
          <w:szCs w:val="24"/>
        </w:rPr>
        <w:t xml:space="preserve"> Thus, </w:t>
      </w:r>
      <w:commentRangeStart w:id="333"/>
      <w:commentRangeStart w:id="334"/>
      <w:r w:rsidR="001508B9" w:rsidRPr="00767A80">
        <w:rPr>
          <w:rFonts w:ascii="Times New Roman" w:eastAsia="Calibri" w:hAnsi="Times New Roman" w:cs="Times New Roman"/>
          <w:sz w:val="24"/>
          <w:szCs w:val="24"/>
        </w:rPr>
        <w:t>intraspecific variation among individuals was much higher for reproductive output than for flowering phenology.</w:t>
      </w:r>
      <w:commentRangeEnd w:id="333"/>
      <w:r w:rsidR="009C36DC">
        <w:rPr>
          <w:rStyle w:val="CommentReference"/>
        </w:rPr>
        <w:commentReference w:id="333"/>
      </w:r>
      <w:commentRangeEnd w:id="334"/>
      <w:r w:rsidR="001F31C3">
        <w:rPr>
          <w:rStyle w:val="CommentReference"/>
        </w:rPr>
        <w:commentReference w:id="334"/>
      </w:r>
      <w:r w:rsidR="001508B9" w:rsidRPr="00767A80">
        <w:rPr>
          <w:rFonts w:ascii="Times New Roman" w:eastAsia="Calibri" w:hAnsi="Times New Roman" w:cs="Times New Roman"/>
          <w:sz w:val="24"/>
          <w:szCs w:val="24"/>
        </w:rPr>
        <w:t xml:space="preserve"> Rather, flowering phenology varied mostly between species </w:t>
      </w:r>
      <w:del w:id="335" w:author="Amy Angert" w:date="2023-05-22T12:09:00Z">
        <w:r w:rsidR="001508B9" w:rsidRPr="00767A80" w:rsidDel="00DD7271">
          <w:rPr>
            <w:rFonts w:ascii="Times New Roman" w:eastAsia="Calibri" w:hAnsi="Times New Roman" w:cs="Times New Roman"/>
            <w:sz w:val="24"/>
            <w:szCs w:val="24"/>
          </w:rPr>
          <w:delText xml:space="preserve">over time </w:delText>
        </w:r>
      </w:del>
      <w:r w:rsidR="001508B9" w:rsidRPr="00767A80">
        <w:rPr>
          <w:rFonts w:ascii="Times New Roman" w:eastAsia="Calibri" w:hAnsi="Times New Roman" w:cs="Times New Roman"/>
          <w:sz w:val="24"/>
          <w:szCs w:val="24"/>
        </w:rPr>
        <w:t>(i.e. intra-</w:t>
      </w:r>
      <w:del w:id="336" w:author="Amy Angert" w:date="2023-06-02T14:47:00Z">
        <w:r w:rsidR="001508B9" w:rsidRPr="00767A80">
          <w:rPr>
            <w:rFonts w:ascii="Times New Roman" w:eastAsia="Calibri" w:hAnsi="Times New Roman" w:cs="Times New Roman"/>
            <w:sz w:val="24"/>
            <w:szCs w:val="24"/>
          </w:rPr>
          <w:delText>annual</w:delText>
        </w:r>
      </w:del>
      <w:ins w:id="337" w:author="Amy Angert" w:date="2023-06-02T14:47:00Z">
        <w:r w:rsidR="001508B9" w:rsidRPr="00767A80">
          <w:rPr>
            <w:rFonts w:ascii="Times New Roman" w:eastAsia="Calibri" w:hAnsi="Times New Roman" w:cs="Times New Roman"/>
            <w:sz w:val="24"/>
            <w:szCs w:val="24"/>
          </w:rPr>
          <w:t>annual</w:t>
        </w:r>
      </w:ins>
      <w:ins w:id="338" w:author="Amy Angert" w:date="2023-05-22T12:09:00Z">
        <w:r w:rsidR="00DD7271">
          <w:rPr>
            <w:rFonts w:ascii="Times New Roman" w:eastAsia="Calibri" w:hAnsi="Times New Roman" w:cs="Times New Roman"/>
            <w:sz w:val="24"/>
            <w:szCs w:val="24"/>
          </w:rPr>
          <w:t>ly</w:t>
        </w:r>
      </w:ins>
      <w:r w:rsidR="001508B9" w:rsidRPr="00767A80">
        <w:rPr>
          <w:rFonts w:ascii="Times New Roman" w:eastAsia="Calibri" w:hAnsi="Times New Roman" w:cs="Times New Roman"/>
          <w:sz w:val="24"/>
          <w:szCs w:val="24"/>
        </w:rPr>
        <w:t xml:space="preserve">). </w:t>
      </w:r>
      <w:del w:id="339" w:author="Amy Angert" w:date="2023-05-22T12:09:00Z">
        <w:r w:rsidR="001508B9" w:rsidRPr="00767A80" w:rsidDel="00DD7271">
          <w:rPr>
            <w:rFonts w:ascii="Times New Roman" w:eastAsia="Calibri" w:hAnsi="Times New Roman" w:cs="Times New Roman"/>
            <w:sz w:val="24"/>
            <w:szCs w:val="24"/>
          </w:rPr>
          <w:delText xml:space="preserve">  </w:delText>
        </w:r>
      </w:del>
      <w:r w:rsidR="001508B9" w:rsidRPr="00767A80">
        <w:rPr>
          <w:rFonts w:ascii="Times New Roman" w:eastAsia="Calibri" w:hAnsi="Times New Roman" w:cs="Times New Roman"/>
          <w:sz w:val="24"/>
          <w:szCs w:val="24"/>
        </w:rPr>
        <w:t>Interestingly, at Alexandra Fiord, we found a different pattern whereby calendar year, followed by species, accounted for the largest amount of the variation in both flowering phenology and reproductive fitness</w:t>
      </w:r>
      <w:ins w:id="340" w:author="Amy Angert" w:date="2023-05-22T12:10:00Z">
        <w:r w:rsidR="00DD7271">
          <w:rPr>
            <w:rFonts w:ascii="Times New Roman" w:eastAsia="Calibri" w:hAnsi="Times New Roman" w:cs="Times New Roman"/>
            <w:sz w:val="24"/>
            <w:szCs w:val="24"/>
          </w:rPr>
          <w:t>. P</w:t>
        </w:r>
      </w:ins>
      <w:del w:id="341" w:author="Amy Angert" w:date="2023-05-22T12:10:00Z">
        <w:r w:rsidR="001508B9" w:rsidRPr="00767A80" w:rsidDel="00DD7271">
          <w:rPr>
            <w:rFonts w:ascii="Times New Roman" w:eastAsia="Calibri" w:hAnsi="Times New Roman" w:cs="Times New Roman"/>
            <w:sz w:val="24"/>
            <w:szCs w:val="24"/>
          </w:rPr>
          <w:delText xml:space="preserve">, but </w:delText>
        </w:r>
      </w:del>
      <w:del w:id="342" w:author="Amy Angert" w:date="2023-05-22T12:09:00Z">
        <w:r w:rsidR="001508B9" w:rsidRPr="00767A80" w:rsidDel="00DD7271">
          <w:rPr>
            <w:rFonts w:ascii="Times New Roman" w:eastAsia="Calibri" w:hAnsi="Times New Roman" w:cs="Times New Roman"/>
            <w:sz w:val="24"/>
            <w:szCs w:val="24"/>
          </w:rPr>
          <w:delText xml:space="preserve">that that </w:delText>
        </w:r>
      </w:del>
      <w:del w:id="343" w:author="Amy Angert" w:date="2023-05-22T12:10:00Z">
        <w:r w:rsidR="001508B9" w:rsidRPr="00767A80" w:rsidDel="00DD7271">
          <w:rPr>
            <w:rFonts w:ascii="Times New Roman" w:eastAsia="Calibri" w:hAnsi="Times New Roman" w:cs="Times New Roman"/>
            <w:sz w:val="24"/>
            <w:szCs w:val="24"/>
          </w:rPr>
          <w:delText>p</w:delText>
        </w:r>
      </w:del>
      <w:r w:rsidR="001508B9" w:rsidRPr="00767A80">
        <w:rPr>
          <w:rFonts w:ascii="Times New Roman" w:eastAsia="Calibri" w:hAnsi="Times New Roman" w:cs="Times New Roman"/>
          <w:sz w:val="24"/>
          <w:szCs w:val="24"/>
        </w:rPr>
        <w:t xml:space="preserve">lot ID also accounted for significant variation in flowering phenology, but to a lesser extent in reproductive fitness (Table 3). </w:t>
      </w:r>
    </w:p>
    <w:p w14:paraId="069C4576" w14:textId="77777777" w:rsidR="006A183F" w:rsidRPr="00767A80" w:rsidRDefault="006A183F" w:rsidP="00A0344C">
      <w:pPr>
        <w:spacing w:line="480" w:lineRule="auto"/>
        <w:jc w:val="both"/>
        <w:rPr>
          <w:rFonts w:ascii="Times New Roman" w:eastAsia="Calibri" w:hAnsi="Times New Roman" w:cs="Times New Roman"/>
          <w:sz w:val="24"/>
          <w:szCs w:val="24"/>
        </w:rPr>
      </w:pPr>
    </w:p>
    <w:p w14:paraId="5EC3D6FA" w14:textId="415E25F8" w:rsidR="009F05C8" w:rsidRPr="00767A80" w:rsidRDefault="00A46221" w:rsidP="00A0344C">
      <w:pPr>
        <w:spacing w:line="480" w:lineRule="auto"/>
        <w:jc w:val="both"/>
        <w:rPr>
          <w:rFonts w:ascii="Times New Roman" w:eastAsia="Calibri" w:hAnsi="Times New Roman" w:cs="Times New Roman"/>
          <w:i/>
          <w:sz w:val="24"/>
          <w:szCs w:val="24"/>
        </w:rPr>
      </w:pPr>
      <w:commentRangeStart w:id="344"/>
      <w:r w:rsidRPr="00767A80">
        <w:rPr>
          <w:rFonts w:ascii="Times New Roman" w:eastAsia="Calibri" w:hAnsi="Times New Roman" w:cs="Times New Roman"/>
          <w:i/>
          <w:sz w:val="24"/>
          <w:szCs w:val="24"/>
        </w:rPr>
        <w:t>Selection</w:t>
      </w:r>
      <w:commentRangeEnd w:id="344"/>
      <w:r w:rsidR="00E125E4">
        <w:rPr>
          <w:rStyle w:val="CommentReference"/>
        </w:rPr>
        <w:commentReference w:id="344"/>
      </w:r>
    </w:p>
    <w:p w14:paraId="6E8ED8A6" w14:textId="1CA8EC16" w:rsidR="006A183F" w:rsidRPr="00767A80" w:rsidRDefault="00B361D4"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We find consistent evidence of </w:t>
      </w:r>
      <w:commentRangeStart w:id="345"/>
      <w:r w:rsidRPr="00767A80">
        <w:rPr>
          <w:rFonts w:ascii="Times New Roman" w:eastAsia="Calibri" w:hAnsi="Times New Roman" w:cs="Times New Roman"/>
          <w:sz w:val="24"/>
          <w:szCs w:val="24"/>
        </w:rPr>
        <w:t xml:space="preserve">directional selection for earlier flowering phenology </w:t>
      </w:r>
      <w:commentRangeEnd w:id="345"/>
      <w:r w:rsidR="001F31C3">
        <w:rPr>
          <w:rStyle w:val="CommentReference"/>
        </w:rPr>
        <w:commentReference w:id="345"/>
      </w:r>
      <w:r w:rsidRPr="00767A80">
        <w:rPr>
          <w:rFonts w:ascii="Times New Roman" w:eastAsia="Calibri" w:hAnsi="Times New Roman" w:cs="Times New Roman"/>
          <w:sz w:val="24"/>
          <w:szCs w:val="24"/>
        </w:rPr>
        <w:t>under warming in that all warming</w:t>
      </w:r>
      <w:ins w:id="346" w:author="Amy Angert" w:date="2023-05-22T12:10:00Z">
        <w:r w:rsidR="00DD7271">
          <w:rPr>
            <w:rFonts w:ascii="Times New Roman" w:eastAsia="Calibri" w:hAnsi="Times New Roman" w:cs="Times New Roman"/>
            <w:sz w:val="24"/>
            <w:szCs w:val="24"/>
          </w:rPr>
          <w:t>-</w:t>
        </w:r>
      </w:ins>
      <w:del w:id="347" w:author="Amy Angert" w:date="2023-05-22T12:10:00Z">
        <w:r w:rsidRPr="00767A80" w:rsidDel="00DD7271">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to</w:t>
      </w:r>
      <w:ins w:id="348" w:author="Amy Angert" w:date="2023-05-22T12:10:00Z">
        <w:r w:rsidR="00DD7271">
          <w:rPr>
            <w:rFonts w:ascii="Times New Roman" w:eastAsia="Calibri" w:hAnsi="Times New Roman" w:cs="Times New Roman"/>
            <w:sz w:val="24"/>
            <w:szCs w:val="24"/>
          </w:rPr>
          <w:t>-</w:t>
        </w:r>
      </w:ins>
      <w:del w:id="349" w:author="Amy Angert" w:date="2023-05-22T12:10:00Z">
        <w:r w:rsidRPr="00767A80" w:rsidDel="00DD7271">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 xml:space="preserve">phenology </w:t>
      </w:r>
      <w:r w:rsidR="004C0D13" w:rsidRPr="00767A80">
        <w:rPr>
          <w:rFonts w:ascii="Times New Roman" w:eastAsia="Calibri" w:hAnsi="Times New Roman" w:cs="Times New Roman"/>
          <w:sz w:val="24"/>
          <w:szCs w:val="24"/>
        </w:rPr>
        <w:t>relationships a</w:t>
      </w:r>
      <w:r w:rsidRPr="00767A80">
        <w:rPr>
          <w:rFonts w:ascii="Times New Roman" w:eastAsia="Calibri" w:hAnsi="Times New Roman" w:cs="Times New Roman"/>
          <w:sz w:val="24"/>
          <w:szCs w:val="24"/>
        </w:rPr>
        <w:t>re negative and all phenology</w:t>
      </w:r>
      <w:ins w:id="350" w:author="Amy Angert" w:date="2023-05-22T12:10:00Z">
        <w:r w:rsidR="00DD7271">
          <w:rPr>
            <w:rFonts w:ascii="Times New Roman" w:eastAsia="Calibri" w:hAnsi="Times New Roman" w:cs="Times New Roman"/>
            <w:sz w:val="24"/>
            <w:szCs w:val="24"/>
          </w:rPr>
          <w:t>-</w:t>
        </w:r>
      </w:ins>
      <w:del w:id="351" w:author="Amy Angert" w:date="2023-05-22T12:10:00Z">
        <w:r w:rsidRPr="00767A80" w:rsidDel="00DD7271">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to</w:t>
      </w:r>
      <w:ins w:id="352" w:author="Amy Angert" w:date="2023-05-22T12:10:00Z">
        <w:r w:rsidR="00DD7271">
          <w:rPr>
            <w:rFonts w:ascii="Times New Roman" w:eastAsia="Calibri" w:hAnsi="Times New Roman" w:cs="Times New Roman"/>
            <w:sz w:val="24"/>
            <w:szCs w:val="24"/>
          </w:rPr>
          <w:t>-</w:t>
        </w:r>
      </w:ins>
      <w:del w:id="353" w:author="Amy Angert" w:date="2023-05-22T12:10:00Z">
        <w:r w:rsidRPr="00767A80" w:rsidDel="00DD7271">
          <w:rPr>
            <w:rFonts w:ascii="Times New Roman" w:eastAsia="Calibri" w:hAnsi="Times New Roman" w:cs="Times New Roman"/>
            <w:sz w:val="24"/>
            <w:szCs w:val="24"/>
          </w:rPr>
          <w:delText xml:space="preserve"> </w:delText>
        </w:r>
      </w:del>
      <w:r w:rsidR="004C0D13" w:rsidRPr="00767A80">
        <w:rPr>
          <w:rFonts w:ascii="Times New Roman" w:eastAsia="Calibri" w:hAnsi="Times New Roman" w:cs="Times New Roman"/>
          <w:sz w:val="24"/>
          <w:szCs w:val="24"/>
        </w:rPr>
        <w:t>fitness relationships are</w:t>
      </w:r>
      <w:r w:rsidRPr="00767A80">
        <w:rPr>
          <w:rFonts w:ascii="Times New Roman" w:eastAsia="Calibri" w:hAnsi="Times New Roman" w:cs="Times New Roman"/>
          <w:sz w:val="24"/>
          <w:szCs w:val="24"/>
        </w:rPr>
        <w:t xml:space="preserve"> also negative (i.e. war</w:t>
      </w:r>
      <w:ins w:id="354" w:author="Sarah Elmendorf" w:date="2023-05-15T12:42:00Z">
        <w:r w:rsidR="002958CA">
          <w:rPr>
            <w:rFonts w:ascii="Times New Roman" w:eastAsia="Calibri" w:hAnsi="Times New Roman" w:cs="Times New Roman"/>
            <w:sz w:val="24"/>
            <w:szCs w:val="24"/>
          </w:rPr>
          <w:t>m</w:t>
        </w:r>
      </w:ins>
      <w:r w:rsidRPr="00767A80">
        <w:rPr>
          <w:rFonts w:ascii="Times New Roman" w:eastAsia="Calibri" w:hAnsi="Times New Roman" w:cs="Times New Roman"/>
          <w:sz w:val="24"/>
          <w:szCs w:val="24"/>
        </w:rPr>
        <w:t>ing leads to earlier flowering leads to higher fitness) (Table 2, Figure 4, 5). However, unlike our predictions, we find</w:t>
      </w:r>
      <w:r w:rsidR="00ED01F5" w:rsidRPr="00767A80">
        <w:rPr>
          <w:rFonts w:ascii="Times New Roman" w:eastAsia="Calibri" w:hAnsi="Times New Roman" w:cs="Times New Roman"/>
          <w:sz w:val="24"/>
          <w:szCs w:val="24"/>
        </w:rPr>
        <w:t xml:space="preserve"> weak</w:t>
      </w:r>
      <w:r w:rsidRPr="00767A80">
        <w:rPr>
          <w:rFonts w:ascii="Times New Roman" w:eastAsia="Calibri" w:hAnsi="Times New Roman" w:cs="Times New Roman"/>
          <w:sz w:val="24"/>
          <w:szCs w:val="24"/>
        </w:rPr>
        <w:t xml:space="preserve"> to no evidence for </w:t>
      </w:r>
      <w:del w:id="355" w:author="Amy Angert" w:date="2023-05-22T12:10:00Z">
        <w:r w:rsidRPr="00767A80" w:rsidDel="00DD7271">
          <w:rPr>
            <w:rFonts w:ascii="Times New Roman" w:eastAsia="Calibri" w:hAnsi="Times New Roman" w:cs="Times New Roman"/>
            <w:sz w:val="24"/>
            <w:szCs w:val="24"/>
          </w:rPr>
          <w:delText xml:space="preserve">saturating </w:delText>
        </w:r>
      </w:del>
      <w:ins w:id="356" w:author="Amy Angert" w:date="2023-05-22T12:10:00Z">
        <w:r w:rsidR="00DD7271">
          <w:rPr>
            <w:rFonts w:ascii="Times New Roman" w:eastAsia="Calibri" w:hAnsi="Times New Roman" w:cs="Times New Roman"/>
            <w:sz w:val="24"/>
            <w:szCs w:val="24"/>
          </w:rPr>
          <w:t>stabilizing</w:t>
        </w:r>
        <w:r w:rsidR="00DD7271"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or </w:t>
      </w:r>
      <w:del w:id="357" w:author="Amy Angert" w:date="2023-05-22T12:10:00Z">
        <w:r w:rsidRPr="00767A80" w:rsidDel="00DD7271">
          <w:rPr>
            <w:rFonts w:ascii="Times New Roman" w:eastAsia="Calibri" w:hAnsi="Times New Roman" w:cs="Times New Roman"/>
            <w:sz w:val="24"/>
            <w:szCs w:val="24"/>
          </w:rPr>
          <w:delText xml:space="preserve">divergent </w:delText>
        </w:r>
      </w:del>
      <w:ins w:id="358" w:author="Amy Angert" w:date="2023-05-22T12:10:00Z">
        <w:r w:rsidR="00DD7271">
          <w:rPr>
            <w:rFonts w:ascii="Times New Roman" w:eastAsia="Calibri" w:hAnsi="Times New Roman" w:cs="Times New Roman"/>
            <w:sz w:val="24"/>
            <w:szCs w:val="24"/>
          </w:rPr>
          <w:t>disruptive</w:t>
        </w:r>
        <w:r w:rsidR="00DD7271" w:rsidRPr="00767A80">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selection. The</w:t>
      </w:r>
      <w:r w:rsidR="00ED01F5" w:rsidRPr="00767A80">
        <w:rPr>
          <w:rFonts w:ascii="Times New Roman" w:eastAsia="Calibri" w:hAnsi="Times New Roman" w:cs="Times New Roman"/>
          <w:sz w:val="24"/>
          <w:szCs w:val="24"/>
        </w:rPr>
        <w:t xml:space="preserve"> two quadratic terms whose </w:t>
      </w:r>
      <w:r w:rsidRPr="00767A80">
        <w:rPr>
          <w:rFonts w:ascii="Times New Roman" w:eastAsia="Calibri" w:hAnsi="Times New Roman" w:cs="Times New Roman"/>
          <w:sz w:val="24"/>
          <w:szCs w:val="24"/>
        </w:rPr>
        <w:t>p</w:t>
      </w:r>
      <w:r w:rsidR="00ED01F5" w:rsidRPr="00767A80">
        <w:rPr>
          <w:rFonts w:ascii="Times New Roman" w:eastAsia="Calibri" w:hAnsi="Times New Roman" w:cs="Times New Roman"/>
          <w:sz w:val="24"/>
          <w:szCs w:val="24"/>
        </w:rPr>
        <w:t>arameter estimates do</w:t>
      </w:r>
      <w:r w:rsidRPr="00767A80">
        <w:rPr>
          <w:rFonts w:ascii="Times New Roman" w:eastAsia="Calibri" w:hAnsi="Times New Roman" w:cs="Times New Roman"/>
          <w:sz w:val="24"/>
          <w:szCs w:val="24"/>
        </w:rPr>
        <w:t xml:space="preserve"> not include zero</w:t>
      </w:r>
      <w:r w:rsidR="00ED01F5" w:rsidRPr="00767A80">
        <w:rPr>
          <w:rFonts w:ascii="Times New Roman" w:eastAsia="Calibri" w:hAnsi="Times New Roman" w:cs="Times New Roman"/>
          <w:sz w:val="24"/>
          <w:szCs w:val="24"/>
        </w:rPr>
        <w:t xml:space="preserve"> </w:t>
      </w:r>
      <w:r w:rsidR="00ED01F5" w:rsidRPr="00767A80">
        <w:rPr>
          <w:rFonts w:ascii="Times New Roman" w:eastAsia="Calibri" w:hAnsi="Times New Roman" w:cs="Times New Roman"/>
          <w:sz w:val="24"/>
          <w:szCs w:val="24"/>
        </w:rPr>
        <w:lastRenderedPageBreak/>
        <w:t>(Table 2, Fig 4 b,c)</w:t>
      </w:r>
      <w:r w:rsidR="000E7D13" w:rsidRPr="00767A80">
        <w:rPr>
          <w:rFonts w:ascii="Times New Roman" w:eastAsia="Calibri" w:hAnsi="Times New Roman" w:cs="Times New Roman"/>
          <w:sz w:val="24"/>
          <w:szCs w:val="24"/>
        </w:rPr>
        <w:t xml:space="preserve"> are</w:t>
      </w:r>
      <w:r w:rsidR="00ED01F5" w:rsidRPr="00767A80">
        <w:rPr>
          <w:rFonts w:ascii="Times New Roman" w:eastAsia="Calibri" w:hAnsi="Times New Roman" w:cs="Times New Roman"/>
          <w:sz w:val="24"/>
          <w:szCs w:val="24"/>
        </w:rPr>
        <w:t xml:space="preserve"> 2-4x smaller than the linear terms of the same relationship and </w:t>
      </w:r>
      <w:del w:id="359" w:author="Amy Angert" w:date="2023-05-22T12:11:00Z">
        <w:r w:rsidR="000E7D13" w:rsidRPr="00767A80" w:rsidDel="00DD7271">
          <w:rPr>
            <w:rFonts w:ascii="Times New Roman" w:eastAsia="Calibri" w:hAnsi="Times New Roman" w:cs="Times New Roman"/>
            <w:sz w:val="24"/>
            <w:szCs w:val="24"/>
          </w:rPr>
          <w:delText xml:space="preserve">which </w:delText>
        </w:r>
      </w:del>
      <w:r w:rsidR="000E7D13" w:rsidRPr="00767A80">
        <w:rPr>
          <w:rFonts w:ascii="Times New Roman" w:eastAsia="Calibri" w:hAnsi="Times New Roman" w:cs="Times New Roman"/>
          <w:sz w:val="24"/>
          <w:szCs w:val="24"/>
        </w:rPr>
        <w:t>are</w:t>
      </w:r>
      <w:r w:rsidR="00ED01F5" w:rsidRPr="00767A80">
        <w:rPr>
          <w:rFonts w:ascii="Times New Roman" w:eastAsia="Calibri" w:hAnsi="Times New Roman" w:cs="Times New Roman"/>
          <w:sz w:val="24"/>
          <w:szCs w:val="24"/>
        </w:rPr>
        <w:t xml:space="preserve"> very weakly concave (Fig 5 b,d).  </w:t>
      </w:r>
    </w:p>
    <w:p w14:paraId="683F9782" w14:textId="6AA4348F" w:rsidR="00B361D4" w:rsidRPr="00767A80" w:rsidRDefault="00B361D4" w:rsidP="00A0344C">
      <w:pPr>
        <w:spacing w:line="480" w:lineRule="auto"/>
        <w:jc w:val="both"/>
        <w:rPr>
          <w:rFonts w:ascii="Times New Roman" w:eastAsia="Calibri" w:hAnsi="Times New Roman" w:cs="Times New Roman"/>
          <w:sz w:val="24"/>
          <w:szCs w:val="24"/>
        </w:rPr>
      </w:pPr>
    </w:p>
    <w:p w14:paraId="505296C3" w14:textId="64A310AE" w:rsidR="00C96047" w:rsidRPr="00767A80" w:rsidRDefault="001508B9" w:rsidP="00A0344C">
      <w:pPr>
        <w:spacing w:line="480" w:lineRule="auto"/>
        <w:jc w:val="both"/>
        <w:rPr>
          <w:rFonts w:ascii="Times New Roman" w:eastAsia="Calibri" w:hAnsi="Times New Roman" w:cs="Times New Roman"/>
          <w:i/>
          <w:sz w:val="24"/>
          <w:szCs w:val="24"/>
        </w:rPr>
      </w:pPr>
      <w:r w:rsidRPr="00767A80">
        <w:rPr>
          <w:rFonts w:ascii="Times New Roman" w:eastAsia="Calibri" w:hAnsi="Times New Roman" w:cs="Times New Roman"/>
          <w:i/>
          <w:sz w:val="24"/>
          <w:szCs w:val="24"/>
        </w:rPr>
        <w:t xml:space="preserve">Future projections </w:t>
      </w:r>
    </w:p>
    <w:p w14:paraId="09159174" w14:textId="2731D09E" w:rsidR="00C96047" w:rsidRDefault="004656DD"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Model projections of reproductive fitness under novel climate space </w:t>
      </w:r>
      <w:ins w:id="360" w:author="Sarah Elmendorf" w:date="2023-05-15T12:45:00Z">
        <w:r w:rsidR="002958CA">
          <w:rPr>
            <w:rFonts w:ascii="Times New Roman" w:eastAsia="Calibri" w:hAnsi="Times New Roman" w:cs="Times New Roman"/>
            <w:sz w:val="24"/>
            <w:szCs w:val="24"/>
          </w:rPr>
          <w:t>illustrate how phenological shifts are key to increased reproductive output under warmin</w:t>
        </w:r>
      </w:ins>
      <w:ins w:id="361" w:author="Sarah Elmendorf" w:date="2023-05-15T12:46:00Z">
        <w:r w:rsidR="002958CA">
          <w:rPr>
            <w:rFonts w:ascii="Times New Roman" w:eastAsia="Calibri" w:hAnsi="Times New Roman" w:cs="Times New Roman"/>
            <w:sz w:val="24"/>
            <w:szCs w:val="24"/>
          </w:rPr>
          <w:t>g conditions.</w:t>
        </w:r>
      </w:ins>
      <w:del w:id="362" w:author="Sarah Elmendorf" w:date="2023-05-15T12:46:00Z">
        <w:r w:rsidRPr="00767A80" w:rsidDel="002958CA">
          <w:rPr>
            <w:rFonts w:ascii="Times New Roman" w:eastAsia="Calibri" w:hAnsi="Times New Roman" w:cs="Times New Roman"/>
            <w:sz w:val="24"/>
            <w:szCs w:val="24"/>
          </w:rPr>
          <w:delText>suggest a strengthening of the negative relationship between phenology and reproductive fitness, furthering directional selection for earlier flowering times (Fig 6).</w:delText>
        </w:r>
      </w:del>
      <w:r w:rsidRPr="00767A80">
        <w:rPr>
          <w:rFonts w:ascii="Times New Roman" w:eastAsia="Calibri" w:hAnsi="Times New Roman" w:cs="Times New Roman"/>
          <w:sz w:val="24"/>
          <w:szCs w:val="24"/>
        </w:rPr>
        <w:t xml:space="preserve"> </w:t>
      </w:r>
      <w:r w:rsidR="003442C7"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For Daring Lake,</w:t>
      </w:r>
      <w:r w:rsidR="00322369" w:rsidRPr="00767A80">
        <w:rPr>
          <w:rFonts w:ascii="Times New Roman" w:eastAsia="Calibri" w:hAnsi="Times New Roman" w:cs="Times New Roman"/>
          <w:sz w:val="24"/>
          <w:szCs w:val="24"/>
        </w:rPr>
        <w:t xml:space="preserve"> under the +1</w:t>
      </w:r>
      <w:r w:rsidR="00487DE8">
        <w:rPr>
          <w:rFonts w:ascii="Times New Roman" w:eastAsia="Calibri" w:hAnsi="Times New Roman" w:cs="Times New Roman"/>
          <w:sz w:val="24"/>
          <w:szCs w:val="24"/>
        </w:rPr>
        <w:t xml:space="preserve"> and +</w:t>
      </w:r>
      <w:r w:rsidR="00A9770B">
        <w:rPr>
          <w:rFonts w:ascii="Times New Roman" w:eastAsia="Calibri" w:hAnsi="Times New Roman" w:cs="Times New Roman"/>
          <w:sz w:val="24"/>
          <w:szCs w:val="24"/>
        </w:rPr>
        <w:t xml:space="preserve"> 3</w:t>
      </w:r>
      <w:r w:rsidR="00322369" w:rsidRPr="00767A80">
        <w:rPr>
          <w:rFonts w:ascii="Times New Roman" w:eastAsia="Calibri" w:hAnsi="Times New Roman" w:cs="Times New Roman"/>
          <w:sz w:val="24"/>
          <w:szCs w:val="24"/>
        </w:rPr>
        <w:t xml:space="preserve"> C scenario</w:t>
      </w:r>
      <w:r w:rsidR="00487DE8">
        <w:rPr>
          <w:rFonts w:ascii="Times New Roman" w:eastAsia="Calibri" w:hAnsi="Times New Roman" w:cs="Times New Roman"/>
          <w:sz w:val="24"/>
          <w:szCs w:val="24"/>
        </w:rPr>
        <w:t>s</w:t>
      </w:r>
      <w:r w:rsidR="00322369"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models predict an</w:t>
      </w:r>
      <w:r w:rsidR="00322369" w:rsidRPr="00767A80">
        <w:rPr>
          <w:rFonts w:ascii="Times New Roman" w:eastAsia="Calibri" w:hAnsi="Times New Roman" w:cs="Times New Roman"/>
          <w:sz w:val="24"/>
          <w:szCs w:val="24"/>
        </w:rPr>
        <w:t xml:space="preserve"> advance in spring flowering phenology by ~</w:t>
      </w:r>
      <w:r w:rsidR="00A9770B">
        <w:rPr>
          <w:rFonts w:ascii="Times New Roman" w:eastAsia="Calibri" w:hAnsi="Times New Roman" w:cs="Times New Roman"/>
          <w:sz w:val="24"/>
          <w:szCs w:val="24"/>
        </w:rPr>
        <w:t>20</w:t>
      </w:r>
      <w:r w:rsidR="00322369" w:rsidRPr="00767A80">
        <w:rPr>
          <w:rFonts w:ascii="Times New Roman" w:eastAsia="Calibri" w:hAnsi="Times New Roman" w:cs="Times New Roman"/>
          <w:sz w:val="24"/>
          <w:szCs w:val="24"/>
        </w:rPr>
        <w:t xml:space="preserve"> days</w:t>
      </w:r>
      <w:r w:rsidR="00487DE8">
        <w:rPr>
          <w:rFonts w:ascii="Times New Roman" w:eastAsia="Calibri" w:hAnsi="Times New Roman" w:cs="Times New Roman"/>
          <w:sz w:val="24"/>
          <w:szCs w:val="24"/>
        </w:rPr>
        <w:t xml:space="preserve"> at both the start and end of the growing season</w:t>
      </w:r>
      <w:del w:id="363" w:author="Amy Angert" w:date="2023-05-22T12:12:00Z">
        <w:r w:rsidR="00487DE8" w:rsidDel="00B25D65">
          <w:rPr>
            <w:rFonts w:ascii="Times New Roman" w:eastAsia="Calibri" w:hAnsi="Times New Roman" w:cs="Times New Roman"/>
            <w:sz w:val="24"/>
            <w:szCs w:val="24"/>
          </w:rPr>
          <w:delText>,</w:delText>
        </w:r>
      </w:del>
      <w:r w:rsidR="00487DE8">
        <w:rPr>
          <w:rFonts w:ascii="Times New Roman" w:eastAsia="Calibri" w:hAnsi="Times New Roman" w:cs="Times New Roman"/>
          <w:sz w:val="24"/>
          <w:szCs w:val="24"/>
        </w:rPr>
        <w:t xml:space="preserve"> (with a slight shortening of the overall duration of flowering in the +3C scenario)</w:t>
      </w:r>
      <w:ins w:id="364" w:author="Sarah Elmendorf" w:date="2023-05-15T12:46:00Z">
        <w:r w:rsidR="002958CA">
          <w:rPr>
            <w:rFonts w:ascii="Times New Roman" w:eastAsia="Calibri" w:hAnsi="Times New Roman" w:cs="Times New Roman"/>
            <w:sz w:val="24"/>
            <w:szCs w:val="24"/>
          </w:rPr>
          <w:t>. This translates to an increased reprodu</w:t>
        </w:r>
      </w:ins>
      <w:ins w:id="365" w:author="Sarah Elmendorf" w:date="2023-05-15T12:47:00Z">
        <w:r w:rsidR="002958CA">
          <w:rPr>
            <w:rFonts w:ascii="Times New Roman" w:eastAsia="Calibri" w:hAnsi="Times New Roman" w:cs="Times New Roman"/>
            <w:sz w:val="24"/>
            <w:szCs w:val="24"/>
          </w:rPr>
          <w:t xml:space="preserve">ctive output of xxx % for an individual that flowers at the projected median day of year (doy yyy).  However, if plants </w:t>
        </w:r>
      </w:ins>
      <w:ins w:id="366" w:author="Sarah Elmendorf" w:date="2023-05-15T12:48:00Z">
        <w:r w:rsidR="002958CA">
          <w:rPr>
            <w:rFonts w:ascii="Times New Roman" w:eastAsia="Calibri" w:hAnsi="Times New Roman" w:cs="Times New Roman"/>
            <w:sz w:val="24"/>
            <w:szCs w:val="24"/>
          </w:rPr>
          <w:t xml:space="preserve">were not able to respond phenologically (e.g. </w:t>
        </w:r>
        <w:commentRangeStart w:id="367"/>
        <w:r w:rsidR="002958CA">
          <w:rPr>
            <w:rFonts w:ascii="Times New Roman" w:eastAsia="Calibri" w:hAnsi="Times New Roman" w:cs="Times New Roman"/>
            <w:sz w:val="24"/>
            <w:szCs w:val="24"/>
          </w:rPr>
          <w:t xml:space="preserve">if daylength constrained flowering timing </w:t>
        </w:r>
      </w:ins>
      <w:commentRangeEnd w:id="367"/>
      <w:r w:rsidR="00357784">
        <w:rPr>
          <w:rStyle w:val="CommentReference"/>
        </w:rPr>
        <w:commentReference w:id="367"/>
      </w:r>
      <w:ins w:id="368" w:author="Sarah Elmendorf" w:date="2023-05-15T12:48:00Z">
        <w:r w:rsidR="002958CA">
          <w:rPr>
            <w:rFonts w:ascii="Times New Roman" w:eastAsia="Calibri" w:hAnsi="Times New Roman" w:cs="Times New Roman"/>
            <w:sz w:val="24"/>
            <w:szCs w:val="24"/>
          </w:rPr>
          <w:t>and thus the phenologically active period remained the same), we would projec</w:t>
        </w:r>
      </w:ins>
      <w:ins w:id="369" w:author="Sarah Elmendorf" w:date="2023-05-15T12:49:00Z">
        <w:r w:rsidR="002958CA">
          <w:rPr>
            <w:rFonts w:ascii="Times New Roman" w:eastAsia="Calibri" w:hAnsi="Times New Roman" w:cs="Times New Roman"/>
            <w:sz w:val="24"/>
            <w:szCs w:val="24"/>
          </w:rPr>
          <w:t xml:space="preserve">t only an increased reproductive output of zzz % due to the direct positive effects of temperature on reproductive </w:t>
        </w:r>
        <w:commentRangeStart w:id="370"/>
        <w:r w:rsidR="002958CA">
          <w:rPr>
            <w:rFonts w:ascii="Times New Roman" w:eastAsia="Calibri" w:hAnsi="Times New Roman" w:cs="Times New Roman"/>
            <w:sz w:val="24"/>
            <w:szCs w:val="24"/>
          </w:rPr>
          <w:t>output</w:t>
        </w:r>
      </w:ins>
      <w:commentRangeEnd w:id="370"/>
      <w:ins w:id="371" w:author="Sarah Elmendorf" w:date="2023-05-15T12:51:00Z">
        <w:r w:rsidR="002958CA">
          <w:rPr>
            <w:rStyle w:val="CommentReference"/>
          </w:rPr>
          <w:commentReference w:id="370"/>
        </w:r>
      </w:ins>
      <w:ins w:id="372" w:author="Sarah Elmendorf" w:date="2023-05-15T12:49:00Z">
        <w:r w:rsidR="002958CA">
          <w:rPr>
            <w:rFonts w:ascii="Times New Roman" w:eastAsia="Calibri" w:hAnsi="Times New Roman" w:cs="Times New Roman"/>
            <w:sz w:val="24"/>
            <w:szCs w:val="24"/>
          </w:rPr>
          <w:t>.</w:t>
        </w:r>
      </w:ins>
      <w:r w:rsidR="00487DE8">
        <w:rPr>
          <w:rFonts w:ascii="Times New Roman" w:eastAsia="Calibri" w:hAnsi="Times New Roman" w:cs="Times New Roman"/>
          <w:sz w:val="24"/>
          <w:szCs w:val="24"/>
        </w:rPr>
        <w:t xml:space="preserve"> </w:t>
      </w:r>
      <w:del w:id="373" w:author="Sarah Elmendorf" w:date="2023-05-15T12:47:00Z">
        <w:r w:rsidR="00487DE8" w:rsidDel="002958CA">
          <w:rPr>
            <w:rFonts w:ascii="Times New Roman" w:eastAsia="Calibri" w:hAnsi="Times New Roman" w:cs="Times New Roman"/>
            <w:sz w:val="24"/>
            <w:szCs w:val="24"/>
          </w:rPr>
          <w:delText xml:space="preserve">leading to </w:delText>
        </w:r>
        <w:r w:rsidR="00322369" w:rsidRPr="00767A80" w:rsidDel="002958CA">
          <w:rPr>
            <w:rFonts w:ascii="Times New Roman" w:eastAsia="Calibri" w:hAnsi="Times New Roman" w:cs="Times New Roman"/>
            <w:sz w:val="24"/>
            <w:szCs w:val="24"/>
          </w:rPr>
          <w:delText>an i</w:delText>
        </w:r>
        <w:r w:rsidR="00A9770B" w:rsidDel="002958CA">
          <w:rPr>
            <w:rFonts w:ascii="Times New Roman" w:eastAsia="Calibri" w:hAnsi="Times New Roman" w:cs="Times New Roman"/>
            <w:sz w:val="24"/>
            <w:szCs w:val="24"/>
          </w:rPr>
          <w:delText xml:space="preserve">ncrease in </w:delText>
        </w:r>
        <w:r w:rsidR="00487DE8" w:rsidDel="002958CA">
          <w:rPr>
            <w:rFonts w:ascii="Times New Roman" w:eastAsia="Calibri" w:hAnsi="Times New Roman" w:cs="Times New Roman"/>
            <w:sz w:val="24"/>
            <w:szCs w:val="24"/>
          </w:rPr>
          <w:delText xml:space="preserve">mean </w:delText>
        </w:r>
        <w:r w:rsidR="00A9770B" w:rsidDel="002958CA">
          <w:rPr>
            <w:rFonts w:ascii="Times New Roman" w:eastAsia="Calibri" w:hAnsi="Times New Roman" w:cs="Times New Roman"/>
            <w:sz w:val="24"/>
            <w:szCs w:val="24"/>
          </w:rPr>
          <w:delText xml:space="preserve">reproductive output </w:delText>
        </w:r>
        <w:r w:rsidR="00322369" w:rsidRPr="00767A80" w:rsidDel="002958CA">
          <w:rPr>
            <w:rFonts w:ascii="Times New Roman" w:eastAsia="Calibri" w:hAnsi="Times New Roman" w:cs="Times New Roman"/>
            <w:sz w:val="24"/>
            <w:szCs w:val="24"/>
          </w:rPr>
          <w:delText>b</w:delText>
        </w:r>
        <w:r w:rsidR="00A9770B" w:rsidDel="002958CA">
          <w:rPr>
            <w:rFonts w:ascii="Times New Roman" w:eastAsia="Calibri" w:hAnsi="Times New Roman" w:cs="Times New Roman"/>
            <w:sz w:val="24"/>
            <w:szCs w:val="24"/>
          </w:rPr>
          <w:delText>etween</w:delText>
        </w:r>
        <w:r w:rsidR="00322369" w:rsidRPr="00767A80" w:rsidDel="002958CA">
          <w:rPr>
            <w:rFonts w:ascii="Times New Roman" w:eastAsia="Calibri" w:hAnsi="Times New Roman" w:cs="Times New Roman"/>
            <w:sz w:val="24"/>
            <w:szCs w:val="24"/>
          </w:rPr>
          <w:delText xml:space="preserve"> ~</w:delText>
        </w:r>
        <w:r w:rsidR="00487DE8" w:rsidDel="002958CA">
          <w:rPr>
            <w:rFonts w:ascii="Times New Roman" w:eastAsia="Calibri" w:hAnsi="Times New Roman" w:cs="Times New Roman"/>
            <w:sz w:val="24"/>
            <w:szCs w:val="24"/>
          </w:rPr>
          <w:delText>17-50</w:delText>
        </w:r>
        <w:r w:rsidR="00322369" w:rsidRPr="00767A80" w:rsidDel="002958CA">
          <w:rPr>
            <w:rFonts w:ascii="Times New Roman" w:eastAsia="Calibri" w:hAnsi="Times New Roman" w:cs="Times New Roman"/>
            <w:sz w:val="24"/>
            <w:szCs w:val="24"/>
          </w:rPr>
          <w:delText xml:space="preserve">% </w:delText>
        </w:r>
      </w:del>
      <w:r w:rsidR="00322369" w:rsidRPr="00767A80">
        <w:rPr>
          <w:rFonts w:ascii="Times New Roman" w:eastAsia="Calibri" w:hAnsi="Times New Roman" w:cs="Times New Roman"/>
          <w:sz w:val="24"/>
          <w:szCs w:val="24"/>
        </w:rPr>
        <w:t>(Fig 6</w:t>
      </w:r>
      <w:r w:rsidR="00487DE8">
        <w:rPr>
          <w:rFonts w:ascii="Times New Roman" w:eastAsia="Calibri" w:hAnsi="Times New Roman" w:cs="Times New Roman"/>
          <w:sz w:val="24"/>
          <w:szCs w:val="24"/>
        </w:rPr>
        <w:t>, Table 4</w:t>
      </w:r>
      <w:r w:rsidR="00322369" w:rsidRPr="00767A80">
        <w:rPr>
          <w:rFonts w:ascii="Times New Roman" w:eastAsia="Calibri" w:hAnsi="Times New Roman" w:cs="Times New Roman"/>
          <w:sz w:val="24"/>
          <w:szCs w:val="24"/>
        </w:rPr>
        <w:t>).</w:t>
      </w:r>
      <w:del w:id="374" w:author="Amy Angert" w:date="2023-05-22T12:12:00Z">
        <w:r w:rsidR="00487DE8" w:rsidDel="00B25D65">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 xml:space="preserve"> </w:t>
      </w:r>
      <w:r w:rsidR="00322369" w:rsidRPr="00767A80">
        <w:rPr>
          <w:rFonts w:ascii="Times New Roman" w:eastAsia="Calibri" w:hAnsi="Times New Roman" w:cs="Times New Roman"/>
          <w:sz w:val="24"/>
          <w:szCs w:val="24"/>
        </w:rPr>
        <w:t>U</w:t>
      </w:r>
      <w:r w:rsidR="00487DE8">
        <w:rPr>
          <w:rFonts w:ascii="Times New Roman" w:eastAsia="Calibri" w:hAnsi="Times New Roman" w:cs="Times New Roman"/>
          <w:sz w:val="24"/>
          <w:szCs w:val="24"/>
        </w:rPr>
        <w:t>nder the</w:t>
      </w:r>
      <w:r w:rsidR="003442C7"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 xml:space="preserve">5 degrees C </w:t>
      </w:r>
      <w:r w:rsidRPr="00767A80">
        <w:rPr>
          <w:rFonts w:ascii="Times New Roman" w:eastAsia="Calibri" w:hAnsi="Times New Roman" w:cs="Times New Roman"/>
          <w:sz w:val="24"/>
          <w:szCs w:val="24"/>
        </w:rPr>
        <w:t>scenario</w:t>
      </w:r>
      <w:r w:rsidR="003442C7" w:rsidRPr="00767A80">
        <w:rPr>
          <w:rFonts w:ascii="Times New Roman" w:eastAsia="Calibri" w:hAnsi="Times New Roman" w:cs="Times New Roman"/>
          <w:sz w:val="24"/>
          <w:szCs w:val="24"/>
        </w:rPr>
        <w:t>s</w:t>
      </w:r>
      <w:r w:rsidRPr="00767A80">
        <w:rPr>
          <w:rFonts w:ascii="Times New Roman" w:eastAsia="Calibri" w:hAnsi="Times New Roman" w:cs="Times New Roman"/>
          <w:sz w:val="24"/>
          <w:szCs w:val="24"/>
        </w:rPr>
        <w:t>, flower</w:t>
      </w:r>
      <w:r w:rsidR="003442C7" w:rsidRPr="00767A80">
        <w:rPr>
          <w:rFonts w:ascii="Times New Roman" w:eastAsia="Calibri" w:hAnsi="Times New Roman" w:cs="Times New Roman"/>
          <w:sz w:val="24"/>
          <w:szCs w:val="24"/>
        </w:rPr>
        <w:t xml:space="preserve">ing times are </w:t>
      </w:r>
      <w:commentRangeStart w:id="375"/>
      <w:r w:rsidR="003442C7" w:rsidRPr="00767A80">
        <w:rPr>
          <w:rFonts w:ascii="Times New Roman" w:eastAsia="Calibri" w:hAnsi="Times New Roman" w:cs="Times New Roman"/>
          <w:sz w:val="24"/>
          <w:szCs w:val="24"/>
        </w:rPr>
        <w:t>projected to shift</w:t>
      </w:r>
      <w:r w:rsidRPr="00767A80">
        <w:rPr>
          <w:rFonts w:ascii="Times New Roman" w:eastAsia="Calibri" w:hAnsi="Times New Roman" w:cs="Times New Roman"/>
          <w:sz w:val="24"/>
          <w:szCs w:val="24"/>
        </w:rPr>
        <w:t xml:space="preserve"> </w:t>
      </w:r>
      <w:r w:rsidR="003442C7" w:rsidRPr="00767A80">
        <w:rPr>
          <w:rFonts w:ascii="Times New Roman" w:eastAsia="Calibri" w:hAnsi="Times New Roman" w:cs="Times New Roman"/>
          <w:sz w:val="24"/>
          <w:szCs w:val="24"/>
        </w:rPr>
        <w:t>earlier by</w:t>
      </w:r>
      <w:r w:rsidRPr="00767A80">
        <w:rPr>
          <w:rFonts w:ascii="Times New Roman" w:eastAsia="Calibri" w:hAnsi="Times New Roman" w:cs="Times New Roman"/>
          <w:sz w:val="24"/>
          <w:szCs w:val="24"/>
        </w:rPr>
        <w:t xml:space="preserve"> </w:t>
      </w:r>
      <w:r w:rsidR="003442C7" w:rsidRPr="00767A80">
        <w:rPr>
          <w:rFonts w:ascii="Times New Roman" w:eastAsia="Calibri" w:hAnsi="Times New Roman" w:cs="Times New Roman"/>
          <w:sz w:val="24"/>
          <w:szCs w:val="24"/>
        </w:rPr>
        <w:t>~</w:t>
      </w:r>
      <w:r w:rsidR="00487DE8">
        <w:rPr>
          <w:rFonts w:ascii="Times New Roman" w:eastAsia="Calibri" w:hAnsi="Times New Roman" w:cs="Times New Roman"/>
          <w:sz w:val="24"/>
          <w:szCs w:val="24"/>
        </w:rPr>
        <w:t>30</w:t>
      </w:r>
      <w:r w:rsidRPr="00767A80">
        <w:rPr>
          <w:rFonts w:ascii="Times New Roman" w:eastAsia="Calibri" w:hAnsi="Times New Roman" w:cs="Times New Roman"/>
          <w:sz w:val="24"/>
          <w:szCs w:val="24"/>
        </w:rPr>
        <w:t xml:space="preserve"> days</w:t>
      </w:r>
      <w:r w:rsidR="003442C7" w:rsidRPr="00767A80">
        <w:rPr>
          <w:rFonts w:ascii="Times New Roman" w:eastAsia="Calibri" w:hAnsi="Times New Roman" w:cs="Times New Roman"/>
          <w:sz w:val="24"/>
          <w:szCs w:val="24"/>
        </w:rPr>
        <w:t xml:space="preserve"> at the start </w:t>
      </w:r>
      <w:r w:rsidR="00487DE8">
        <w:rPr>
          <w:rFonts w:ascii="Times New Roman" w:eastAsia="Calibri" w:hAnsi="Times New Roman" w:cs="Times New Roman"/>
          <w:sz w:val="24"/>
          <w:szCs w:val="24"/>
        </w:rPr>
        <w:t>and end of the growing season</w:t>
      </w:r>
      <w:commentRangeEnd w:id="375"/>
      <w:r w:rsidR="00EE0A9B">
        <w:rPr>
          <w:rStyle w:val="CommentReference"/>
        </w:rPr>
        <w:commentReference w:id="375"/>
      </w:r>
      <w:ins w:id="376" w:author="Amy Angert" w:date="2023-05-22T12:12:00Z">
        <w:r w:rsidR="00B25D65">
          <w:rPr>
            <w:rFonts w:ascii="Times New Roman" w:eastAsia="Calibri" w:hAnsi="Times New Roman" w:cs="Times New Roman"/>
            <w:sz w:val="24"/>
            <w:szCs w:val="24"/>
          </w:rPr>
          <w:t>,</w:t>
        </w:r>
      </w:ins>
      <w:r w:rsidR="00487DE8">
        <w:rPr>
          <w:rFonts w:ascii="Times New Roman" w:eastAsia="Calibri" w:hAnsi="Times New Roman" w:cs="Times New Roman"/>
          <w:sz w:val="24"/>
          <w:szCs w:val="24"/>
        </w:rPr>
        <w:t xml:space="preserve"> </w:t>
      </w:r>
      <w:r w:rsidR="00322369" w:rsidRPr="00767A80">
        <w:rPr>
          <w:rFonts w:ascii="Times New Roman" w:eastAsia="Calibri" w:hAnsi="Times New Roman" w:cs="Times New Roman"/>
          <w:sz w:val="24"/>
          <w:szCs w:val="24"/>
        </w:rPr>
        <w:t>corresponding</w:t>
      </w:r>
      <w:r w:rsidR="00487DE8">
        <w:rPr>
          <w:rFonts w:ascii="Times New Roman" w:eastAsia="Calibri" w:hAnsi="Times New Roman" w:cs="Times New Roman"/>
          <w:sz w:val="24"/>
          <w:szCs w:val="24"/>
        </w:rPr>
        <w:t xml:space="preserve"> to ~90% increase in mean reproductive output</w:t>
      </w:r>
      <w:r w:rsidR="00322369"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(Fig 6</w:t>
      </w:r>
      <w:r w:rsidR="00487DE8">
        <w:rPr>
          <w:rFonts w:ascii="Times New Roman" w:eastAsia="Calibri" w:hAnsi="Times New Roman" w:cs="Times New Roman"/>
          <w:sz w:val="24"/>
          <w:szCs w:val="24"/>
        </w:rPr>
        <w:t>, Table 4</w:t>
      </w:r>
      <w:r w:rsidRPr="00767A80">
        <w:rPr>
          <w:rFonts w:ascii="Times New Roman" w:eastAsia="Calibri" w:hAnsi="Times New Roman" w:cs="Times New Roman"/>
          <w:sz w:val="24"/>
          <w:szCs w:val="24"/>
        </w:rPr>
        <w:t xml:space="preserve">). </w:t>
      </w:r>
      <w:r w:rsidR="00487DE8">
        <w:rPr>
          <w:rFonts w:ascii="Times New Roman" w:eastAsia="Calibri" w:hAnsi="Times New Roman" w:cs="Times New Roman"/>
          <w:sz w:val="24"/>
          <w:szCs w:val="24"/>
        </w:rPr>
        <w:t xml:space="preserve">Because reproductive output increases more rapidly in the +3, +5 scenarios than shifts in phenology as compared to the +1C scenario, </w:t>
      </w:r>
      <w:commentRangeStart w:id="377"/>
      <w:commentRangeStart w:id="378"/>
      <w:r w:rsidR="00487DE8">
        <w:rPr>
          <w:rFonts w:ascii="Times New Roman" w:eastAsia="Calibri" w:hAnsi="Times New Roman" w:cs="Times New Roman"/>
          <w:sz w:val="24"/>
          <w:szCs w:val="24"/>
        </w:rPr>
        <w:t xml:space="preserve">this suggests that at these warmer temperatures, direct effects on reproductive fitness may become more important. </w:t>
      </w:r>
      <w:commentRangeEnd w:id="377"/>
      <w:r w:rsidR="00487DE8">
        <w:rPr>
          <w:rStyle w:val="CommentReference"/>
        </w:rPr>
        <w:commentReference w:id="377"/>
      </w:r>
      <w:commentRangeEnd w:id="378"/>
      <w:r w:rsidR="002958CA">
        <w:rPr>
          <w:rStyle w:val="CommentReference"/>
        </w:rPr>
        <w:commentReference w:id="378"/>
      </w:r>
    </w:p>
    <w:p w14:paraId="4174E66D" w14:textId="77777777" w:rsidR="00487DE8" w:rsidRPr="00767A80" w:rsidRDefault="00487DE8" w:rsidP="00A0344C">
      <w:pPr>
        <w:spacing w:line="480" w:lineRule="auto"/>
        <w:jc w:val="both"/>
        <w:rPr>
          <w:rFonts w:ascii="Times New Roman" w:eastAsia="Calibri" w:hAnsi="Times New Roman" w:cs="Times New Roman"/>
          <w:b/>
          <w:sz w:val="24"/>
          <w:szCs w:val="24"/>
        </w:rPr>
      </w:pPr>
    </w:p>
    <w:p w14:paraId="363C67A3" w14:textId="23824688"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Discussion</w:t>
      </w:r>
    </w:p>
    <w:p w14:paraId="04488F88" w14:textId="0C0BCB9C" w:rsidR="00C96047" w:rsidRPr="00767A80" w:rsidRDefault="006C4BC2" w:rsidP="002A65AF">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D</w:t>
      </w:r>
      <w:r w:rsidR="004A0F0A" w:rsidRPr="00767A80">
        <w:rPr>
          <w:rFonts w:ascii="Times New Roman" w:eastAsia="Calibri" w:hAnsi="Times New Roman" w:cs="Times New Roman"/>
          <w:sz w:val="24"/>
          <w:szCs w:val="24"/>
        </w:rPr>
        <w:t>ocumenting shifts in plant phenology under climate change</w:t>
      </w:r>
      <w:r w:rsidR="00135128" w:rsidRPr="00767A80">
        <w:rPr>
          <w:rFonts w:ascii="Times New Roman" w:eastAsia="Calibri" w:hAnsi="Times New Roman" w:cs="Times New Roman"/>
          <w:sz w:val="24"/>
          <w:szCs w:val="24"/>
        </w:rPr>
        <w:t xml:space="preserve"> has been a</w:t>
      </w:r>
      <w:ins w:id="379" w:author="Henry, Greg" w:date="2023-06-03T22:51:00Z">
        <w:r w:rsidR="00EE0A9B">
          <w:rPr>
            <w:rFonts w:ascii="Times New Roman" w:eastAsia="Calibri" w:hAnsi="Times New Roman" w:cs="Times New Roman"/>
            <w:sz w:val="24"/>
            <w:szCs w:val="24"/>
          </w:rPr>
          <w:t>n important</w:t>
        </w:r>
      </w:ins>
      <w:r w:rsidR="00135128" w:rsidRPr="00767A80">
        <w:rPr>
          <w:rFonts w:ascii="Times New Roman" w:eastAsia="Calibri" w:hAnsi="Times New Roman" w:cs="Times New Roman"/>
          <w:sz w:val="24"/>
          <w:szCs w:val="24"/>
        </w:rPr>
        <w:t xml:space="preserve"> scientific achievement</w:t>
      </w:r>
      <w:r w:rsidR="002A65AF" w:rsidRPr="00767A80">
        <w:rPr>
          <w:rFonts w:ascii="Times New Roman" w:eastAsia="Calibri" w:hAnsi="Times New Roman" w:cs="Times New Roman"/>
          <w:sz w:val="24"/>
          <w:szCs w:val="24"/>
        </w:rPr>
        <w:t xml:space="preserve"> of the past few </w:t>
      </w:r>
      <w:r w:rsidR="00135128" w:rsidRPr="00767A80">
        <w:rPr>
          <w:rFonts w:ascii="Times New Roman" w:eastAsia="Calibri" w:hAnsi="Times New Roman" w:cs="Times New Roman"/>
          <w:sz w:val="24"/>
          <w:szCs w:val="24"/>
        </w:rPr>
        <w:t xml:space="preserve">decades, </w:t>
      </w:r>
      <w:r w:rsidRPr="00767A80">
        <w:rPr>
          <w:rFonts w:ascii="Times New Roman" w:eastAsia="Calibri" w:hAnsi="Times New Roman" w:cs="Times New Roman"/>
          <w:sz w:val="24"/>
          <w:szCs w:val="24"/>
        </w:rPr>
        <w:t xml:space="preserve">yet </w:t>
      </w:r>
      <w:r w:rsidR="00135128" w:rsidRPr="00767A80">
        <w:rPr>
          <w:rFonts w:ascii="Times New Roman" w:eastAsia="Calibri" w:hAnsi="Times New Roman" w:cs="Times New Roman"/>
          <w:sz w:val="24"/>
          <w:szCs w:val="24"/>
        </w:rPr>
        <w:t xml:space="preserve">determining </w:t>
      </w:r>
      <w:r w:rsidR="004A0F0A" w:rsidRPr="00767A80">
        <w:rPr>
          <w:rFonts w:ascii="Times New Roman" w:eastAsia="Calibri" w:hAnsi="Times New Roman" w:cs="Times New Roman"/>
          <w:sz w:val="24"/>
          <w:szCs w:val="24"/>
        </w:rPr>
        <w:t xml:space="preserve">the </w:t>
      </w:r>
      <w:r w:rsidR="00135128" w:rsidRPr="00767A80">
        <w:rPr>
          <w:rFonts w:ascii="Times New Roman" w:eastAsia="Calibri" w:hAnsi="Times New Roman" w:cs="Times New Roman"/>
          <w:sz w:val="24"/>
          <w:szCs w:val="24"/>
        </w:rPr>
        <w:t>potential demographic</w:t>
      </w:r>
      <w:r w:rsidR="004A0F0A" w:rsidRPr="00767A80">
        <w:rPr>
          <w:rFonts w:ascii="Times New Roman" w:eastAsia="Calibri" w:hAnsi="Times New Roman" w:cs="Times New Roman"/>
          <w:sz w:val="24"/>
          <w:szCs w:val="24"/>
        </w:rPr>
        <w:t xml:space="preserve"> </w:t>
      </w:r>
      <w:r w:rsidR="00135128" w:rsidRPr="00767A80">
        <w:rPr>
          <w:rFonts w:ascii="Times New Roman" w:eastAsia="Calibri" w:hAnsi="Times New Roman" w:cs="Times New Roman"/>
          <w:sz w:val="24"/>
          <w:szCs w:val="24"/>
        </w:rPr>
        <w:t xml:space="preserve">and population level </w:t>
      </w:r>
      <w:r w:rsidR="004A0F0A" w:rsidRPr="00767A80">
        <w:rPr>
          <w:rFonts w:ascii="Times New Roman" w:eastAsia="Calibri" w:hAnsi="Times New Roman" w:cs="Times New Roman"/>
          <w:sz w:val="24"/>
          <w:szCs w:val="24"/>
        </w:rPr>
        <w:t>consequences of</w:t>
      </w:r>
      <w:r w:rsidR="00135128" w:rsidRPr="00767A80">
        <w:rPr>
          <w:rFonts w:ascii="Times New Roman" w:eastAsia="Calibri" w:hAnsi="Times New Roman" w:cs="Times New Roman"/>
          <w:sz w:val="24"/>
          <w:szCs w:val="24"/>
        </w:rPr>
        <w:t xml:space="preserve"> these shifts remains a challenge (Iler et al</w:t>
      </w:r>
      <w:commentRangeStart w:id="380"/>
      <w:ins w:id="381" w:author="Sarah Elmendorf" w:date="2023-05-15T10:29:00Z">
        <w:r w:rsidR="002958CA">
          <w:rPr>
            <w:rFonts w:ascii="Times New Roman" w:eastAsia="Calibri" w:hAnsi="Times New Roman" w:cs="Times New Roman"/>
            <w:sz w:val="24"/>
            <w:szCs w:val="24"/>
          </w:rPr>
          <w:t>.</w:t>
        </w:r>
      </w:ins>
      <w:commentRangeEnd w:id="380"/>
      <w:ins w:id="382" w:author="Sarah Elmendorf" w:date="2023-05-15T11:19:00Z">
        <w:r w:rsidR="002958CA">
          <w:rPr>
            <w:rStyle w:val="CommentReference"/>
          </w:rPr>
          <w:commentReference w:id="380"/>
        </w:r>
      </w:ins>
      <w:r w:rsidR="00135128" w:rsidRPr="00767A80">
        <w:rPr>
          <w:rFonts w:ascii="Times New Roman" w:eastAsia="Calibri" w:hAnsi="Times New Roman" w:cs="Times New Roman"/>
          <w:sz w:val="24"/>
          <w:szCs w:val="24"/>
        </w:rPr>
        <w:t xml:space="preserve"> 2021). This is likely due not only </w:t>
      </w:r>
      <w:r w:rsidR="00135128" w:rsidRPr="00767A80">
        <w:rPr>
          <w:rFonts w:ascii="Times New Roman" w:eastAsia="Calibri" w:hAnsi="Times New Roman" w:cs="Times New Roman"/>
          <w:sz w:val="24"/>
          <w:szCs w:val="24"/>
        </w:rPr>
        <w:lastRenderedPageBreak/>
        <w:t>to methodological constraints, (</w:t>
      </w:r>
      <w:commentRangeStart w:id="383"/>
      <w:commentRangeStart w:id="384"/>
      <w:r w:rsidR="00135128" w:rsidRPr="00767A80">
        <w:rPr>
          <w:rFonts w:ascii="Times New Roman" w:eastAsia="Calibri" w:hAnsi="Times New Roman" w:cs="Times New Roman"/>
          <w:sz w:val="24"/>
          <w:szCs w:val="24"/>
        </w:rPr>
        <w:t xml:space="preserve">e.g. </w:t>
      </w:r>
      <w:commentRangeEnd w:id="383"/>
      <w:r w:rsidR="004C4F52">
        <w:rPr>
          <w:rStyle w:val="CommentReference"/>
        </w:rPr>
        <w:commentReference w:id="383"/>
      </w:r>
      <w:commentRangeEnd w:id="384"/>
      <w:r w:rsidR="00EE0A9B">
        <w:rPr>
          <w:rStyle w:val="CommentReference"/>
        </w:rPr>
        <w:commentReference w:id="384"/>
      </w:r>
      <w:r w:rsidR="00135128" w:rsidRPr="00767A80">
        <w:rPr>
          <w:rFonts w:ascii="Times New Roman" w:eastAsia="Calibri" w:hAnsi="Times New Roman" w:cs="Times New Roman"/>
          <w:sz w:val="24"/>
          <w:szCs w:val="24"/>
        </w:rPr>
        <w:t>phenology and demographic studies require different monitoring capabilities</w:t>
      </w:r>
      <w:r w:rsidR="00E95BB1" w:rsidRPr="00767A80">
        <w:rPr>
          <w:rFonts w:ascii="Times New Roman" w:eastAsia="Calibri" w:hAnsi="Times New Roman" w:cs="Times New Roman"/>
          <w:sz w:val="24"/>
          <w:szCs w:val="24"/>
        </w:rPr>
        <w:t>, time-frames</w:t>
      </w:r>
      <w:r w:rsidR="00135128" w:rsidRPr="00767A80">
        <w:rPr>
          <w:rFonts w:ascii="Times New Roman" w:eastAsia="Calibri" w:hAnsi="Times New Roman" w:cs="Times New Roman"/>
          <w:sz w:val="24"/>
          <w:szCs w:val="24"/>
        </w:rPr>
        <w:t>)</w:t>
      </w:r>
      <w:r w:rsidR="00E95BB1" w:rsidRPr="00767A80">
        <w:rPr>
          <w:rFonts w:ascii="Times New Roman" w:eastAsia="Calibri" w:hAnsi="Times New Roman" w:cs="Times New Roman"/>
          <w:sz w:val="24"/>
          <w:szCs w:val="24"/>
        </w:rPr>
        <w:t>,</w:t>
      </w:r>
      <w:r w:rsidR="00135128" w:rsidRPr="00767A80">
        <w:rPr>
          <w:rFonts w:ascii="Times New Roman" w:eastAsia="Calibri" w:hAnsi="Times New Roman" w:cs="Times New Roman"/>
          <w:sz w:val="24"/>
          <w:szCs w:val="24"/>
        </w:rPr>
        <w:t xml:space="preserve"> but also </w:t>
      </w:r>
      <w:r w:rsidR="00E95BB1" w:rsidRPr="00767A80">
        <w:rPr>
          <w:rFonts w:ascii="Times New Roman" w:eastAsia="Calibri" w:hAnsi="Times New Roman" w:cs="Times New Roman"/>
          <w:sz w:val="24"/>
          <w:szCs w:val="24"/>
        </w:rPr>
        <w:t xml:space="preserve">the need for improved </w:t>
      </w:r>
      <w:r w:rsidR="00135128" w:rsidRPr="00767A80">
        <w:rPr>
          <w:rFonts w:ascii="Times New Roman" w:eastAsia="Calibri" w:hAnsi="Times New Roman" w:cs="Times New Roman"/>
          <w:sz w:val="24"/>
          <w:szCs w:val="24"/>
        </w:rPr>
        <w:t>discussion</w:t>
      </w:r>
      <w:r w:rsidR="00E95BB1" w:rsidRPr="00767A80">
        <w:rPr>
          <w:rFonts w:ascii="Times New Roman" w:eastAsia="Calibri" w:hAnsi="Times New Roman" w:cs="Times New Roman"/>
          <w:sz w:val="24"/>
          <w:szCs w:val="24"/>
        </w:rPr>
        <w:t xml:space="preserve"> </w:t>
      </w:r>
      <w:r w:rsidR="00135128" w:rsidRPr="00767A80">
        <w:rPr>
          <w:rFonts w:ascii="Times New Roman" w:eastAsia="Calibri" w:hAnsi="Times New Roman" w:cs="Times New Roman"/>
          <w:sz w:val="24"/>
          <w:szCs w:val="24"/>
        </w:rPr>
        <w:t>across sub</w:t>
      </w:r>
      <w:ins w:id="385" w:author="Henry, Greg" w:date="2023-06-03T22:53:00Z">
        <w:r w:rsidR="00EE0A9B">
          <w:rPr>
            <w:rFonts w:ascii="Times New Roman" w:eastAsia="Calibri" w:hAnsi="Times New Roman" w:cs="Times New Roman"/>
            <w:sz w:val="24"/>
            <w:szCs w:val="24"/>
          </w:rPr>
          <w:t>-</w:t>
        </w:r>
      </w:ins>
      <w:del w:id="386" w:author="Henry, Greg" w:date="2023-06-03T22:53:00Z">
        <w:r w:rsidR="00135128" w:rsidRPr="00767A80" w:rsidDel="00EE0A9B">
          <w:rPr>
            <w:rFonts w:ascii="Times New Roman" w:eastAsia="Calibri" w:hAnsi="Times New Roman" w:cs="Times New Roman"/>
            <w:sz w:val="24"/>
            <w:szCs w:val="24"/>
          </w:rPr>
          <w:delText xml:space="preserve"> </w:delText>
        </w:r>
      </w:del>
      <w:r w:rsidR="00135128" w:rsidRPr="00767A80">
        <w:rPr>
          <w:rFonts w:ascii="Times New Roman" w:eastAsia="Calibri" w:hAnsi="Times New Roman" w:cs="Times New Roman"/>
          <w:sz w:val="24"/>
          <w:szCs w:val="24"/>
        </w:rPr>
        <w:t>disciplines</w:t>
      </w:r>
      <w:r w:rsidR="00E95BB1" w:rsidRPr="00767A80">
        <w:rPr>
          <w:rFonts w:ascii="Times New Roman" w:eastAsia="Calibri" w:hAnsi="Times New Roman" w:cs="Times New Roman"/>
          <w:sz w:val="24"/>
          <w:szCs w:val="24"/>
        </w:rPr>
        <w:t xml:space="preserve">, as research questions framed for phenology often assume implicit links to fitness that may or may not </w:t>
      </w:r>
      <w:del w:id="387" w:author="Amy Angert" w:date="2023-05-22T12:20:00Z">
        <w:r w:rsidR="00E95BB1" w:rsidRPr="00767A80" w:rsidDel="004C4F52">
          <w:rPr>
            <w:rFonts w:ascii="Times New Roman" w:eastAsia="Calibri" w:hAnsi="Times New Roman" w:cs="Times New Roman"/>
            <w:sz w:val="24"/>
            <w:szCs w:val="24"/>
          </w:rPr>
          <w:delText xml:space="preserve"> </w:delText>
        </w:r>
      </w:del>
      <w:r w:rsidR="00E95BB1" w:rsidRPr="00767A80">
        <w:rPr>
          <w:rFonts w:ascii="Times New Roman" w:eastAsia="Calibri" w:hAnsi="Times New Roman" w:cs="Times New Roman"/>
          <w:sz w:val="24"/>
          <w:szCs w:val="24"/>
        </w:rPr>
        <w:t>exist</w:t>
      </w:r>
      <w:r w:rsidR="002A65AF" w:rsidRPr="00767A80">
        <w:rPr>
          <w:rFonts w:ascii="Times New Roman" w:eastAsia="Calibri" w:hAnsi="Times New Roman" w:cs="Times New Roman"/>
          <w:sz w:val="24"/>
          <w:szCs w:val="24"/>
        </w:rPr>
        <w:t xml:space="preserve"> (Kharouba &amp; Wolkovich 2022)</w:t>
      </w:r>
      <w:r w:rsidR="00E95BB1" w:rsidRPr="00767A80">
        <w:rPr>
          <w:rFonts w:ascii="Times New Roman" w:eastAsia="Calibri" w:hAnsi="Times New Roman" w:cs="Times New Roman"/>
          <w:sz w:val="24"/>
          <w:szCs w:val="24"/>
        </w:rPr>
        <w:t>.</w:t>
      </w:r>
      <w:del w:id="388" w:author="Amy Angert" w:date="2023-05-22T12:20:00Z">
        <w:r w:rsidR="00E95BB1" w:rsidRPr="00767A80" w:rsidDel="004C4F52">
          <w:rPr>
            <w:rFonts w:ascii="Times New Roman" w:eastAsia="Calibri" w:hAnsi="Times New Roman" w:cs="Times New Roman"/>
            <w:sz w:val="24"/>
            <w:szCs w:val="24"/>
          </w:rPr>
          <w:delText xml:space="preserve"> </w:delText>
        </w:r>
      </w:del>
      <w:r w:rsidR="00E95BB1" w:rsidRPr="00767A80">
        <w:rPr>
          <w:rFonts w:ascii="Times New Roman" w:eastAsia="Calibri" w:hAnsi="Times New Roman" w:cs="Times New Roman"/>
          <w:sz w:val="24"/>
          <w:szCs w:val="24"/>
        </w:rPr>
        <w:t xml:space="preserve"> Proposed approaches to make these mechanistic links include statistically relating demographic vital rates to phenology rather than analyzing them separately and the use of Structural Equation </w:t>
      </w:r>
      <w:del w:id="389" w:author="Henry, Greg" w:date="2023-06-03T22:54:00Z">
        <w:r w:rsidR="00E95BB1" w:rsidRPr="00767A80" w:rsidDel="00EE0A9B">
          <w:rPr>
            <w:rFonts w:ascii="Times New Roman" w:eastAsia="Calibri" w:hAnsi="Times New Roman" w:cs="Times New Roman"/>
            <w:sz w:val="24"/>
            <w:szCs w:val="24"/>
          </w:rPr>
          <w:delText>m</w:delText>
        </w:r>
      </w:del>
      <w:ins w:id="390" w:author="Henry, Greg" w:date="2023-06-03T22:54:00Z">
        <w:r w:rsidR="00EE0A9B">
          <w:rPr>
            <w:rFonts w:ascii="Times New Roman" w:eastAsia="Calibri" w:hAnsi="Times New Roman" w:cs="Times New Roman"/>
            <w:sz w:val="24"/>
            <w:szCs w:val="24"/>
          </w:rPr>
          <w:t>M</w:t>
        </w:r>
      </w:ins>
      <w:r w:rsidR="00E95BB1" w:rsidRPr="00767A80">
        <w:rPr>
          <w:rFonts w:ascii="Times New Roman" w:eastAsia="Calibri" w:hAnsi="Times New Roman" w:cs="Times New Roman"/>
          <w:sz w:val="24"/>
          <w:szCs w:val="24"/>
        </w:rPr>
        <w:t xml:space="preserve">odels to separate direct and indirect effects of climate </w:t>
      </w:r>
      <w:r w:rsidR="002A65AF" w:rsidRPr="00767A80">
        <w:rPr>
          <w:rFonts w:ascii="Times New Roman" w:eastAsia="Calibri" w:hAnsi="Times New Roman" w:cs="Times New Roman"/>
          <w:sz w:val="24"/>
          <w:szCs w:val="24"/>
        </w:rPr>
        <w:t>on these processes (Iler et al</w:t>
      </w:r>
      <w:ins w:id="391" w:author="celphin@student.ubc.ca" w:date="2023-05-22T11:16:00Z">
        <w:r w:rsidR="00E125E4">
          <w:rPr>
            <w:rFonts w:ascii="Times New Roman" w:eastAsia="Calibri" w:hAnsi="Times New Roman" w:cs="Times New Roman"/>
            <w:sz w:val="24"/>
            <w:szCs w:val="24"/>
          </w:rPr>
          <w:t>.</w:t>
        </w:r>
      </w:ins>
      <w:r w:rsidR="002A65AF" w:rsidRPr="00767A80">
        <w:rPr>
          <w:rFonts w:ascii="Times New Roman" w:eastAsia="Calibri" w:hAnsi="Times New Roman" w:cs="Times New Roman"/>
          <w:sz w:val="24"/>
          <w:szCs w:val="24"/>
        </w:rPr>
        <w:t xml:space="preserve"> 2021). Here we utilize both of these approache</w:t>
      </w:r>
      <w:r w:rsidRPr="00767A80">
        <w:rPr>
          <w:rFonts w:ascii="Times New Roman" w:eastAsia="Calibri" w:hAnsi="Times New Roman" w:cs="Times New Roman"/>
          <w:sz w:val="24"/>
          <w:szCs w:val="24"/>
        </w:rPr>
        <w:t>s</w:t>
      </w:r>
      <w:r w:rsidR="002A65AF" w:rsidRPr="00767A80">
        <w:rPr>
          <w:rFonts w:ascii="Times New Roman" w:eastAsia="Calibri" w:hAnsi="Times New Roman" w:cs="Times New Roman"/>
          <w:sz w:val="24"/>
          <w:szCs w:val="24"/>
        </w:rPr>
        <w:t xml:space="preserve"> and a unique 30+ year dataset of Arctic plant phenology to show </w:t>
      </w:r>
      <w:r w:rsidR="004A0F0A" w:rsidRPr="00767A80">
        <w:rPr>
          <w:rFonts w:ascii="Times New Roman" w:eastAsia="Calibri" w:hAnsi="Times New Roman" w:cs="Times New Roman"/>
          <w:sz w:val="24"/>
          <w:szCs w:val="24"/>
        </w:rPr>
        <w:t xml:space="preserve">that the effects of plant phenology on plant reproductive fitness </w:t>
      </w:r>
      <w:r w:rsidRPr="00767A80">
        <w:rPr>
          <w:rFonts w:ascii="Times New Roman" w:eastAsia="Calibri" w:hAnsi="Times New Roman" w:cs="Times New Roman"/>
          <w:sz w:val="24"/>
          <w:szCs w:val="24"/>
        </w:rPr>
        <w:t xml:space="preserve">(i.e. fecundity) </w:t>
      </w:r>
      <w:r w:rsidR="004A0F0A" w:rsidRPr="00767A80">
        <w:rPr>
          <w:rFonts w:ascii="Times New Roman" w:eastAsia="Calibri" w:hAnsi="Times New Roman" w:cs="Times New Roman"/>
          <w:sz w:val="24"/>
          <w:szCs w:val="24"/>
        </w:rPr>
        <w:t>may be larger than previously</w:t>
      </w:r>
      <w:r w:rsidR="00E95BB1" w:rsidRPr="00767A80">
        <w:rPr>
          <w:rFonts w:ascii="Times New Roman" w:eastAsia="Calibri" w:hAnsi="Times New Roman" w:cs="Times New Roman"/>
          <w:sz w:val="24"/>
          <w:szCs w:val="24"/>
        </w:rPr>
        <w:t xml:space="preserve"> thought, and between 2-3 x the magnitude of the direct ef</w:t>
      </w:r>
      <w:r w:rsidRPr="00767A80">
        <w:rPr>
          <w:rFonts w:ascii="Times New Roman" w:eastAsia="Calibri" w:hAnsi="Times New Roman" w:cs="Times New Roman"/>
          <w:sz w:val="24"/>
          <w:szCs w:val="24"/>
        </w:rPr>
        <w:t>fects of warming</w:t>
      </w:r>
      <w:r w:rsidR="00E95BB1" w:rsidRPr="00767A80">
        <w:rPr>
          <w:rFonts w:ascii="Times New Roman" w:eastAsia="Calibri" w:hAnsi="Times New Roman" w:cs="Times New Roman"/>
          <w:sz w:val="24"/>
          <w:szCs w:val="24"/>
        </w:rPr>
        <w:t xml:space="preserve">. </w:t>
      </w:r>
      <w:r w:rsidR="001508B9" w:rsidRPr="00767A80">
        <w:rPr>
          <w:rFonts w:ascii="Times New Roman" w:eastAsia="Calibri" w:hAnsi="Times New Roman" w:cs="Times New Roman"/>
          <w:sz w:val="24"/>
          <w:szCs w:val="24"/>
        </w:rPr>
        <w:t>Given the broad coverage of circumpolar species</w:t>
      </w:r>
      <w:r w:rsidR="002A65AF" w:rsidRPr="00767A80">
        <w:rPr>
          <w:rFonts w:ascii="Times New Roman" w:eastAsia="Calibri" w:hAnsi="Times New Roman" w:cs="Times New Roman"/>
          <w:sz w:val="24"/>
          <w:szCs w:val="24"/>
        </w:rPr>
        <w:t xml:space="preserve"> and </w:t>
      </w:r>
      <w:r w:rsidR="001508B9" w:rsidRPr="00767A80">
        <w:rPr>
          <w:rFonts w:ascii="Times New Roman" w:eastAsia="Calibri" w:hAnsi="Times New Roman" w:cs="Times New Roman"/>
          <w:sz w:val="24"/>
          <w:szCs w:val="24"/>
        </w:rPr>
        <w:t xml:space="preserve">functional groups </w:t>
      </w:r>
      <w:r w:rsidR="002A65AF" w:rsidRPr="00767A80">
        <w:rPr>
          <w:rFonts w:ascii="Times New Roman" w:eastAsia="Calibri" w:hAnsi="Times New Roman" w:cs="Times New Roman"/>
          <w:sz w:val="24"/>
          <w:szCs w:val="24"/>
        </w:rPr>
        <w:t xml:space="preserve">in </w:t>
      </w:r>
      <w:del w:id="392" w:author="Henry, Greg" w:date="2023-06-03T22:56:00Z">
        <w:r w:rsidR="002A65AF" w:rsidRPr="00767A80" w:rsidDel="00EE0A9B">
          <w:rPr>
            <w:rFonts w:ascii="Times New Roman" w:eastAsia="Calibri" w:hAnsi="Times New Roman" w:cs="Times New Roman"/>
            <w:sz w:val="24"/>
            <w:szCs w:val="24"/>
          </w:rPr>
          <w:delText xml:space="preserve">this </w:delText>
        </w:r>
      </w:del>
      <w:ins w:id="393" w:author="Henry, Greg" w:date="2023-06-03T22:56:00Z">
        <w:r w:rsidR="00EE0A9B">
          <w:rPr>
            <w:rFonts w:ascii="Times New Roman" w:eastAsia="Calibri" w:hAnsi="Times New Roman" w:cs="Times New Roman"/>
            <w:sz w:val="24"/>
            <w:szCs w:val="24"/>
          </w:rPr>
          <w:t>our</w:t>
        </w:r>
        <w:r w:rsidR="00EE0A9B" w:rsidRPr="00767A80">
          <w:rPr>
            <w:rFonts w:ascii="Times New Roman" w:eastAsia="Calibri" w:hAnsi="Times New Roman" w:cs="Times New Roman"/>
            <w:sz w:val="24"/>
            <w:szCs w:val="24"/>
          </w:rPr>
          <w:t xml:space="preserve"> </w:t>
        </w:r>
      </w:ins>
      <w:r w:rsidR="002A65AF" w:rsidRPr="00767A80">
        <w:rPr>
          <w:rFonts w:ascii="Times New Roman" w:eastAsia="Calibri" w:hAnsi="Times New Roman" w:cs="Times New Roman"/>
          <w:sz w:val="24"/>
          <w:szCs w:val="24"/>
        </w:rPr>
        <w:t xml:space="preserve">study </w:t>
      </w:r>
      <w:ins w:id="394" w:author="Henry, Greg" w:date="2023-06-03T22:56:00Z">
        <w:r w:rsidR="00694FB4">
          <w:rPr>
            <w:rFonts w:ascii="Times New Roman" w:eastAsia="Calibri" w:hAnsi="Times New Roman" w:cs="Times New Roman"/>
            <w:sz w:val="24"/>
            <w:szCs w:val="24"/>
          </w:rPr>
          <w:t xml:space="preserve">and the </w:t>
        </w:r>
      </w:ins>
      <w:ins w:id="395" w:author="Henry, Greg" w:date="2023-06-03T22:57:00Z">
        <w:r w:rsidR="00694FB4">
          <w:rPr>
            <w:rFonts w:ascii="Times New Roman" w:eastAsia="Calibri" w:hAnsi="Times New Roman" w:cs="Times New Roman"/>
            <w:sz w:val="24"/>
            <w:szCs w:val="24"/>
          </w:rPr>
          <w:t xml:space="preserve">length of the observations </w:t>
        </w:r>
      </w:ins>
      <w:ins w:id="396" w:author="Henry, Greg" w:date="2023-06-03T22:58:00Z">
        <w:r w:rsidR="00694FB4">
          <w:rPr>
            <w:rFonts w:ascii="Times New Roman" w:eastAsia="Calibri" w:hAnsi="Times New Roman" w:cs="Times New Roman"/>
            <w:sz w:val="24"/>
            <w:szCs w:val="24"/>
          </w:rPr>
          <w:t xml:space="preserve">of responses </w:t>
        </w:r>
      </w:ins>
      <w:del w:id="397" w:author="Henry, Greg" w:date="2023-06-03T22:58:00Z">
        <w:r w:rsidR="002A65AF" w:rsidRPr="00767A80" w:rsidDel="00694FB4">
          <w:rPr>
            <w:rFonts w:ascii="Times New Roman" w:eastAsia="Calibri" w:hAnsi="Times New Roman" w:cs="Times New Roman"/>
            <w:sz w:val="24"/>
            <w:szCs w:val="24"/>
          </w:rPr>
          <w:delText xml:space="preserve">over </w:delText>
        </w:r>
        <w:r w:rsidRPr="00767A80" w:rsidDel="00694FB4">
          <w:rPr>
            <w:rFonts w:ascii="Times New Roman" w:eastAsia="Calibri" w:hAnsi="Times New Roman" w:cs="Times New Roman"/>
            <w:sz w:val="24"/>
            <w:szCs w:val="24"/>
          </w:rPr>
          <w:delText>long time-</w:delText>
        </w:r>
        <w:r w:rsidR="001508B9" w:rsidRPr="00767A80" w:rsidDel="00694FB4">
          <w:rPr>
            <w:rFonts w:ascii="Times New Roman" w:eastAsia="Calibri" w:hAnsi="Times New Roman" w:cs="Times New Roman"/>
            <w:sz w:val="24"/>
            <w:szCs w:val="24"/>
          </w:rPr>
          <w:delText>periods</w:delText>
        </w:r>
      </w:del>
      <w:r w:rsidR="001508B9" w:rsidRPr="00767A80">
        <w:rPr>
          <w:rFonts w:ascii="Times New Roman" w:eastAsia="Calibri" w:hAnsi="Times New Roman" w:cs="Times New Roman"/>
          <w:sz w:val="24"/>
          <w:szCs w:val="24"/>
        </w:rPr>
        <w:t xml:space="preserve">, we can expect that shifting phenology will have similar effects on reproductive fitness across the tundra biome. </w:t>
      </w:r>
      <w:r w:rsidR="002E7F00" w:rsidRPr="00767A80">
        <w:rPr>
          <w:rFonts w:ascii="Times New Roman" w:eastAsia="Calibri" w:hAnsi="Times New Roman" w:cs="Times New Roman"/>
          <w:sz w:val="24"/>
          <w:szCs w:val="24"/>
        </w:rPr>
        <w:t xml:space="preserve">Furthermore, </w:t>
      </w:r>
      <w:commentRangeStart w:id="398"/>
      <w:r w:rsidR="002E7F00" w:rsidRPr="00767A80">
        <w:rPr>
          <w:rFonts w:ascii="Times New Roman" w:eastAsia="Calibri" w:hAnsi="Times New Roman" w:cs="Times New Roman"/>
          <w:sz w:val="24"/>
          <w:szCs w:val="24"/>
        </w:rPr>
        <w:t xml:space="preserve">model projections </w:t>
      </w:r>
      <w:commentRangeEnd w:id="398"/>
      <w:r w:rsidR="001209BC">
        <w:rPr>
          <w:rStyle w:val="CommentReference"/>
        </w:rPr>
        <w:commentReference w:id="398"/>
      </w:r>
      <w:r w:rsidR="002E7F00" w:rsidRPr="00767A80">
        <w:rPr>
          <w:rFonts w:ascii="Times New Roman" w:eastAsia="Calibri" w:hAnsi="Times New Roman" w:cs="Times New Roman"/>
          <w:sz w:val="24"/>
          <w:szCs w:val="24"/>
        </w:rPr>
        <w:t>indicate this relationship is likely to strengthen over future climate scenarios, potentially helping to buffer against other negative impacts of warming.</w:t>
      </w:r>
    </w:p>
    <w:p w14:paraId="2DB4E352" w14:textId="77777777" w:rsidR="00C96047" w:rsidRPr="00767A80" w:rsidRDefault="00C96047" w:rsidP="00A0344C">
      <w:pPr>
        <w:spacing w:line="480" w:lineRule="auto"/>
        <w:jc w:val="both"/>
        <w:rPr>
          <w:rFonts w:ascii="Times New Roman" w:eastAsia="Calibri" w:hAnsi="Times New Roman" w:cs="Times New Roman"/>
          <w:sz w:val="24"/>
          <w:szCs w:val="24"/>
        </w:rPr>
      </w:pPr>
    </w:p>
    <w:p w14:paraId="280D06F0" w14:textId="30398677" w:rsidR="006478AE" w:rsidRPr="00767A80" w:rsidRDefault="006A5FE5"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sz w:val="24"/>
          <w:szCs w:val="24"/>
        </w:rPr>
        <w:t xml:space="preserve">A substantial body of work </w:t>
      </w:r>
      <w:ins w:id="399" w:author="Sarah Elmendorf" w:date="2023-05-15T13:29:00Z">
        <w:r w:rsidR="002958CA">
          <w:rPr>
            <w:rFonts w:ascii="Times New Roman" w:eastAsia="Calibri" w:hAnsi="Times New Roman" w:cs="Times New Roman"/>
            <w:sz w:val="24"/>
            <w:szCs w:val="24"/>
          </w:rPr>
          <w:t xml:space="preserve">in tundra ecosystems </w:t>
        </w:r>
      </w:ins>
      <w:del w:id="400" w:author="Henry, Greg" w:date="2023-06-03T23:00:00Z">
        <w:r w:rsidRPr="00767A80" w:rsidDel="00694FB4">
          <w:rPr>
            <w:rFonts w:ascii="Times New Roman" w:eastAsia="Calibri" w:hAnsi="Times New Roman" w:cs="Times New Roman"/>
            <w:sz w:val="24"/>
            <w:szCs w:val="24"/>
          </w:rPr>
          <w:delText xml:space="preserve">has shown that warming temperatures leads to </w:delText>
        </w:r>
      </w:del>
      <w:ins w:id="401" w:author="Sarah Elmendorf" w:date="2023-05-15T13:28:00Z">
        <w:del w:id="402" w:author="Henry, Greg" w:date="2023-06-03T23:00:00Z">
          <w:r w:rsidR="002958CA" w:rsidDel="00694FB4">
            <w:rPr>
              <w:rFonts w:ascii="Times New Roman" w:eastAsia="Calibri" w:hAnsi="Times New Roman" w:cs="Times New Roman"/>
              <w:sz w:val="24"/>
              <w:szCs w:val="24"/>
            </w:rPr>
            <w:delText>ve documented</w:delText>
          </w:r>
        </w:del>
      </w:ins>
      <w:ins w:id="403" w:author="Henry, Greg" w:date="2023-06-03T23:00:00Z">
        <w:r w:rsidR="00694FB4" w:rsidRPr="00767A80">
          <w:rPr>
            <w:rFonts w:ascii="Times New Roman" w:eastAsia="Calibri" w:hAnsi="Times New Roman" w:cs="Times New Roman"/>
            <w:sz w:val="24"/>
            <w:szCs w:val="24"/>
          </w:rPr>
          <w:t>ha</w:t>
        </w:r>
        <w:r w:rsidR="00694FB4">
          <w:rPr>
            <w:rFonts w:ascii="Times New Roman" w:eastAsia="Calibri" w:hAnsi="Times New Roman" w:cs="Times New Roman"/>
            <w:sz w:val="24"/>
            <w:szCs w:val="24"/>
          </w:rPr>
          <w:t>s documented</w:t>
        </w:r>
      </w:ins>
      <w:ins w:id="404" w:author="Sarah Elmendorf" w:date="2023-05-15T13:28:00Z">
        <w:r w:rsidR="002958CA">
          <w:rPr>
            <w:rFonts w:ascii="Times New Roman" w:eastAsia="Calibri" w:hAnsi="Times New Roman" w:cs="Times New Roman"/>
            <w:sz w:val="24"/>
            <w:szCs w:val="24"/>
          </w:rPr>
          <w:t xml:space="preserve"> </w:t>
        </w:r>
      </w:ins>
      <w:r w:rsidRPr="00767A80">
        <w:rPr>
          <w:rFonts w:ascii="Times New Roman" w:eastAsia="Calibri" w:hAnsi="Times New Roman" w:cs="Times New Roman"/>
          <w:sz w:val="24"/>
          <w:szCs w:val="24"/>
        </w:rPr>
        <w:t xml:space="preserve">earlier flowering </w:t>
      </w:r>
      <w:del w:id="405" w:author="Sarah Elmendorf" w:date="2023-05-15T13:28:00Z">
        <w:r w:rsidR="003A60A8" w:rsidRPr="00767A80" w:rsidDel="002958CA">
          <w:rPr>
            <w:rFonts w:ascii="Times New Roman" w:eastAsia="Calibri" w:hAnsi="Times New Roman" w:cs="Times New Roman"/>
            <w:sz w:val="24"/>
            <w:szCs w:val="24"/>
          </w:rPr>
          <w:delText xml:space="preserve">and </w:delText>
        </w:r>
        <w:commentRangeStart w:id="406"/>
        <w:r w:rsidR="00F03258" w:rsidRPr="00767A80" w:rsidDel="002958CA">
          <w:rPr>
            <w:rFonts w:ascii="Times New Roman" w:eastAsia="Calibri" w:hAnsi="Times New Roman" w:cs="Times New Roman"/>
            <w:sz w:val="24"/>
            <w:szCs w:val="24"/>
          </w:rPr>
          <w:delText>corresponding</w:delText>
        </w:r>
      </w:del>
      <w:ins w:id="407" w:author="Sarah Elmendorf" w:date="2023-05-15T13:28:00Z">
        <w:r w:rsidR="002958CA">
          <w:rPr>
            <w:rFonts w:ascii="Times New Roman" w:eastAsia="Calibri" w:hAnsi="Times New Roman" w:cs="Times New Roman"/>
            <w:sz w:val="24"/>
            <w:szCs w:val="24"/>
          </w:rPr>
          <w:t xml:space="preserve">timing, </w:t>
        </w:r>
      </w:ins>
      <w:commentRangeEnd w:id="406"/>
      <w:ins w:id="408" w:author="Sarah Elmendorf" w:date="2023-05-15T13:31:00Z">
        <w:r w:rsidR="002958CA">
          <w:rPr>
            <w:rStyle w:val="CommentReference"/>
          </w:rPr>
          <w:commentReference w:id="406"/>
        </w:r>
      </w:ins>
      <w:ins w:id="409" w:author="Sarah Elmendorf" w:date="2023-05-15T13:28:00Z">
        <w:r w:rsidR="002958CA">
          <w:rPr>
            <w:rFonts w:ascii="Times New Roman" w:eastAsia="Calibri" w:hAnsi="Times New Roman" w:cs="Times New Roman"/>
            <w:sz w:val="24"/>
            <w:szCs w:val="24"/>
          </w:rPr>
          <w:t>inc</w:t>
        </w:r>
      </w:ins>
      <w:ins w:id="410" w:author="Sarah Elmendorf" w:date="2023-05-15T13:29:00Z">
        <w:r w:rsidR="002958CA">
          <w:rPr>
            <w:rFonts w:ascii="Times New Roman" w:eastAsia="Calibri" w:hAnsi="Times New Roman" w:cs="Times New Roman"/>
            <w:sz w:val="24"/>
            <w:szCs w:val="24"/>
          </w:rPr>
          <w:t>reased reproduction, or both responses to warming</w:t>
        </w:r>
      </w:ins>
      <w:r w:rsidR="00F03258" w:rsidRPr="00767A80">
        <w:rPr>
          <w:rFonts w:ascii="Times New Roman" w:eastAsia="Calibri" w:hAnsi="Times New Roman" w:cs="Times New Roman"/>
          <w:sz w:val="24"/>
          <w:szCs w:val="24"/>
        </w:rPr>
        <w:t xml:space="preserve"> </w:t>
      </w:r>
      <w:del w:id="411" w:author="Sarah Elmendorf" w:date="2023-05-15T13:29:00Z">
        <w:r w:rsidR="003A60A8" w:rsidRPr="00767A80" w:rsidDel="002958CA">
          <w:rPr>
            <w:rFonts w:ascii="Times New Roman" w:eastAsia="Calibri" w:hAnsi="Times New Roman" w:cs="Times New Roman"/>
            <w:sz w:val="24"/>
            <w:szCs w:val="24"/>
          </w:rPr>
          <w:delText>increases</w:delText>
        </w:r>
        <w:r w:rsidRPr="00767A80" w:rsidDel="002958CA">
          <w:rPr>
            <w:rFonts w:ascii="Times New Roman" w:eastAsia="Calibri" w:hAnsi="Times New Roman" w:cs="Times New Roman"/>
            <w:sz w:val="24"/>
            <w:szCs w:val="24"/>
          </w:rPr>
          <w:delText xml:space="preserve"> in reproduction in tundra ecosystems</w:delText>
        </w:r>
        <w:r w:rsidR="003A60A8" w:rsidRPr="00767A80" w:rsidDel="002958CA">
          <w:rPr>
            <w:rFonts w:ascii="Times New Roman" w:eastAsia="Calibri" w:hAnsi="Times New Roman" w:cs="Times New Roman"/>
            <w:sz w:val="24"/>
            <w:szCs w:val="24"/>
          </w:rPr>
          <w:delText xml:space="preserve"> </w:delText>
        </w:r>
      </w:del>
      <w:r w:rsidR="003A60A8" w:rsidRPr="00767A80">
        <w:rPr>
          <w:rFonts w:ascii="Times New Roman" w:eastAsia="Calibri" w:hAnsi="Times New Roman" w:cs="Times New Roman"/>
          <w:sz w:val="24"/>
          <w:szCs w:val="24"/>
        </w:rPr>
        <w:t>(Alatalo and Totland 1997, Wookey et al</w:t>
      </w:r>
      <w:ins w:id="412" w:author="celphin@student.ubc.ca" w:date="2023-05-22T11:16:00Z">
        <w:r w:rsidR="00E125E4">
          <w:rPr>
            <w:rFonts w:ascii="Times New Roman" w:eastAsia="Calibri" w:hAnsi="Times New Roman" w:cs="Times New Roman"/>
            <w:sz w:val="24"/>
            <w:szCs w:val="24"/>
          </w:rPr>
          <w:t>.</w:t>
        </w:r>
      </w:ins>
      <w:r w:rsidR="003A60A8" w:rsidRPr="00767A80">
        <w:rPr>
          <w:rFonts w:ascii="Times New Roman" w:eastAsia="Calibri" w:hAnsi="Times New Roman" w:cs="Times New Roman"/>
          <w:sz w:val="24"/>
          <w:szCs w:val="24"/>
        </w:rPr>
        <w:t xml:space="preserve"> 1993</w:t>
      </w:r>
      <w:r w:rsidRPr="00767A80">
        <w:rPr>
          <w:rFonts w:ascii="Times New Roman" w:eastAsia="Calibri" w:hAnsi="Times New Roman" w:cs="Times New Roman"/>
          <w:sz w:val="24"/>
          <w:szCs w:val="24"/>
        </w:rPr>
        <w:t>,</w:t>
      </w:r>
      <w:r w:rsidR="003A60A8" w:rsidRPr="00767A80">
        <w:rPr>
          <w:rFonts w:ascii="Times New Roman" w:eastAsia="Calibri" w:hAnsi="Times New Roman" w:cs="Times New Roman"/>
          <w:sz w:val="24"/>
          <w:szCs w:val="24"/>
        </w:rPr>
        <w:t xml:space="preserve"> Henry &amp; Molau 1997</w:t>
      </w:r>
      <w:r w:rsidR="00F03258" w:rsidRPr="00767A80">
        <w:rPr>
          <w:rFonts w:ascii="Times New Roman" w:eastAsia="Calibri" w:hAnsi="Times New Roman" w:cs="Times New Roman"/>
          <w:sz w:val="24"/>
          <w:szCs w:val="24"/>
        </w:rPr>
        <w:t>, Arft 1999</w:t>
      </w:r>
      <w:ins w:id="413" w:author="Henry, Greg" w:date="2023-06-03T23:01:00Z">
        <w:r w:rsidR="00694FB4">
          <w:rPr>
            <w:rFonts w:ascii="Times New Roman" w:eastAsia="Calibri" w:hAnsi="Times New Roman" w:cs="Times New Roman"/>
            <w:sz w:val="24"/>
            <w:szCs w:val="24"/>
          </w:rPr>
          <w:t xml:space="preserve">; </w:t>
        </w:r>
        <w:commentRangeStart w:id="414"/>
        <w:r w:rsidR="00694FB4">
          <w:rPr>
            <w:rFonts w:ascii="Times New Roman" w:eastAsia="Calibri" w:hAnsi="Times New Roman" w:cs="Times New Roman"/>
            <w:sz w:val="24"/>
            <w:szCs w:val="24"/>
          </w:rPr>
          <w:t>Klady et al</w:t>
        </w:r>
        <w:commentRangeEnd w:id="414"/>
        <w:r w:rsidR="00694FB4">
          <w:rPr>
            <w:rStyle w:val="CommentReference"/>
          </w:rPr>
          <w:commentReference w:id="414"/>
        </w:r>
        <w:r w:rsidR="00694FB4">
          <w:rPr>
            <w:rFonts w:ascii="Times New Roman" w:eastAsia="Calibri" w:hAnsi="Times New Roman" w:cs="Times New Roman"/>
            <w:sz w:val="24"/>
            <w:szCs w:val="24"/>
          </w:rPr>
          <w:t>. 2011</w:t>
        </w:r>
      </w:ins>
      <w:del w:id="415" w:author="Sarah Elmendorf" w:date="2023-05-15T13:29:00Z">
        <w:r w:rsidR="003A60A8" w:rsidRPr="00767A80" w:rsidDel="002958CA">
          <w:rPr>
            <w:rFonts w:ascii="Times New Roman" w:eastAsia="Calibri" w:hAnsi="Times New Roman" w:cs="Times New Roman"/>
            <w:sz w:val="24"/>
            <w:szCs w:val="24"/>
          </w:rPr>
          <w:delText>),</w:delText>
        </w:r>
        <w:r w:rsidRPr="00767A80" w:rsidDel="002958CA">
          <w:rPr>
            <w:rFonts w:ascii="Times New Roman" w:eastAsia="Calibri" w:hAnsi="Times New Roman" w:cs="Times New Roman"/>
            <w:sz w:val="24"/>
            <w:szCs w:val="24"/>
          </w:rPr>
          <w:delText xml:space="preserve"> </w:delText>
        </w:r>
      </w:del>
      <w:ins w:id="416" w:author="Sarah Elmendorf" w:date="2023-05-15T13:29:00Z">
        <w:r w:rsidR="002958CA" w:rsidRPr="00767A80">
          <w:rPr>
            <w:rFonts w:ascii="Times New Roman" w:eastAsia="Calibri" w:hAnsi="Times New Roman" w:cs="Times New Roman"/>
            <w:sz w:val="24"/>
            <w:szCs w:val="24"/>
          </w:rPr>
          <w:t>)</w:t>
        </w:r>
        <w:r w:rsidR="002958CA">
          <w:rPr>
            <w:rFonts w:ascii="Times New Roman" w:eastAsia="Calibri" w:hAnsi="Times New Roman" w:cs="Times New Roman"/>
            <w:sz w:val="24"/>
            <w:szCs w:val="24"/>
          </w:rPr>
          <w:t xml:space="preserve">. To </w:t>
        </w:r>
      </w:ins>
      <w:ins w:id="417" w:author="Sarah Elmendorf" w:date="2023-05-15T13:30:00Z">
        <w:r w:rsidR="002958CA">
          <w:rPr>
            <w:rFonts w:ascii="Times New Roman" w:eastAsia="Calibri" w:hAnsi="Times New Roman" w:cs="Times New Roman"/>
            <w:sz w:val="24"/>
            <w:szCs w:val="24"/>
          </w:rPr>
          <w:t xml:space="preserve">date, none have leveraged concurrent measurements on phenology and reproduction to ask </w:t>
        </w:r>
      </w:ins>
      <w:ins w:id="418" w:author="Sarah Elmendorf" w:date="2023-05-15T13:29:00Z">
        <w:r w:rsidR="002958CA" w:rsidRPr="00767A80">
          <w:rPr>
            <w:rFonts w:ascii="Times New Roman" w:eastAsia="Calibri" w:hAnsi="Times New Roman" w:cs="Times New Roman"/>
            <w:sz w:val="24"/>
            <w:szCs w:val="24"/>
          </w:rPr>
          <w:t xml:space="preserve"> </w:t>
        </w:r>
      </w:ins>
      <w:del w:id="419" w:author="Sarah Elmendorf" w:date="2023-05-15T13:30:00Z">
        <w:r w:rsidRPr="00767A80" w:rsidDel="002958CA">
          <w:rPr>
            <w:rFonts w:ascii="Times New Roman" w:eastAsia="Calibri" w:hAnsi="Times New Roman" w:cs="Times New Roman"/>
            <w:sz w:val="24"/>
            <w:szCs w:val="24"/>
          </w:rPr>
          <w:delText xml:space="preserve">yet to date, few studies have isolated the mechanism of this pattern. Namely, </w:delText>
        </w:r>
      </w:del>
      <w:r w:rsidRPr="00767A80">
        <w:rPr>
          <w:rFonts w:ascii="Times New Roman" w:eastAsia="Calibri" w:hAnsi="Times New Roman" w:cs="Times New Roman"/>
          <w:sz w:val="24"/>
          <w:szCs w:val="24"/>
        </w:rPr>
        <w:t xml:space="preserve">whether warming temperatures directly stimulate plant reproduction regardless of flowering time, or whether this climatic effect is </w:t>
      </w:r>
      <w:r w:rsidR="003A60A8" w:rsidRPr="00767A80">
        <w:rPr>
          <w:rFonts w:ascii="Times New Roman" w:eastAsia="Calibri" w:hAnsi="Times New Roman" w:cs="Times New Roman"/>
          <w:sz w:val="24"/>
          <w:szCs w:val="24"/>
        </w:rPr>
        <w:t xml:space="preserve">driven </w:t>
      </w:r>
      <w:r w:rsidRPr="00767A80">
        <w:rPr>
          <w:rFonts w:ascii="Times New Roman" w:eastAsia="Calibri" w:hAnsi="Times New Roman" w:cs="Times New Roman"/>
          <w:sz w:val="24"/>
          <w:szCs w:val="24"/>
        </w:rPr>
        <w:t>by plant</w:t>
      </w:r>
      <w:r w:rsidR="00F03258"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phenological </w:t>
      </w:r>
      <w:r w:rsidR="003A60A8" w:rsidRPr="00767A80">
        <w:rPr>
          <w:rFonts w:ascii="Times New Roman" w:eastAsia="Calibri" w:hAnsi="Times New Roman" w:cs="Times New Roman"/>
          <w:sz w:val="24"/>
          <w:szCs w:val="24"/>
        </w:rPr>
        <w:t>responses</w:t>
      </w:r>
      <w:r w:rsidRPr="00767A80">
        <w:rPr>
          <w:rFonts w:ascii="Times New Roman" w:eastAsia="Calibri" w:hAnsi="Times New Roman" w:cs="Times New Roman"/>
          <w:sz w:val="24"/>
          <w:szCs w:val="24"/>
        </w:rPr>
        <w:t>.</w:t>
      </w:r>
      <w:r w:rsidR="003A60A8" w:rsidRPr="00767A80">
        <w:rPr>
          <w:rFonts w:ascii="Times New Roman" w:eastAsia="Calibri" w:hAnsi="Times New Roman" w:cs="Times New Roman"/>
          <w:sz w:val="24"/>
          <w:szCs w:val="24"/>
        </w:rPr>
        <w:t xml:space="preserve"> Here we find that it is primarily the latter, and find very little evidence of warming effects on reproductive fitness independent of flowering phenology. </w:t>
      </w:r>
      <w:r w:rsidR="00C5417A" w:rsidRPr="00767A80">
        <w:rPr>
          <w:rFonts w:ascii="Times New Roman" w:eastAsia="Calibri" w:hAnsi="Times New Roman" w:cs="Times New Roman"/>
          <w:sz w:val="24"/>
          <w:szCs w:val="24"/>
        </w:rPr>
        <w:t xml:space="preserve">This suggests that </w:t>
      </w:r>
      <w:ins w:id="420" w:author="Sarah Elmendorf" w:date="2023-05-15T13:34:00Z">
        <w:r w:rsidR="002958CA">
          <w:rPr>
            <w:rFonts w:ascii="Times New Roman" w:eastAsia="Calibri" w:hAnsi="Times New Roman" w:cs="Times New Roman"/>
            <w:sz w:val="24"/>
            <w:szCs w:val="24"/>
          </w:rPr>
          <w:t xml:space="preserve">the increased development time associated with </w:t>
        </w:r>
      </w:ins>
      <w:del w:id="421" w:author="Sarah Elmendorf" w:date="2023-05-15T13:33:00Z">
        <w:r w:rsidR="00C5417A" w:rsidRPr="00767A80" w:rsidDel="002958CA">
          <w:rPr>
            <w:rFonts w:ascii="Times New Roman" w:eastAsia="Calibri" w:hAnsi="Times New Roman" w:cs="Times New Roman"/>
            <w:sz w:val="24"/>
            <w:szCs w:val="24"/>
          </w:rPr>
          <w:delText xml:space="preserve">on average, the benefits of </w:delText>
        </w:r>
      </w:del>
      <w:r w:rsidR="00C5417A" w:rsidRPr="00767A80">
        <w:rPr>
          <w:rFonts w:ascii="Times New Roman" w:eastAsia="Calibri" w:hAnsi="Times New Roman" w:cs="Times New Roman"/>
          <w:sz w:val="24"/>
          <w:szCs w:val="24"/>
        </w:rPr>
        <w:t xml:space="preserve">advanced flowering in </w:t>
      </w:r>
      <w:del w:id="422" w:author="Sarah Elmendorf" w:date="2023-05-15T13:34:00Z">
        <w:r w:rsidR="00C5417A" w:rsidRPr="00767A80" w:rsidDel="002958CA">
          <w:rPr>
            <w:rFonts w:ascii="Times New Roman" w:eastAsia="Calibri" w:hAnsi="Times New Roman" w:cs="Times New Roman"/>
            <w:sz w:val="24"/>
            <w:szCs w:val="24"/>
          </w:rPr>
          <w:delText>terms of increased development time</w:delText>
        </w:r>
      </w:del>
      <w:ins w:id="423" w:author="Sarah Elmendorf" w:date="2023-05-15T13:34:00Z">
        <w:r w:rsidR="002958CA">
          <w:rPr>
            <w:rFonts w:ascii="Times New Roman" w:eastAsia="Calibri" w:hAnsi="Times New Roman" w:cs="Times New Roman"/>
            <w:sz w:val="24"/>
            <w:szCs w:val="24"/>
          </w:rPr>
          <w:t xml:space="preserve">response </w:t>
        </w:r>
        <w:r w:rsidR="002958CA">
          <w:rPr>
            <w:rFonts w:ascii="Times New Roman" w:eastAsia="Calibri" w:hAnsi="Times New Roman" w:cs="Times New Roman"/>
            <w:sz w:val="24"/>
            <w:szCs w:val="24"/>
          </w:rPr>
          <w:lastRenderedPageBreak/>
          <w:t xml:space="preserve">to warming </w:t>
        </w:r>
      </w:ins>
      <w:r w:rsidR="00C5417A" w:rsidRPr="00767A80">
        <w:rPr>
          <w:rFonts w:ascii="Times New Roman" w:eastAsia="Calibri" w:hAnsi="Times New Roman" w:cs="Times New Roman"/>
          <w:sz w:val="24"/>
          <w:szCs w:val="24"/>
        </w:rPr>
        <w:t xml:space="preserve"> </w:t>
      </w:r>
      <w:del w:id="424" w:author="Sarah Elmendorf" w:date="2023-05-15T13:34:00Z">
        <w:r w:rsidR="00C5417A" w:rsidRPr="00767A80" w:rsidDel="002958CA">
          <w:rPr>
            <w:rFonts w:ascii="Times New Roman" w:eastAsia="Calibri" w:hAnsi="Times New Roman" w:cs="Times New Roman"/>
            <w:sz w:val="24"/>
            <w:szCs w:val="24"/>
          </w:rPr>
          <w:delText xml:space="preserve">during the growing season </w:delText>
        </w:r>
      </w:del>
      <w:ins w:id="425" w:author="Sarah Elmendorf" w:date="2023-05-15T13:34:00Z">
        <w:r w:rsidR="002958CA">
          <w:rPr>
            <w:rFonts w:ascii="Times New Roman" w:eastAsia="Calibri" w:hAnsi="Times New Roman" w:cs="Times New Roman"/>
            <w:sz w:val="24"/>
            <w:szCs w:val="24"/>
          </w:rPr>
          <w:t>is the dominant</w:t>
        </w:r>
      </w:ins>
      <w:ins w:id="426" w:author="Sarah Elmendorf" w:date="2023-05-15T13:32:00Z">
        <w:r w:rsidR="002958CA">
          <w:rPr>
            <w:rFonts w:ascii="Times New Roman" w:eastAsia="Calibri" w:hAnsi="Times New Roman" w:cs="Times New Roman"/>
            <w:sz w:val="24"/>
            <w:szCs w:val="24"/>
          </w:rPr>
          <w:t xml:space="preserve"> pathway leading to enhanced reproductive performance</w:t>
        </w:r>
      </w:ins>
      <w:del w:id="427" w:author="Sarah Elmendorf" w:date="2023-05-15T13:36:00Z">
        <w:r w:rsidR="00C5417A" w:rsidRPr="00767A80" w:rsidDel="002958CA">
          <w:rPr>
            <w:rFonts w:ascii="Times New Roman" w:eastAsia="Calibri" w:hAnsi="Times New Roman" w:cs="Times New Roman"/>
            <w:sz w:val="24"/>
            <w:szCs w:val="24"/>
          </w:rPr>
          <w:delText xml:space="preserve">may outweigh the risks of early flowering </w:delText>
        </w:r>
        <w:r w:rsidR="00F03258" w:rsidRPr="00767A80" w:rsidDel="002958CA">
          <w:rPr>
            <w:rFonts w:ascii="Times New Roman" w:eastAsia="Calibri" w:hAnsi="Times New Roman" w:cs="Times New Roman"/>
            <w:sz w:val="24"/>
            <w:szCs w:val="24"/>
          </w:rPr>
          <w:delText xml:space="preserve">such as </w:delText>
        </w:r>
        <w:r w:rsidR="00C5417A" w:rsidRPr="00767A80" w:rsidDel="002958CA">
          <w:rPr>
            <w:rFonts w:ascii="Times New Roman" w:eastAsia="Calibri" w:hAnsi="Times New Roman" w:cs="Times New Roman"/>
            <w:sz w:val="24"/>
            <w:szCs w:val="24"/>
          </w:rPr>
          <w:delText xml:space="preserve">frost, </w:delText>
        </w:r>
        <w:r w:rsidR="00F03258" w:rsidRPr="00767A80" w:rsidDel="002958CA">
          <w:rPr>
            <w:rFonts w:ascii="Times New Roman" w:eastAsia="Calibri" w:hAnsi="Times New Roman" w:cs="Times New Roman"/>
            <w:sz w:val="24"/>
            <w:szCs w:val="24"/>
          </w:rPr>
          <w:delText>enhanced</w:delText>
        </w:r>
        <w:r w:rsidR="00C5417A" w:rsidRPr="00767A80" w:rsidDel="002958CA">
          <w:rPr>
            <w:rFonts w:ascii="Times New Roman" w:eastAsia="Calibri" w:hAnsi="Times New Roman" w:cs="Times New Roman"/>
            <w:sz w:val="24"/>
            <w:szCs w:val="24"/>
          </w:rPr>
          <w:delText xml:space="preserve"> herbivory</w:delText>
        </w:r>
        <w:r w:rsidR="00F03258" w:rsidRPr="00767A80" w:rsidDel="002958CA">
          <w:rPr>
            <w:rFonts w:ascii="Times New Roman" w:eastAsia="Calibri" w:hAnsi="Times New Roman" w:cs="Times New Roman"/>
            <w:sz w:val="24"/>
            <w:szCs w:val="24"/>
          </w:rPr>
          <w:delText>, and drought</w:delText>
        </w:r>
      </w:del>
      <w:r w:rsidR="00C5417A" w:rsidRPr="00767A80">
        <w:rPr>
          <w:rFonts w:ascii="Times New Roman" w:eastAsia="Calibri" w:hAnsi="Times New Roman" w:cs="Times New Roman"/>
          <w:sz w:val="24"/>
          <w:szCs w:val="24"/>
        </w:rPr>
        <w:t>.</w:t>
      </w:r>
      <w:r w:rsidR="00F03258" w:rsidRPr="00767A80">
        <w:rPr>
          <w:rFonts w:ascii="Times New Roman" w:eastAsia="Calibri" w:hAnsi="Times New Roman" w:cs="Times New Roman"/>
          <w:sz w:val="24"/>
          <w:szCs w:val="24"/>
        </w:rPr>
        <w:t xml:space="preserve">  </w:t>
      </w:r>
      <w:r w:rsidR="00E876C6" w:rsidRPr="00767A80">
        <w:rPr>
          <w:rFonts w:ascii="Times New Roman" w:eastAsia="Calibri" w:hAnsi="Times New Roman" w:cs="Times New Roman"/>
          <w:sz w:val="24"/>
          <w:szCs w:val="24"/>
        </w:rPr>
        <w:t>Similarly, Zhang et al</w:t>
      </w:r>
      <w:ins w:id="428" w:author="celphin@student.ubc.ca" w:date="2023-05-22T11:16:00Z">
        <w:r w:rsidR="00E125E4">
          <w:rPr>
            <w:rFonts w:ascii="Times New Roman" w:eastAsia="Calibri" w:hAnsi="Times New Roman" w:cs="Times New Roman"/>
            <w:sz w:val="24"/>
            <w:szCs w:val="24"/>
          </w:rPr>
          <w:t>.</w:t>
        </w:r>
      </w:ins>
      <w:r w:rsidR="00E876C6" w:rsidRPr="00767A80">
        <w:rPr>
          <w:rFonts w:ascii="Times New Roman" w:eastAsia="Calibri" w:hAnsi="Times New Roman" w:cs="Times New Roman"/>
          <w:sz w:val="24"/>
          <w:szCs w:val="24"/>
        </w:rPr>
        <w:t xml:space="preserve"> (2023) show that the advanced flowering or delayed leaf senesce in response to altered precipitation patterns led to increased biomass early or late in the growing season for co-dominant grass species, enabling their successful coexistence under a changing climate. </w:t>
      </w:r>
      <w:del w:id="429" w:author="Sarah Elmendorf" w:date="2023-05-15T13:37:00Z">
        <w:r w:rsidR="00E876C6" w:rsidRPr="00767A80" w:rsidDel="002958CA">
          <w:rPr>
            <w:rFonts w:ascii="Times New Roman" w:eastAsia="Calibri" w:hAnsi="Times New Roman" w:cs="Times New Roman"/>
            <w:sz w:val="24"/>
            <w:szCs w:val="24"/>
          </w:rPr>
          <w:delText xml:space="preserve">Theirs and our study highlight the critical role of phenological plasticity as a driver of plant fitness outcomes under global </w:delText>
        </w:r>
        <w:commentRangeStart w:id="430"/>
        <w:r w:rsidR="00E876C6" w:rsidRPr="00767A80" w:rsidDel="002958CA">
          <w:rPr>
            <w:rFonts w:ascii="Times New Roman" w:eastAsia="Calibri" w:hAnsi="Times New Roman" w:cs="Times New Roman"/>
            <w:sz w:val="24"/>
            <w:szCs w:val="24"/>
          </w:rPr>
          <w:delText>change</w:delText>
        </w:r>
      </w:del>
      <w:commentRangeEnd w:id="430"/>
      <w:r w:rsidR="002958CA">
        <w:rPr>
          <w:rStyle w:val="CommentReference"/>
        </w:rPr>
        <w:commentReference w:id="430"/>
      </w:r>
      <w:del w:id="431" w:author="Sarah Elmendorf" w:date="2023-05-15T13:37:00Z">
        <w:r w:rsidR="00E876C6" w:rsidRPr="00767A80" w:rsidDel="002958CA">
          <w:rPr>
            <w:rFonts w:ascii="Times New Roman" w:eastAsia="Calibri" w:hAnsi="Times New Roman" w:cs="Times New Roman"/>
            <w:sz w:val="24"/>
            <w:szCs w:val="24"/>
          </w:rPr>
          <w:delText xml:space="preserve">. </w:delText>
        </w:r>
      </w:del>
    </w:p>
    <w:p w14:paraId="3F4D3CB4" w14:textId="3AE92497" w:rsidR="006478AE" w:rsidRPr="00767A80" w:rsidRDefault="006478AE" w:rsidP="00A0344C">
      <w:pPr>
        <w:spacing w:line="480" w:lineRule="auto"/>
        <w:jc w:val="both"/>
        <w:rPr>
          <w:rFonts w:ascii="Times New Roman" w:eastAsia="Calibri" w:hAnsi="Times New Roman" w:cs="Times New Roman"/>
          <w:b/>
          <w:sz w:val="24"/>
          <w:szCs w:val="24"/>
        </w:rPr>
      </w:pPr>
    </w:p>
    <w:p w14:paraId="250B2027" w14:textId="245FF7ED" w:rsidR="008D573D" w:rsidRPr="00767A80" w:rsidRDefault="00FE4968" w:rsidP="008D573D">
      <w:pPr>
        <w:spacing w:line="480" w:lineRule="auto"/>
        <w:jc w:val="both"/>
        <w:rPr>
          <w:rFonts w:ascii="Times New Roman" w:eastAsia="Calibri" w:hAnsi="Times New Roman" w:cs="Times New Roman"/>
          <w:sz w:val="24"/>
          <w:szCs w:val="24"/>
        </w:rPr>
      </w:pPr>
      <w:del w:id="432" w:author="Sarah Elmendorf" w:date="2023-05-15T13:38:00Z">
        <w:r w:rsidRPr="00767A80" w:rsidDel="002958CA">
          <w:rPr>
            <w:rFonts w:ascii="Times New Roman" w:eastAsia="Calibri" w:hAnsi="Times New Roman" w:cs="Times New Roman"/>
            <w:sz w:val="24"/>
            <w:szCs w:val="24"/>
          </w:rPr>
          <w:delText>In addition to phenotypic plasticity, we</w:delText>
        </w:r>
      </w:del>
      <w:ins w:id="433" w:author="Sarah Elmendorf" w:date="2023-05-15T13:38:00Z">
        <w:r w:rsidR="002958CA">
          <w:rPr>
            <w:rFonts w:ascii="Times New Roman" w:eastAsia="Calibri" w:hAnsi="Times New Roman" w:cs="Times New Roman"/>
            <w:sz w:val="24"/>
            <w:szCs w:val="24"/>
          </w:rPr>
          <w:t>We</w:t>
        </w:r>
      </w:ins>
      <w:r w:rsidRPr="00767A80">
        <w:rPr>
          <w:rFonts w:ascii="Times New Roman" w:eastAsia="Calibri" w:hAnsi="Times New Roman" w:cs="Times New Roman"/>
          <w:sz w:val="24"/>
          <w:szCs w:val="24"/>
        </w:rPr>
        <w:t xml:space="preserve"> find evidence of </w:t>
      </w:r>
      <w:commentRangeStart w:id="434"/>
      <w:commentRangeStart w:id="435"/>
      <w:commentRangeStart w:id="436"/>
      <w:r w:rsidRPr="00767A80">
        <w:rPr>
          <w:rFonts w:ascii="Times New Roman" w:eastAsia="Calibri" w:hAnsi="Times New Roman" w:cs="Times New Roman"/>
          <w:sz w:val="24"/>
          <w:szCs w:val="24"/>
        </w:rPr>
        <w:t>strong directional selection for earlier flowering</w:t>
      </w:r>
      <w:r w:rsidR="00E25896" w:rsidRPr="00767A80">
        <w:rPr>
          <w:rFonts w:ascii="Times New Roman" w:eastAsia="Calibri" w:hAnsi="Times New Roman" w:cs="Times New Roman"/>
          <w:sz w:val="24"/>
          <w:szCs w:val="24"/>
        </w:rPr>
        <w:t xml:space="preserve"> </w:t>
      </w:r>
      <w:commentRangeEnd w:id="434"/>
      <w:r w:rsidR="00E125E4">
        <w:rPr>
          <w:rStyle w:val="CommentReference"/>
        </w:rPr>
        <w:commentReference w:id="434"/>
      </w:r>
      <w:commentRangeEnd w:id="435"/>
      <w:r w:rsidR="001209BC">
        <w:rPr>
          <w:rStyle w:val="CommentReference"/>
        </w:rPr>
        <w:commentReference w:id="435"/>
      </w:r>
      <w:commentRangeEnd w:id="436"/>
      <w:r w:rsidR="00851AC4">
        <w:rPr>
          <w:rStyle w:val="CommentReference"/>
        </w:rPr>
        <w:commentReference w:id="436"/>
      </w:r>
      <w:r w:rsidR="00E25896" w:rsidRPr="00767A80">
        <w:rPr>
          <w:rFonts w:ascii="Times New Roman" w:eastAsia="Calibri" w:hAnsi="Times New Roman" w:cs="Times New Roman"/>
          <w:sz w:val="24"/>
          <w:szCs w:val="24"/>
        </w:rPr>
        <w:t>across tundra plant species over multi-decadal time scales</w:t>
      </w:r>
      <w:del w:id="437" w:author="Sarah Elmendorf" w:date="2023-05-15T12:54:00Z">
        <w:r w:rsidR="00E25896" w:rsidRPr="00767A80" w:rsidDel="002958CA">
          <w:rPr>
            <w:rFonts w:ascii="Times New Roman" w:eastAsia="Calibri" w:hAnsi="Times New Roman" w:cs="Times New Roman"/>
            <w:sz w:val="24"/>
            <w:szCs w:val="24"/>
          </w:rPr>
          <w:delText>, and model projections suggest this selection pressure is likely to increase as the climate continues to warm</w:delText>
        </w:r>
      </w:del>
      <w:r w:rsidR="00E25896" w:rsidRPr="00767A80">
        <w:rPr>
          <w:rFonts w:ascii="Times New Roman" w:eastAsia="Calibri" w:hAnsi="Times New Roman" w:cs="Times New Roman"/>
          <w:sz w:val="24"/>
          <w:szCs w:val="24"/>
        </w:rPr>
        <w:t>.</w:t>
      </w:r>
      <w:r w:rsidR="008D573D" w:rsidRPr="00767A80">
        <w:rPr>
          <w:rFonts w:ascii="Times New Roman" w:eastAsia="Calibri" w:hAnsi="Times New Roman" w:cs="Times New Roman"/>
          <w:sz w:val="24"/>
          <w:szCs w:val="24"/>
        </w:rPr>
        <w:t xml:space="preserve"> </w:t>
      </w:r>
      <w:r w:rsidR="00A1213B" w:rsidRPr="00767A80">
        <w:rPr>
          <w:rFonts w:ascii="Times New Roman" w:eastAsia="Calibri" w:hAnsi="Times New Roman" w:cs="Times New Roman"/>
          <w:sz w:val="24"/>
          <w:szCs w:val="24"/>
        </w:rPr>
        <w:t xml:space="preserve">Interestingly, we find little evidence of non-linear selection gradients reflecting stabilizing or </w:t>
      </w:r>
      <w:del w:id="438" w:author="Amy Angert" w:date="2023-05-22T12:22:00Z">
        <w:r w:rsidR="00A1213B" w:rsidRPr="00767A80" w:rsidDel="004C4F52">
          <w:rPr>
            <w:rFonts w:ascii="Times New Roman" w:eastAsia="Calibri" w:hAnsi="Times New Roman" w:cs="Times New Roman"/>
            <w:sz w:val="24"/>
            <w:szCs w:val="24"/>
          </w:rPr>
          <w:delText xml:space="preserve">divergent  </w:delText>
        </w:r>
      </w:del>
      <w:ins w:id="439" w:author="Amy Angert" w:date="2023-05-22T12:22:00Z">
        <w:r w:rsidR="004C4F52">
          <w:rPr>
            <w:rFonts w:ascii="Times New Roman" w:eastAsia="Calibri" w:hAnsi="Times New Roman" w:cs="Times New Roman"/>
            <w:sz w:val="24"/>
            <w:szCs w:val="24"/>
          </w:rPr>
          <w:t>disruptive</w:t>
        </w:r>
        <w:r w:rsidR="004C4F52" w:rsidRPr="00767A80">
          <w:rPr>
            <w:rFonts w:ascii="Times New Roman" w:eastAsia="Calibri" w:hAnsi="Times New Roman" w:cs="Times New Roman"/>
            <w:sz w:val="24"/>
            <w:szCs w:val="24"/>
          </w:rPr>
          <w:t xml:space="preserve">  </w:t>
        </w:r>
      </w:ins>
      <w:r w:rsidR="00A1213B" w:rsidRPr="00767A80">
        <w:rPr>
          <w:rFonts w:ascii="Times New Roman" w:eastAsia="Calibri" w:hAnsi="Times New Roman" w:cs="Times New Roman"/>
          <w:sz w:val="24"/>
          <w:szCs w:val="24"/>
        </w:rPr>
        <w:t>selection, however we cannot rule out the potential for higher order polynomial or non-parametric relationships (Weis et al</w:t>
      </w:r>
      <w:ins w:id="440" w:author="celphin@student.ubc.ca" w:date="2023-05-22T11:16:00Z">
        <w:r w:rsidR="00E125E4">
          <w:rPr>
            <w:rFonts w:ascii="Times New Roman" w:eastAsia="Calibri" w:hAnsi="Times New Roman" w:cs="Times New Roman"/>
            <w:sz w:val="24"/>
            <w:szCs w:val="24"/>
          </w:rPr>
          <w:t>.</w:t>
        </w:r>
      </w:ins>
      <w:r w:rsidR="00A1213B" w:rsidRPr="00767A80">
        <w:rPr>
          <w:rFonts w:ascii="Times New Roman" w:eastAsia="Calibri" w:hAnsi="Times New Roman" w:cs="Times New Roman"/>
          <w:sz w:val="24"/>
          <w:szCs w:val="24"/>
        </w:rPr>
        <w:t xml:space="preserve"> 2014).</w:t>
      </w:r>
      <w:del w:id="441" w:author="Amy Angert" w:date="2023-05-22T12:22:00Z">
        <w:r w:rsidR="00A1213B" w:rsidRPr="00767A80" w:rsidDel="004C4F52">
          <w:rPr>
            <w:rFonts w:ascii="Times New Roman" w:eastAsia="Calibri" w:hAnsi="Times New Roman" w:cs="Times New Roman"/>
            <w:sz w:val="24"/>
            <w:szCs w:val="24"/>
          </w:rPr>
          <w:delText xml:space="preserve"> </w:delText>
        </w:r>
      </w:del>
      <w:r w:rsidR="00A1213B" w:rsidRPr="00767A80">
        <w:rPr>
          <w:rFonts w:ascii="Times New Roman" w:eastAsia="Calibri" w:hAnsi="Times New Roman" w:cs="Times New Roman"/>
          <w:sz w:val="24"/>
          <w:szCs w:val="24"/>
        </w:rPr>
        <w:t xml:space="preserve"> R</w:t>
      </w:r>
      <w:r w:rsidR="000021C1" w:rsidRPr="00767A80">
        <w:rPr>
          <w:rFonts w:ascii="Times New Roman" w:eastAsia="Calibri" w:hAnsi="Times New Roman" w:cs="Times New Roman"/>
          <w:sz w:val="24"/>
          <w:szCs w:val="24"/>
        </w:rPr>
        <w:t xml:space="preserve">eproductive fitness is just one component of the plant's life cycle and does not always correlate with changes in population growth or species relative abundances (Iler 2019). </w:t>
      </w:r>
      <w:r w:rsidR="008D573D" w:rsidRPr="00767A80">
        <w:rPr>
          <w:rFonts w:ascii="Times New Roman" w:eastAsia="Calibri" w:hAnsi="Times New Roman" w:cs="Times New Roman"/>
          <w:sz w:val="24"/>
          <w:szCs w:val="24"/>
        </w:rPr>
        <w:t>Furthermore,</w:t>
      </w:r>
      <w:r w:rsidR="0013408B" w:rsidRPr="00767A80">
        <w:rPr>
          <w:rFonts w:ascii="Times New Roman" w:eastAsia="Calibri" w:hAnsi="Times New Roman" w:cs="Times New Roman"/>
          <w:sz w:val="24"/>
          <w:szCs w:val="24"/>
        </w:rPr>
        <w:t xml:space="preserve"> selection may be dependent on the environmental context of flowering </w:t>
      </w:r>
      <w:r w:rsidR="008D573D" w:rsidRPr="00767A80">
        <w:rPr>
          <w:rFonts w:ascii="Times New Roman" w:eastAsia="Calibri" w:hAnsi="Times New Roman" w:cs="Times New Roman"/>
          <w:sz w:val="24"/>
          <w:szCs w:val="24"/>
        </w:rPr>
        <w:t>individuals</w:t>
      </w:r>
      <w:r w:rsidR="0013408B" w:rsidRPr="00767A80">
        <w:rPr>
          <w:rFonts w:ascii="Times New Roman" w:eastAsia="Calibri" w:hAnsi="Times New Roman" w:cs="Times New Roman"/>
          <w:sz w:val="24"/>
          <w:szCs w:val="24"/>
        </w:rPr>
        <w:t xml:space="preserve"> (microhabitat quality</w:t>
      </w:r>
      <w:r w:rsidR="008D573D" w:rsidRPr="00767A80">
        <w:rPr>
          <w:rFonts w:ascii="Times New Roman" w:eastAsia="Calibri" w:hAnsi="Times New Roman" w:cs="Times New Roman"/>
          <w:sz w:val="24"/>
          <w:szCs w:val="24"/>
        </w:rPr>
        <w:t xml:space="preserve"> etc.</w:t>
      </w:r>
      <w:r w:rsidR="0013408B" w:rsidRPr="00767A80">
        <w:rPr>
          <w:rFonts w:ascii="Times New Roman" w:eastAsia="Calibri" w:hAnsi="Times New Roman" w:cs="Times New Roman"/>
          <w:sz w:val="24"/>
          <w:szCs w:val="24"/>
        </w:rPr>
        <w:t>)</w:t>
      </w:r>
      <w:r w:rsidR="00256452" w:rsidRPr="00767A80">
        <w:rPr>
          <w:rFonts w:ascii="Times New Roman" w:eastAsia="Calibri" w:hAnsi="Times New Roman" w:cs="Times New Roman"/>
          <w:sz w:val="24"/>
          <w:szCs w:val="24"/>
        </w:rPr>
        <w:t xml:space="preserve"> (</w:t>
      </w:r>
      <w:r w:rsidR="000021C1" w:rsidRPr="00767A80">
        <w:rPr>
          <w:rFonts w:ascii="Times New Roman" w:eastAsia="Calibri" w:hAnsi="Times New Roman" w:cs="Times New Roman"/>
          <w:sz w:val="24"/>
          <w:szCs w:val="24"/>
        </w:rPr>
        <w:t>Austen et al</w:t>
      </w:r>
      <w:ins w:id="442" w:author="celphin@student.ubc.ca" w:date="2023-05-22T11:16:00Z">
        <w:r w:rsidR="00E125E4">
          <w:rPr>
            <w:rFonts w:ascii="Times New Roman" w:eastAsia="Calibri" w:hAnsi="Times New Roman" w:cs="Times New Roman"/>
            <w:sz w:val="24"/>
            <w:szCs w:val="24"/>
          </w:rPr>
          <w:t>.</w:t>
        </w:r>
      </w:ins>
      <w:r w:rsidR="000021C1" w:rsidRPr="00767A80">
        <w:rPr>
          <w:rFonts w:ascii="Times New Roman" w:eastAsia="Calibri" w:hAnsi="Times New Roman" w:cs="Times New Roman"/>
          <w:sz w:val="24"/>
          <w:szCs w:val="24"/>
        </w:rPr>
        <w:t xml:space="preserve"> 2017). W</w:t>
      </w:r>
      <w:r w:rsidR="008D573D" w:rsidRPr="00767A80">
        <w:rPr>
          <w:rFonts w:ascii="Times New Roman" w:eastAsia="Calibri" w:hAnsi="Times New Roman" w:cs="Times New Roman"/>
          <w:sz w:val="24"/>
          <w:szCs w:val="24"/>
        </w:rPr>
        <w:t xml:space="preserve">hile we do not have information on individual level microenvironment, model </w:t>
      </w:r>
      <w:r w:rsidR="00815CB4">
        <w:rPr>
          <w:rFonts w:ascii="Times New Roman" w:eastAsia="Calibri" w:hAnsi="Times New Roman" w:cs="Times New Roman"/>
          <w:sz w:val="24"/>
          <w:szCs w:val="24"/>
        </w:rPr>
        <w:t>hyper</w:t>
      </w:r>
      <w:r w:rsidR="008D573D" w:rsidRPr="00767A80">
        <w:rPr>
          <w:rFonts w:ascii="Times New Roman" w:eastAsia="Calibri" w:hAnsi="Times New Roman" w:cs="Times New Roman"/>
          <w:sz w:val="24"/>
          <w:szCs w:val="24"/>
        </w:rPr>
        <w:t>parameters showed</w:t>
      </w:r>
      <w:r w:rsidR="00200516" w:rsidRPr="00767A80">
        <w:rPr>
          <w:rFonts w:ascii="Times New Roman" w:eastAsia="Calibri" w:hAnsi="Times New Roman" w:cs="Times New Roman"/>
          <w:sz w:val="24"/>
          <w:szCs w:val="24"/>
        </w:rPr>
        <w:t xml:space="preserve"> </w:t>
      </w:r>
      <w:r w:rsidR="008D573D" w:rsidRPr="00767A80">
        <w:rPr>
          <w:rFonts w:ascii="Times New Roman" w:eastAsia="Calibri" w:hAnsi="Times New Roman" w:cs="Times New Roman"/>
          <w:sz w:val="24"/>
          <w:szCs w:val="24"/>
        </w:rPr>
        <w:t>that intraspecific variation among individuals was much higher for reproductive output than for flowering phenology, suggesting that environmental or other contexts of individuals (age, size</w:t>
      </w:r>
      <w:r w:rsidR="000021C1" w:rsidRPr="00767A80">
        <w:rPr>
          <w:rFonts w:ascii="Times New Roman" w:eastAsia="Calibri" w:hAnsi="Times New Roman" w:cs="Times New Roman"/>
          <w:sz w:val="24"/>
          <w:szCs w:val="24"/>
        </w:rPr>
        <w:t xml:space="preserve">, </w:t>
      </w:r>
      <w:commentRangeStart w:id="443"/>
      <w:r w:rsidR="000021C1" w:rsidRPr="00767A80">
        <w:rPr>
          <w:rFonts w:ascii="Times New Roman" w:eastAsia="Calibri" w:hAnsi="Times New Roman" w:cs="Times New Roman"/>
          <w:sz w:val="24"/>
          <w:szCs w:val="24"/>
        </w:rPr>
        <w:t>pollinator availability</w:t>
      </w:r>
      <w:r w:rsidR="008D573D" w:rsidRPr="00767A80">
        <w:rPr>
          <w:rFonts w:ascii="Times New Roman" w:eastAsia="Calibri" w:hAnsi="Times New Roman" w:cs="Times New Roman"/>
          <w:sz w:val="24"/>
          <w:szCs w:val="24"/>
        </w:rPr>
        <w:t xml:space="preserve"> etc</w:t>
      </w:r>
      <w:r w:rsidR="000021C1" w:rsidRPr="00767A80">
        <w:rPr>
          <w:rFonts w:ascii="Times New Roman" w:eastAsia="Calibri" w:hAnsi="Times New Roman" w:cs="Times New Roman"/>
          <w:sz w:val="24"/>
          <w:szCs w:val="24"/>
        </w:rPr>
        <w:t>.</w:t>
      </w:r>
      <w:r w:rsidR="008D573D" w:rsidRPr="00767A80">
        <w:rPr>
          <w:rFonts w:ascii="Times New Roman" w:eastAsia="Calibri" w:hAnsi="Times New Roman" w:cs="Times New Roman"/>
          <w:sz w:val="24"/>
          <w:szCs w:val="24"/>
        </w:rPr>
        <w:t xml:space="preserve">) play an important role in their reproductive </w:t>
      </w:r>
      <w:r w:rsidR="000021C1" w:rsidRPr="00767A80">
        <w:rPr>
          <w:rFonts w:ascii="Times New Roman" w:eastAsia="Calibri" w:hAnsi="Times New Roman" w:cs="Times New Roman"/>
          <w:sz w:val="24"/>
          <w:szCs w:val="24"/>
        </w:rPr>
        <w:t>fitness</w:t>
      </w:r>
      <w:commentRangeEnd w:id="443"/>
      <w:r w:rsidR="0050237B">
        <w:rPr>
          <w:rStyle w:val="CommentReference"/>
        </w:rPr>
        <w:commentReference w:id="443"/>
      </w:r>
      <w:r w:rsidR="008D573D" w:rsidRPr="00767A80">
        <w:rPr>
          <w:rFonts w:ascii="Times New Roman" w:eastAsia="Calibri" w:hAnsi="Times New Roman" w:cs="Times New Roman"/>
          <w:sz w:val="24"/>
          <w:szCs w:val="24"/>
        </w:rPr>
        <w:t>.</w:t>
      </w:r>
      <w:r w:rsidR="000021C1" w:rsidRPr="00767A80">
        <w:rPr>
          <w:rFonts w:ascii="Times New Roman" w:eastAsia="Calibri" w:hAnsi="Times New Roman" w:cs="Times New Roman"/>
          <w:sz w:val="24"/>
          <w:szCs w:val="24"/>
        </w:rPr>
        <w:t xml:space="preserve"> This also corresponds with much lower explanatory power for reproductive fitness than phenology models. </w:t>
      </w:r>
      <w:r w:rsidR="008D573D" w:rsidRPr="00767A80">
        <w:rPr>
          <w:rFonts w:ascii="Times New Roman" w:eastAsia="Calibri" w:hAnsi="Times New Roman" w:cs="Times New Roman"/>
          <w:sz w:val="24"/>
          <w:szCs w:val="24"/>
        </w:rPr>
        <w:t xml:space="preserve">Rather, flowering phenology varied mostly between species </w:t>
      </w:r>
      <w:commentRangeStart w:id="444"/>
      <w:r w:rsidR="008D573D" w:rsidRPr="00767A80">
        <w:rPr>
          <w:rFonts w:ascii="Times New Roman" w:eastAsia="Calibri" w:hAnsi="Times New Roman" w:cs="Times New Roman"/>
          <w:sz w:val="24"/>
          <w:szCs w:val="24"/>
        </w:rPr>
        <w:t>over time (i.e. intra-annually</w:t>
      </w:r>
      <w:del w:id="445" w:author="Amy Angert" w:date="2023-06-02T14:47:00Z">
        <w:r w:rsidR="008D573D" w:rsidRPr="00767A80">
          <w:rPr>
            <w:rFonts w:ascii="Times New Roman" w:eastAsia="Calibri" w:hAnsi="Times New Roman" w:cs="Times New Roman"/>
            <w:sz w:val="24"/>
            <w:szCs w:val="24"/>
          </w:rPr>
          <w:delText>),</w:delText>
        </w:r>
      </w:del>
      <w:ins w:id="446" w:author="Amy Angert" w:date="2023-06-02T14:47:00Z">
        <w:r w:rsidR="008D573D" w:rsidRPr="00767A80">
          <w:rPr>
            <w:rFonts w:ascii="Times New Roman" w:eastAsia="Calibri" w:hAnsi="Times New Roman" w:cs="Times New Roman"/>
            <w:sz w:val="24"/>
            <w:szCs w:val="24"/>
          </w:rPr>
          <w:t>)</w:t>
        </w:r>
        <w:commentRangeEnd w:id="444"/>
        <w:r w:rsidR="004C4F52">
          <w:rPr>
            <w:rStyle w:val="CommentReference"/>
          </w:rPr>
          <w:commentReference w:id="444"/>
        </w:r>
        <w:r w:rsidR="008D573D" w:rsidRPr="00767A80">
          <w:rPr>
            <w:rFonts w:ascii="Times New Roman" w:eastAsia="Calibri" w:hAnsi="Times New Roman" w:cs="Times New Roman"/>
            <w:sz w:val="24"/>
            <w:szCs w:val="24"/>
          </w:rPr>
          <w:t>,</w:t>
        </w:r>
      </w:ins>
      <w:r w:rsidR="008D573D" w:rsidRPr="00767A80">
        <w:rPr>
          <w:rFonts w:ascii="Times New Roman" w:eastAsia="Calibri" w:hAnsi="Times New Roman" w:cs="Times New Roman"/>
          <w:sz w:val="24"/>
          <w:szCs w:val="24"/>
        </w:rPr>
        <w:t xml:space="preserve"> reflecting a </w:t>
      </w:r>
      <w:r w:rsidR="000021C1" w:rsidRPr="00767A80">
        <w:rPr>
          <w:rFonts w:ascii="Times New Roman" w:eastAsia="Calibri" w:hAnsi="Times New Roman" w:cs="Times New Roman"/>
          <w:sz w:val="24"/>
          <w:szCs w:val="24"/>
        </w:rPr>
        <w:t xml:space="preserve">high </w:t>
      </w:r>
      <w:r w:rsidR="008D573D" w:rsidRPr="00767A80">
        <w:rPr>
          <w:rFonts w:ascii="Times New Roman" w:eastAsia="Calibri" w:hAnsi="Times New Roman" w:cs="Times New Roman"/>
          <w:sz w:val="24"/>
          <w:szCs w:val="24"/>
        </w:rPr>
        <w:t>level of macroclimatic control, which is consistent with modeled parameter estimates.</w:t>
      </w:r>
      <w:r w:rsidR="00200516" w:rsidRPr="00767A80">
        <w:rPr>
          <w:rFonts w:ascii="Times New Roman" w:eastAsia="Calibri" w:hAnsi="Times New Roman" w:cs="Times New Roman"/>
          <w:sz w:val="24"/>
          <w:szCs w:val="24"/>
        </w:rPr>
        <w:t xml:space="preserve"> Despite these caveats, </w:t>
      </w:r>
      <w:del w:id="447" w:author="Amy Angert" w:date="2023-05-22T12:23:00Z">
        <w:r w:rsidR="0020178C" w:rsidRPr="00767A80" w:rsidDel="004C4F52">
          <w:rPr>
            <w:rFonts w:ascii="Times New Roman" w:eastAsia="Calibri" w:hAnsi="Times New Roman" w:cs="Times New Roman"/>
            <w:sz w:val="24"/>
            <w:szCs w:val="24"/>
          </w:rPr>
          <w:delText xml:space="preserve">long term, </w:delText>
        </w:r>
      </w:del>
      <w:r w:rsidR="00200516" w:rsidRPr="00767A80">
        <w:rPr>
          <w:rFonts w:ascii="Times New Roman" w:eastAsia="Calibri" w:hAnsi="Times New Roman" w:cs="Times New Roman"/>
          <w:sz w:val="24"/>
          <w:szCs w:val="24"/>
        </w:rPr>
        <w:t xml:space="preserve">positive fitness outcomes for earlier flowering </w:t>
      </w:r>
      <w:r w:rsidR="0020178C" w:rsidRPr="00767A80">
        <w:rPr>
          <w:rFonts w:ascii="Times New Roman" w:eastAsia="Calibri" w:hAnsi="Times New Roman" w:cs="Times New Roman"/>
          <w:sz w:val="24"/>
          <w:szCs w:val="24"/>
        </w:rPr>
        <w:t xml:space="preserve">individuals under warming highlights </w:t>
      </w:r>
      <w:commentRangeStart w:id="448"/>
      <w:r w:rsidR="0020178C" w:rsidRPr="00767A80">
        <w:rPr>
          <w:rFonts w:ascii="Times New Roman" w:eastAsia="Calibri" w:hAnsi="Times New Roman" w:cs="Times New Roman"/>
          <w:sz w:val="24"/>
          <w:szCs w:val="24"/>
        </w:rPr>
        <w:t>the</w:t>
      </w:r>
      <w:r w:rsidR="00200516" w:rsidRPr="00767A80">
        <w:rPr>
          <w:rFonts w:ascii="Times New Roman" w:eastAsia="Calibri" w:hAnsi="Times New Roman" w:cs="Times New Roman"/>
          <w:sz w:val="24"/>
          <w:szCs w:val="24"/>
        </w:rPr>
        <w:t xml:space="preserve"> </w:t>
      </w:r>
      <w:r w:rsidR="0020178C" w:rsidRPr="00767A80">
        <w:rPr>
          <w:rFonts w:ascii="Times New Roman" w:eastAsia="Calibri" w:hAnsi="Times New Roman" w:cs="Times New Roman"/>
          <w:sz w:val="24"/>
          <w:szCs w:val="24"/>
        </w:rPr>
        <w:t xml:space="preserve">adaptive capacity </w:t>
      </w:r>
      <w:commentRangeEnd w:id="448"/>
      <w:r w:rsidR="004C4F52">
        <w:rPr>
          <w:rStyle w:val="CommentReference"/>
        </w:rPr>
        <w:commentReference w:id="448"/>
      </w:r>
      <w:r w:rsidR="0020178C" w:rsidRPr="00767A80">
        <w:rPr>
          <w:rFonts w:ascii="Times New Roman" w:eastAsia="Calibri" w:hAnsi="Times New Roman" w:cs="Times New Roman"/>
          <w:sz w:val="24"/>
          <w:szCs w:val="24"/>
        </w:rPr>
        <w:t>of these temperature</w:t>
      </w:r>
      <w:ins w:id="449" w:author="Amy Angert" w:date="2023-05-22T12:23:00Z">
        <w:r w:rsidR="004C4F52">
          <w:rPr>
            <w:rFonts w:ascii="Times New Roman" w:eastAsia="Calibri" w:hAnsi="Times New Roman" w:cs="Times New Roman"/>
            <w:sz w:val="24"/>
            <w:szCs w:val="24"/>
          </w:rPr>
          <w:t>-</w:t>
        </w:r>
      </w:ins>
      <w:del w:id="450" w:author="Amy Angert" w:date="2023-05-22T12:23:00Z">
        <w:r w:rsidR="0020178C" w:rsidRPr="00767A80" w:rsidDel="004C4F52">
          <w:rPr>
            <w:rFonts w:ascii="Times New Roman" w:eastAsia="Calibri" w:hAnsi="Times New Roman" w:cs="Times New Roman"/>
            <w:sz w:val="24"/>
            <w:szCs w:val="24"/>
          </w:rPr>
          <w:delText xml:space="preserve"> </w:delText>
        </w:r>
      </w:del>
      <w:r w:rsidR="0020178C" w:rsidRPr="00767A80">
        <w:rPr>
          <w:rFonts w:ascii="Times New Roman" w:eastAsia="Calibri" w:hAnsi="Times New Roman" w:cs="Times New Roman"/>
          <w:sz w:val="24"/>
          <w:szCs w:val="24"/>
        </w:rPr>
        <w:t xml:space="preserve">sensitive tundra species and may </w:t>
      </w:r>
      <w:r w:rsidR="000021C1" w:rsidRPr="00767A80">
        <w:rPr>
          <w:rFonts w:ascii="Times New Roman" w:eastAsia="Calibri" w:hAnsi="Times New Roman" w:cs="Times New Roman"/>
          <w:sz w:val="24"/>
          <w:szCs w:val="24"/>
        </w:rPr>
        <w:t xml:space="preserve">reduce </w:t>
      </w:r>
      <w:r w:rsidR="0020178C" w:rsidRPr="00767A80">
        <w:rPr>
          <w:rFonts w:ascii="Times New Roman" w:eastAsia="Calibri" w:hAnsi="Times New Roman" w:cs="Times New Roman"/>
          <w:sz w:val="24"/>
          <w:szCs w:val="24"/>
        </w:rPr>
        <w:t>the need for</w:t>
      </w:r>
      <w:r w:rsidR="000021C1" w:rsidRPr="00767A80">
        <w:rPr>
          <w:rFonts w:ascii="Times New Roman" w:eastAsia="Calibri" w:hAnsi="Times New Roman" w:cs="Times New Roman"/>
          <w:sz w:val="24"/>
          <w:szCs w:val="24"/>
        </w:rPr>
        <w:t xml:space="preserve"> alternate </w:t>
      </w:r>
      <w:r w:rsidR="0020178C" w:rsidRPr="00767A80">
        <w:rPr>
          <w:rFonts w:ascii="Times New Roman" w:eastAsia="Calibri" w:hAnsi="Times New Roman" w:cs="Times New Roman"/>
          <w:sz w:val="24"/>
          <w:szCs w:val="24"/>
        </w:rPr>
        <w:t xml:space="preserve">intervention strategies such as assisted migration of southern populations. </w:t>
      </w:r>
    </w:p>
    <w:p w14:paraId="1229F05A" w14:textId="452BBD7D" w:rsidR="006C4BC2" w:rsidRPr="00767A80" w:rsidRDefault="006C4BC2" w:rsidP="00A0344C">
      <w:pPr>
        <w:spacing w:line="480" w:lineRule="auto"/>
        <w:jc w:val="both"/>
        <w:rPr>
          <w:rFonts w:ascii="Times New Roman" w:eastAsia="Calibri" w:hAnsi="Times New Roman" w:cs="Times New Roman"/>
          <w:sz w:val="24"/>
          <w:szCs w:val="24"/>
        </w:rPr>
      </w:pPr>
    </w:p>
    <w:p w14:paraId="1956F34B" w14:textId="7F96AFA1" w:rsidR="002601CF" w:rsidRPr="00767A80" w:rsidRDefault="00C2766B" w:rsidP="002601CF">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w:t>
      </w:r>
      <w:r w:rsidR="00C5417A" w:rsidRPr="00767A80">
        <w:rPr>
          <w:rFonts w:ascii="Times New Roman" w:eastAsia="Calibri" w:hAnsi="Times New Roman" w:cs="Times New Roman"/>
          <w:sz w:val="24"/>
          <w:szCs w:val="24"/>
        </w:rPr>
        <w:t>hile we find</w:t>
      </w:r>
      <w:r w:rsidRPr="00767A80">
        <w:rPr>
          <w:rFonts w:ascii="Times New Roman" w:eastAsia="Calibri" w:hAnsi="Times New Roman" w:cs="Times New Roman"/>
          <w:sz w:val="24"/>
          <w:szCs w:val="24"/>
        </w:rPr>
        <w:t xml:space="preserve"> strong</w:t>
      </w:r>
      <w:r w:rsidR="00C5417A" w:rsidRPr="00767A80">
        <w:rPr>
          <w:rFonts w:ascii="Times New Roman" w:eastAsia="Calibri" w:hAnsi="Times New Roman" w:cs="Times New Roman"/>
          <w:sz w:val="24"/>
          <w:szCs w:val="24"/>
        </w:rPr>
        <w:t xml:space="preserve"> evidenc</w:t>
      </w:r>
      <w:r w:rsidRPr="00767A80">
        <w:rPr>
          <w:rFonts w:ascii="Times New Roman" w:eastAsia="Calibri" w:hAnsi="Times New Roman" w:cs="Times New Roman"/>
          <w:sz w:val="24"/>
          <w:szCs w:val="24"/>
        </w:rPr>
        <w:t>e that warming temperatures are shifting phenology, and as a result, reproductive</w:t>
      </w:r>
      <w:r w:rsidR="00C5417A" w:rsidRPr="00767A80">
        <w:rPr>
          <w:rFonts w:ascii="Times New Roman" w:eastAsia="Calibri" w:hAnsi="Times New Roman" w:cs="Times New Roman"/>
          <w:sz w:val="24"/>
          <w:szCs w:val="24"/>
        </w:rPr>
        <w:t xml:space="preserve"> fitness, there are still many other ecological drivers a</w:t>
      </w:r>
      <w:r w:rsidRPr="00767A80">
        <w:rPr>
          <w:rFonts w:ascii="Times New Roman" w:eastAsia="Calibri" w:hAnsi="Times New Roman" w:cs="Times New Roman"/>
          <w:sz w:val="24"/>
          <w:szCs w:val="24"/>
        </w:rPr>
        <w:t>t</w:t>
      </w:r>
      <w:r w:rsidR="00C5417A" w:rsidRPr="00767A80">
        <w:rPr>
          <w:rFonts w:ascii="Times New Roman" w:eastAsia="Calibri" w:hAnsi="Times New Roman" w:cs="Times New Roman"/>
          <w:sz w:val="24"/>
          <w:szCs w:val="24"/>
        </w:rPr>
        <w:t xml:space="preserve"> play</w:t>
      </w:r>
      <w:r w:rsidRPr="00767A80">
        <w:rPr>
          <w:rFonts w:ascii="Times New Roman" w:eastAsia="Calibri" w:hAnsi="Times New Roman" w:cs="Times New Roman"/>
          <w:sz w:val="24"/>
          <w:szCs w:val="24"/>
        </w:rPr>
        <w:t xml:space="preserve"> in our system</w:t>
      </w:r>
      <w:r w:rsidR="00C5417A" w:rsidRPr="00767A80">
        <w:rPr>
          <w:rFonts w:ascii="Times New Roman" w:eastAsia="Calibri" w:hAnsi="Times New Roman" w:cs="Times New Roman"/>
          <w:sz w:val="24"/>
          <w:szCs w:val="24"/>
        </w:rPr>
        <w:t>.</w:t>
      </w:r>
      <w:r w:rsidR="002601CF" w:rsidRPr="00767A80">
        <w:rPr>
          <w:rFonts w:ascii="Times New Roman" w:eastAsia="Calibri" w:hAnsi="Times New Roman" w:cs="Times New Roman"/>
          <w:sz w:val="24"/>
          <w:szCs w:val="24"/>
        </w:rPr>
        <w:t xml:space="preserve"> M</w:t>
      </w:r>
      <w:r w:rsidRPr="00767A80">
        <w:rPr>
          <w:rFonts w:ascii="Times New Roman" w:eastAsia="Calibri" w:hAnsi="Times New Roman" w:cs="Times New Roman"/>
          <w:sz w:val="24"/>
          <w:szCs w:val="24"/>
        </w:rPr>
        <w:t xml:space="preserve">ore recent work at the Alexandra Fiord </w:t>
      </w:r>
      <w:r w:rsidR="002601CF" w:rsidRPr="00767A80">
        <w:rPr>
          <w:rFonts w:ascii="Times New Roman" w:eastAsia="Calibri" w:hAnsi="Times New Roman" w:cs="Times New Roman"/>
          <w:sz w:val="24"/>
          <w:szCs w:val="24"/>
        </w:rPr>
        <w:t>site has studied reproductive effort at the plot level by counting total flower densities per species in a 1</w:t>
      </w:r>
      <w:ins w:id="451" w:author="Henry, Greg" w:date="2023-06-03T23:26:00Z">
        <w:r w:rsidR="008F0C16">
          <w:rPr>
            <w:rFonts w:ascii="Times New Roman" w:eastAsia="Calibri" w:hAnsi="Times New Roman" w:cs="Times New Roman"/>
            <w:sz w:val="24"/>
            <w:szCs w:val="24"/>
          </w:rPr>
          <w:t xml:space="preserve"> </w:t>
        </w:r>
      </w:ins>
      <w:r w:rsidR="002601CF" w:rsidRPr="00767A80">
        <w:rPr>
          <w:rFonts w:ascii="Times New Roman" w:eastAsia="Calibri" w:hAnsi="Times New Roman" w:cs="Times New Roman"/>
          <w:sz w:val="24"/>
          <w:szCs w:val="24"/>
        </w:rPr>
        <w:t xml:space="preserve">x 1 m area (Frei and Henry 2021). Similarly, they found inconsistent direct effects of experimental warming on flowering densities (i.e. counts) of different species (positive, negative, and no effect). </w:t>
      </w:r>
      <w:r w:rsidRPr="00767A80">
        <w:rPr>
          <w:rFonts w:ascii="Times New Roman" w:eastAsia="Calibri" w:hAnsi="Times New Roman" w:cs="Times New Roman"/>
          <w:sz w:val="24"/>
          <w:szCs w:val="24"/>
        </w:rPr>
        <w:t>However, they</w:t>
      </w:r>
      <w:r w:rsidR="002601CF" w:rsidRPr="00767A80">
        <w:rPr>
          <w:rFonts w:ascii="Times New Roman" w:eastAsia="Calibri" w:hAnsi="Times New Roman" w:cs="Times New Roman"/>
          <w:sz w:val="24"/>
          <w:szCs w:val="24"/>
        </w:rPr>
        <w:t xml:space="preserve"> highlight that the effects of experimental warming on reproductive output </w:t>
      </w:r>
      <w:r w:rsidRPr="00767A80">
        <w:rPr>
          <w:rFonts w:ascii="Times New Roman" w:eastAsia="Calibri" w:hAnsi="Times New Roman" w:cs="Times New Roman"/>
          <w:sz w:val="24"/>
          <w:szCs w:val="24"/>
        </w:rPr>
        <w:t>can be</w:t>
      </w:r>
      <w:r w:rsidR="002601CF" w:rsidRPr="00767A80">
        <w:rPr>
          <w:rFonts w:ascii="Times New Roman" w:eastAsia="Calibri" w:hAnsi="Times New Roman" w:cs="Times New Roman"/>
          <w:sz w:val="24"/>
          <w:szCs w:val="24"/>
        </w:rPr>
        <w:t xml:space="preserve"> modulated by other environmental factors such as snowpack</w:t>
      </w:r>
      <w:r w:rsidR="00A05471" w:rsidRPr="00767A80">
        <w:rPr>
          <w:rFonts w:ascii="Times New Roman" w:eastAsia="Calibri" w:hAnsi="Times New Roman" w:cs="Times New Roman"/>
          <w:sz w:val="24"/>
          <w:szCs w:val="24"/>
        </w:rPr>
        <w:t xml:space="preserve"> </w:t>
      </w:r>
      <w:r w:rsidR="002601CF" w:rsidRPr="00767A80">
        <w:rPr>
          <w:rFonts w:ascii="Times New Roman" w:eastAsia="Calibri" w:hAnsi="Times New Roman" w:cs="Times New Roman"/>
          <w:sz w:val="24"/>
          <w:szCs w:val="24"/>
        </w:rPr>
        <w:t>(</w:t>
      </w:r>
      <w:commentRangeStart w:id="452"/>
      <w:r w:rsidR="002601CF" w:rsidRPr="00767A80">
        <w:rPr>
          <w:rFonts w:ascii="Times New Roman" w:eastAsia="Calibri" w:hAnsi="Times New Roman" w:cs="Times New Roman"/>
          <w:sz w:val="24"/>
          <w:szCs w:val="24"/>
        </w:rPr>
        <w:t>Frei and Henry 2021</w:t>
      </w:r>
      <w:commentRangeEnd w:id="452"/>
      <w:r w:rsidR="008F0C16">
        <w:rPr>
          <w:rStyle w:val="CommentReference"/>
        </w:rPr>
        <w:commentReference w:id="452"/>
      </w:r>
      <w:r w:rsidR="002601CF" w:rsidRPr="00767A80">
        <w:rPr>
          <w:rFonts w:ascii="Times New Roman" w:eastAsia="Calibri" w:hAnsi="Times New Roman" w:cs="Times New Roman"/>
          <w:sz w:val="24"/>
          <w:szCs w:val="24"/>
        </w:rPr>
        <w:t>).</w:t>
      </w:r>
      <w:r w:rsidRPr="00767A80">
        <w:rPr>
          <w:rFonts w:ascii="Times New Roman" w:eastAsia="Calibri" w:hAnsi="Times New Roman" w:cs="Times New Roman"/>
          <w:sz w:val="24"/>
          <w:szCs w:val="24"/>
        </w:rPr>
        <w:t xml:space="preserve"> </w:t>
      </w:r>
      <w:r w:rsidR="009D37AD" w:rsidRPr="00767A80">
        <w:rPr>
          <w:rFonts w:ascii="Times New Roman" w:eastAsia="Calibri" w:hAnsi="Times New Roman" w:cs="Times New Roman"/>
          <w:sz w:val="24"/>
          <w:szCs w:val="24"/>
        </w:rPr>
        <w:t xml:space="preserve">Our work adds to this understanding by showing how the indirect effects of warming via shifting phenology is what primarily drives changes in reproductive fitness within an individual plant. </w:t>
      </w:r>
      <w:r w:rsidRPr="00767A80">
        <w:rPr>
          <w:rFonts w:ascii="Times New Roman" w:eastAsia="Calibri" w:hAnsi="Times New Roman" w:cs="Times New Roman"/>
          <w:sz w:val="24"/>
          <w:szCs w:val="24"/>
        </w:rPr>
        <w:t xml:space="preserve">Similarly, Wipf (2010) finds that both phenology and fecundity of subarctic species were influenced by snowmelt date, particularly early in the growing season, whereas later </w:t>
      </w:r>
      <w:r w:rsidR="009D37AD" w:rsidRPr="00767A80">
        <w:rPr>
          <w:rFonts w:ascii="Times New Roman" w:eastAsia="Calibri" w:hAnsi="Times New Roman" w:cs="Times New Roman"/>
          <w:sz w:val="24"/>
          <w:szCs w:val="24"/>
        </w:rPr>
        <w:t>season phenophases were more driven</w:t>
      </w:r>
      <w:r w:rsidRPr="00767A80">
        <w:rPr>
          <w:rFonts w:ascii="Times New Roman" w:eastAsia="Calibri" w:hAnsi="Times New Roman" w:cs="Times New Roman"/>
          <w:sz w:val="24"/>
          <w:szCs w:val="24"/>
        </w:rPr>
        <w:t xml:space="preserve"> by temperature (i.e. GDDs)</w:t>
      </w:r>
      <w:r w:rsidR="009D37AD" w:rsidRPr="00767A80">
        <w:rPr>
          <w:rFonts w:ascii="Times New Roman" w:eastAsia="Calibri" w:hAnsi="Times New Roman" w:cs="Times New Roman"/>
          <w:sz w:val="24"/>
          <w:szCs w:val="24"/>
        </w:rPr>
        <w:t xml:space="preserve">. While we </w:t>
      </w:r>
      <w:del w:id="453" w:author="Henry, Greg" w:date="2023-06-03T23:31:00Z">
        <w:r w:rsidR="009D37AD" w:rsidRPr="00767A80" w:rsidDel="008F0C16">
          <w:rPr>
            <w:rFonts w:ascii="Times New Roman" w:eastAsia="Calibri" w:hAnsi="Times New Roman" w:cs="Times New Roman"/>
            <w:sz w:val="24"/>
            <w:szCs w:val="24"/>
          </w:rPr>
          <w:delText xml:space="preserve">don’t </w:delText>
        </w:r>
      </w:del>
      <w:ins w:id="454" w:author="Henry, Greg" w:date="2023-06-03T23:31:00Z">
        <w:r w:rsidR="008F0C16">
          <w:rPr>
            <w:rFonts w:ascii="Times New Roman" w:eastAsia="Calibri" w:hAnsi="Times New Roman" w:cs="Times New Roman"/>
            <w:sz w:val="24"/>
            <w:szCs w:val="24"/>
          </w:rPr>
          <w:t>did not</w:t>
        </w:r>
        <w:r w:rsidR="008F0C16" w:rsidRPr="00767A80">
          <w:rPr>
            <w:rFonts w:ascii="Times New Roman" w:eastAsia="Calibri" w:hAnsi="Times New Roman" w:cs="Times New Roman"/>
            <w:sz w:val="24"/>
            <w:szCs w:val="24"/>
          </w:rPr>
          <w:t xml:space="preserve"> </w:t>
        </w:r>
      </w:ins>
      <w:r w:rsidR="009D37AD" w:rsidRPr="00767A80">
        <w:rPr>
          <w:rFonts w:ascii="Times New Roman" w:eastAsia="Calibri" w:hAnsi="Times New Roman" w:cs="Times New Roman"/>
          <w:sz w:val="24"/>
          <w:szCs w:val="24"/>
        </w:rPr>
        <w:t>find strong effects of snowmelt date on fruit and flower production in our study, snowmelt date does influence flowering phenology, but only when combined with air temperature (Table 1).  Othe</w:t>
      </w:r>
      <w:r w:rsidR="00B3168F" w:rsidRPr="00767A80">
        <w:rPr>
          <w:rFonts w:ascii="Times New Roman" w:eastAsia="Calibri" w:hAnsi="Times New Roman" w:cs="Times New Roman"/>
          <w:sz w:val="24"/>
          <w:szCs w:val="24"/>
        </w:rPr>
        <w:t>r f</w:t>
      </w:r>
      <w:r w:rsidR="009D37AD" w:rsidRPr="00767A80">
        <w:rPr>
          <w:rFonts w:ascii="Times New Roman" w:eastAsia="Calibri" w:hAnsi="Times New Roman" w:cs="Times New Roman"/>
          <w:sz w:val="24"/>
          <w:szCs w:val="24"/>
        </w:rPr>
        <w:t xml:space="preserve">actors including changes in snowpack depth, </w:t>
      </w:r>
      <w:r w:rsidR="00B3168F" w:rsidRPr="00767A80">
        <w:rPr>
          <w:rFonts w:ascii="Times New Roman" w:eastAsia="Calibri" w:hAnsi="Times New Roman" w:cs="Times New Roman"/>
          <w:sz w:val="24"/>
          <w:szCs w:val="24"/>
        </w:rPr>
        <w:t xml:space="preserve">and </w:t>
      </w:r>
      <w:r w:rsidR="009D37AD" w:rsidRPr="00767A80">
        <w:rPr>
          <w:rFonts w:ascii="Times New Roman" w:eastAsia="Calibri" w:hAnsi="Times New Roman" w:cs="Times New Roman"/>
          <w:sz w:val="24"/>
          <w:szCs w:val="24"/>
        </w:rPr>
        <w:t>sea ice thaw</w:t>
      </w:r>
      <w:del w:id="455" w:author="Sarah Elmendorf" w:date="2023-05-15T13:43:00Z">
        <w:r w:rsidR="009D37AD" w:rsidRPr="00767A80" w:rsidDel="002958CA">
          <w:rPr>
            <w:rFonts w:ascii="Times New Roman" w:eastAsia="Calibri" w:hAnsi="Times New Roman" w:cs="Times New Roman"/>
            <w:sz w:val="24"/>
            <w:szCs w:val="24"/>
          </w:rPr>
          <w:delText>,</w:delText>
        </w:r>
        <w:r w:rsidR="00B3168F" w:rsidRPr="00767A80" w:rsidDel="002958CA">
          <w:rPr>
            <w:rFonts w:ascii="Times New Roman" w:eastAsia="Calibri" w:hAnsi="Times New Roman" w:cs="Times New Roman"/>
            <w:sz w:val="24"/>
            <w:szCs w:val="24"/>
          </w:rPr>
          <w:delText xml:space="preserve"> </w:delText>
        </w:r>
      </w:del>
      <w:ins w:id="456" w:author="Sarah Elmendorf" w:date="2023-05-15T13:43:00Z">
        <w:r w:rsidR="002958CA">
          <w:rPr>
            <w:rFonts w:ascii="Times New Roman" w:eastAsia="Calibri" w:hAnsi="Times New Roman" w:cs="Times New Roman"/>
            <w:sz w:val="24"/>
            <w:szCs w:val="24"/>
          </w:rPr>
          <w:t xml:space="preserve"> and</w:t>
        </w:r>
        <w:r w:rsidR="002958CA" w:rsidRPr="00767A80">
          <w:rPr>
            <w:rFonts w:ascii="Times New Roman" w:eastAsia="Calibri" w:hAnsi="Times New Roman" w:cs="Times New Roman"/>
            <w:sz w:val="24"/>
            <w:szCs w:val="24"/>
          </w:rPr>
          <w:t xml:space="preserve"> </w:t>
        </w:r>
      </w:ins>
      <w:r w:rsidR="00B3168F" w:rsidRPr="00767A80">
        <w:rPr>
          <w:rFonts w:ascii="Times New Roman" w:eastAsia="Calibri" w:hAnsi="Times New Roman" w:cs="Times New Roman"/>
          <w:sz w:val="24"/>
          <w:szCs w:val="24"/>
        </w:rPr>
        <w:t>extent</w:t>
      </w:r>
      <w:ins w:id="457" w:author="Amy Angert" w:date="2023-05-22T12:28:00Z">
        <w:r w:rsidR="000E59FC">
          <w:rPr>
            <w:rFonts w:ascii="Times New Roman" w:eastAsia="Calibri" w:hAnsi="Times New Roman" w:cs="Times New Roman"/>
            <w:sz w:val="24"/>
            <w:szCs w:val="24"/>
          </w:rPr>
          <w:t>,</w:t>
        </w:r>
      </w:ins>
      <w:r w:rsidR="00B3168F" w:rsidRPr="00767A80">
        <w:rPr>
          <w:rFonts w:ascii="Times New Roman" w:eastAsia="Calibri" w:hAnsi="Times New Roman" w:cs="Times New Roman"/>
          <w:sz w:val="24"/>
          <w:szCs w:val="24"/>
        </w:rPr>
        <w:t xml:space="preserve"> </w:t>
      </w:r>
      <w:r w:rsidR="009D37AD" w:rsidRPr="00767A80">
        <w:rPr>
          <w:rFonts w:ascii="Times New Roman" w:eastAsia="Calibri" w:hAnsi="Times New Roman" w:cs="Times New Roman"/>
          <w:sz w:val="24"/>
          <w:szCs w:val="24"/>
        </w:rPr>
        <w:t>require further consideration</w:t>
      </w:r>
      <w:r w:rsidR="00B3168F" w:rsidRPr="00767A80">
        <w:rPr>
          <w:rFonts w:ascii="Times New Roman" w:eastAsia="Calibri" w:hAnsi="Times New Roman" w:cs="Times New Roman"/>
          <w:sz w:val="24"/>
          <w:szCs w:val="24"/>
        </w:rPr>
        <w:t xml:space="preserve"> (Assman et al</w:t>
      </w:r>
      <w:ins w:id="458" w:author="celphin@student.ubc.ca" w:date="2023-05-22T11:16:00Z">
        <w:r w:rsidR="00E125E4">
          <w:rPr>
            <w:rFonts w:ascii="Times New Roman" w:eastAsia="Calibri" w:hAnsi="Times New Roman" w:cs="Times New Roman"/>
            <w:sz w:val="24"/>
            <w:szCs w:val="24"/>
          </w:rPr>
          <w:t>.</w:t>
        </w:r>
      </w:ins>
      <w:r w:rsidR="00B3168F" w:rsidRPr="00767A80">
        <w:rPr>
          <w:rFonts w:ascii="Times New Roman" w:eastAsia="Calibri" w:hAnsi="Times New Roman" w:cs="Times New Roman"/>
          <w:sz w:val="24"/>
          <w:szCs w:val="24"/>
        </w:rPr>
        <w:t xml:space="preserve"> 2019). </w:t>
      </w:r>
    </w:p>
    <w:p w14:paraId="0854AE9E" w14:textId="77777777" w:rsidR="00B3168F" w:rsidRPr="00767A80" w:rsidRDefault="00B3168F" w:rsidP="002601CF">
      <w:pPr>
        <w:spacing w:line="480" w:lineRule="auto"/>
        <w:jc w:val="both"/>
        <w:rPr>
          <w:rFonts w:ascii="Times New Roman" w:eastAsia="Calibri" w:hAnsi="Times New Roman" w:cs="Times New Roman"/>
          <w:sz w:val="24"/>
          <w:szCs w:val="24"/>
        </w:rPr>
      </w:pPr>
    </w:p>
    <w:p w14:paraId="1C1729F9" w14:textId="4B66EBE3" w:rsidR="000021C1" w:rsidRPr="00767A80" w:rsidRDefault="000021C1" w:rsidP="000021C1">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In conclusion</w:t>
      </w:r>
      <w:r w:rsidRPr="00767A80">
        <w:rPr>
          <w:rFonts w:ascii="Times New Roman" w:eastAsia="Calibri" w:hAnsi="Times New Roman" w:cs="Times New Roman"/>
          <w:b/>
          <w:sz w:val="24"/>
          <w:szCs w:val="24"/>
        </w:rPr>
        <w:t xml:space="preserve">, </w:t>
      </w:r>
      <w:r w:rsidRPr="00767A80">
        <w:rPr>
          <w:rFonts w:ascii="Times New Roman" w:eastAsia="Calibri" w:hAnsi="Times New Roman" w:cs="Times New Roman"/>
          <w:sz w:val="24"/>
          <w:szCs w:val="24"/>
        </w:rPr>
        <w:t xml:space="preserve">this work provides important insights into </w:t>
      </w:r>
      <w:r w:rsidR="00767A80" w:rsidRPr="00767A80">
        <w:rPr>
          <w:rFonts w:ascii="Times New Roman" w:eastAsia="Calibri" w:hAnsi="Times New Roman" w:cs="Times New Roman"/>
          <w:sz w:val="24"/>
          <w:szCs w:val="24"/>
        </w:rPr>
        <w:t>both estimated and predicted</w:t>
      </w:r>
      <w:r w:rsidRPr="00767A80">
        <w:rPr>
          <w:rFonts w:ascii="Times New Roman" w:eastAsia="Calibri" w:hAnsi="Times New Roman" w:cs="Times New Roman"/>
          <w:sz w:val="24"/>
          <w:szCs w:val="24"/>
        </w:rPr>
        <w:t xml:space="preserve"> </w:t>
      </w:r>
      <w:r w:rsidR="00A1213B" w:rsidRPr="00767A80">
        <w:rPr>
          <w:rFonts w:ascii="Times New Roman" w:eastAsia="Calibri" w:hAnsi="Times New Roman" w:cs="Times New Roman"/>
          <w:sz w:val="24"/>
          <w:szCs w:val="24"/>
        </w:rPr>
        <w:t xml:space="preserve">fitness </w:t>
      </w:r>
      <w:r w:rsidRPr="00767A80">
        <w:rPr>
          <w:rFonts w:ascii="Times New Roman" w:eastAsia="Calibri" w:hAnsi="Times New Roman" w:cs="Times New Roman"/>
          <w:sz w:val="24"/>
          <w:szCs w:val="24"/>
        </w:rPr>
        <w:t xml:space="preserve">consequences of phenological shifts in a warming Arctic </w:t>
      </w:r>
      <w:r w:rsidR="00767A80" w:rsidRPr="00767A80">
        <w:rPr>
          <w:rFonts w:ascii="Times New Roman" w:eastAsia="Calibri" w:hAnsi="Times New Roman" w:cs="Times New Roman"/>
          <w:sz w:val="24"/>
          <w:szCs w:val="24"/>
        </w:rPr>
        <w:t>over multi-decadal time scales. In b</w:t>
      </w:r>
      <w:r w:rsidR="00A1213B" w:rsidRPr="00767A80">
        <w:rPr>
          <w:rFonts w:ascii="Times New Roman" w:eastAsia="Calibri" w:hAnsi="Times New Roman" w:cs="Times New Roman"/>
          <w:sz w:val="24"/>
          <w:szCs w:val="24"/>
        </w:rPr>
        <w:t>oth current (1990s-2020s) and future climate</w:t>
      </w:r>
      <w:r w:rsidR="00767A80" w:rsidRPr="00767A80">
        <w:rPr>
          <w:rFonts w:ascii="Times New Roman" w:eastAsia="Calibri" w:hAnsi="Times New Roman" w:cs="Times New Roman"/>
          <w:sz w:val="24"/>
          <w:szCs w:val="24"/>
        </w:rPr>
        <w:t xml:space="preserve"> scenarios, we can expect earlier flowerin</w:t>
      </w:r>
      <w:r w:rsidR="00487DE8">
        <w:rPr>
          <w:rFonts w:ascii="Times New Roman" w:eastAsia="Calibri" w:hAnsi="Times New Roman" w:cs="Times New Roman"/>
          <w:sz w:val="24"/>
          <w:szCs w:val="24"/>
        </w:rPr>
        <w:t>g to benefit plant reproduction</w:t>
      </w:r>
      <w:r w:rsidR="00767A80" w:rsidRPr="00767A80">
        <w:rPr>
          <w:rFonts w:ascii="Times New Roman" w:eastAsia="Calibri" w:hAnsi="Times New Roman" w:cs="Times New Roman"/>
          <w:sz w:val="24"/>
          <w:szCs w:val="24"/>
        </w:rPr>
        <w:t xml:space="preserve">. </w:t>
      </w:r>
      <w:r w:rsidR="00767A80" w:rsidRPr="00767A80">
        <w:rPr>
          <w:rFonts w:ascii="Times New Roman" w:hAnsi="Times New Roman" w:cs="Times New Roman"/>
          <w:sz w:val="24"/>
          <w:szCs w:val="24"/>
        </w:rPr>
        <w:t>Thus</w:t>
      </w:r>
      <w:ins w:id="459" w:author="celphin@student.ubc.ca" w:date="2023-05-22T11:05:00Z">
        <w:r w:rsidR="003E03A0">
          <w:rPr>
            <w:rFonts w:ascii="Times New Roman" w:hAnsi="Times New Roman" w:cs="Times New Roman"/>
            <w:sz w:val="24"/>
            <w:szCs w:val="24"/>
          </w:rPr>
          <w:t>,</w:t>
        </w:r>
      </w:ins>
      <w:r w:rsidR="00767A80" w:rsidRPr="00767A80">
        <w:rPr>
          <w:rFonts w:ascii="Times New Roman" w:hAnsi="Times New Roman" w:cs="Times New Roman"/>
          <w:sz w:val="24"/>
          <w:szCs w:val="24"/>
        </w:rPr>
        <w:t xml:space="preserve"> flowering phenology may act as an important mechanism by which tundra plant populations </w:t>
      </w:r>
      <w:ins w:id="460" w:author="Amy Angert" w:date="2023-05-22T12:29:00Z">
        <w:r w:rsidR="000E59FC">
          <w:rPr>
            <w:rFonts w:ascii="Times New Roman" w:hAnsi="Times New Roman" w:cs="Times New Roman"/>
            <w:sz w:val="24"/>
            <w:szCs w:val="24"/>
          </w:rPr>
          <w:t xml:space="preserve">acclimate or </w:t>
        </w:r>
      </w:ins>
      <w:r w:rsidR="00767A80" w:rsidRPr="00767A80">
        <w:rPr>
          <w:rFonts w:ascii="Times New Roman" w:hAnsi="Times New Roman" w:cs="Times New Roman"/>
          <w:sz w:val="24"/>
          <w:szCs w:val="24"/>
        </w:rPr>
        <w:t>adapt to changing environmental conditions</w:t>
      </w:r>
      <w:del w:id="461" w:author="Sarah Elmendorf" w:date="2023-05-15T13:44:00Z">
        <w:r w:rsidR="00767A80" w:rsidRPr="00767A80" w:rsidDel="002958CA">
          <w:rPr>
            <w:rFonts w:ascii="Times New Roman" w:hAnsi="Times New Roman" w:cs="Times New Roman"/>
            <w:sz w:val="24"/>
            <w:szCs w:val="24"/>
          </w:rPr>
          <w:delText>, allowing it to serve as an important proxy for potential adaptive capacity, not only trait plasticity</w:delText>
        </w:r>
      </w:del>
      <w:commentRangeStart w:id="462"/>
      <w:commentRangeStart w:id="463"/>
      <w:commentRangeStart w:id="464"/>
      <w:commentRangeStart w:id="465"/>
      <w:commentRangeStart w:id="466"/>
      <w:r w:rsidR="00767A80" w:rsidRPr="00767A80">
        <w:rPr>
          <w:rFonts w:ascii="Times New Roman" w:hAnsi="Times New Roman" w:cs="Times New Roman"/>
          <w:sz w:val="24"/>
          <w:szCs w:val="24"/>
        </w:rPr>
        <w:t>.</w:t>
      </w:r>
      <w:r w:rsidR="00487DE8">
        <w:rPr>
          <w:rFonts w:ascii="Times New Roman" w:hAnsi="Times New Roman" w:cs="Times New Roman"/>
          <w:sz w:val="24"/>
          <w:szCs w:val="24"/>
        </w:rPr>
        <w:t xml:space="preserve"> However</w:t>
      </w:r>
      <w:ins w:id="467" w:author="Amy Angert" w:date="2023-05-22T12:29:00Z">
        <w:r w:rsidR="000E59FC">
          <w:rPr>
            <w:rFonts w:ascii="Times New Roman" w:hAnsi="Times New Roman" w:cs="Times New Roman"/>
            <w:sz w:val="24"/>
            <w:szCs w:val="24"/>
          </w:rPr>
          <w:t>,</w:t>
        </w:r>
      </w:ins>
      <w:r w:rsidR="00487DE8">
        <w:rPr>
          <w:rFonts w:ascii="Times New Roman" w:hAnsi="Times New Roman" w:cs="Times New Roman"/>
          <w:sz w:val="24"/>
          <w:szCs w:val="24"/>
        </w:rPr>
        <w:t xml:space="preserve"> under </w:t>
      </w:r>
      <w:r w:rsidR="00487DE8">
        <w:rPr>
          <w:rFonts w:ascii="Times New Roman" w:hAnsi="Times New Roman" w:cs="Times New Roman"/>
          <w:sz w:val="24"/>
          <w:szCs w:val="24"/>
        </w:rPr>
        <w:lastRenderedPageBreak/>
        <w:t xml:space="preserve">increasingly warm conditions (+3, +5C above </w:t>
      </w:r>
      <w:r w:rsidR="00354445">
        <w:rPr>
          <w:rFonts w:ascii="Times New Roman" w:hAnsi="Times New Roman" w:cs="Times New Roman"/>
          <w:sz w:val="24"/>
          <w:szCs w:val="24"/>
        </w:rPr>
        <w:t>historic</w:t>
      </w:r>
      <w:r w:rsidR="00487DE8">
        <w:rPr>
          <w:rFonts w:ascii="Times New Roman" w:hAnsi="Times New Roman" w:cs="Times New Roman"/>
          <w:sz w:val="24"/>
          <w:szCs w:val="24"/>
        </w:rPr>
        <w:t>)</w:t>
      </w:r>
      <w:r w:rsidR="00354445">
        <w:rPr>
          <w:rFonts w:ascii="Times New Roman" w:hAnsi="Times New Roman" w:cs="Times New Roman"/>
          <w:sz w:val="24"/>
          <w:szCs w:val="24"/>
        </w:rPr>
        <w:t xml:space="preserve">, the direct effect of warming on reproductive output may outpace the benefit of advancing phenology. </w:t>
      </w:r>
      <w:commentRangeEnd w:id="462"/>
      <w:r w:rsidR="00354445">
        <w:rPr>
          <w:rStyle w:val="CommentReference"/>
        </w:rPr>
        <w:commentReference w:id="462"/>
      </w:r>
      <w:commentRangeEnd w:id="463"/>
      <w:r w:rsidR="002958CA">
        <w:rPr>
          <w:rStyle w:val="CommentReference"/>
        </w:rPr>
        <w:commentReference w:id="463"/>
      </w:r>
      <w:commentRangeEnd w:id="464"/>
      <w:r w:rsidR="002958CA">
        <w:rPr>
          <w:rStyle w:val="CommentReference"/>
        </w:rPr>
        <w:commentReference w:id="464"/>
      </w:r>
      <w:commentRangeEnd w:id="465"/>
      <w:r w:rsidR="003E03A0">
        <w:rPr>
          <w:rStyle w:val="CommentReference"/>
        </w:rPr>
        <w:commentReference w:id="465"/>
      </w:r>
      <w:commentRangeEnd w:id="466"/>
      <w:r w:rsidR="00E125E4">
        <w:rPr>
          <w:rStyle w:val="CommentReference"/>
        </w:rPr>
        <w:commentReference w:id="466"/>
      </w:r>
      <w:r w:rsidR="00767A80" w:rsidRPr="00767A80">
        <w:rPr>
          <w:rFonts w:ascii="Times New Roman" w:eastAsia="Calibri" w:hAnsi="Times New Roman" w:cs="Times New Roman"/>
          <w:sz w:val="24"/>
          <w:szCs w:val="24"/>
        </w:rPr>
        <w:t xml:space="preserve">These findings have important implications for predicting the impacts of climate change on Arctic ecosystems. Further research is needed to determine how these changes in fitness as a result of advancing phenology will scale up to changes in </w:t>
      </w:r>
      <w:ins w:id="468" w:author="celphin@student.ubc.ca" w:date="2023-05-22T11:03:00Z">
        <w:r w:rsidR="003E03A0">
          <w:rPr>
            <w:rFonts w:ascii="Times New Roman" w:eastAsia="Calibri" w:hAnsi="Times New Roman" w:cs="Times New Roman"/>
            <w:sz w:val="24"/>
            <w:szCs w:val="24"/>
          </w:rPr>
          <w:t xml:space="preserve">the </w:t>
        </w:r>
      </w:ins>
      <w:r w:rsidR="00767A80" w:rsidRPr="00767A80">
        <w:rPr>
          <w:rFonts w:ascii="Times New Roman" w:eastAsia="Calibri" w:hAnsi="Times New Roman" w:cs="Times New Roman"/>
          <w:sz w:val="24"/>
          <w:szCs w:val="24"/>
        </w:rPr>
        <w:t xml:space="preserve">abundance of tundra species. </w:t>
      </w:r>
    </w:p>
    <w:p w14:paraId="6CB0354B" w14:textId="77777777" w:rsidR="006478AE" w:rsidRPr="00767A80" w:rsidRDefault="006478AE"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 </w:t>
      </w:r>
      <w:commentRangeStart w:id="469"/>
      <w:r w:rsidRPr="00767A80">
        <w:rPr>
          <w:rFonts w:ascii="Times New Roman" w:eastAsia="Calibri" w:hAnsi="Times New Roman" w:cs="Times New Roman"/>
          <w:b/>
          <w:sz w:val="24"/>
          <w:szCs w:val="24"/>
        </w:rPr>
        <w:t>References</w:t>
      </w:r>
      <w:commentRangeEnd w:id="469"/>
      <w:r w:rsidRPr="00767A80">
        <w:rPr>
          <w:rStyle w:val="CommentReference"/>
          <w:rFonts w:ascii="Times New Roman" w:hAnsi="Times New Roman" w:cs="Times New Roman"/>
          <w:sz w:val="24"/>
          <w:szCs w:val="24"/>
        </w:rPr>
        <w:commentReference w:id="469"/>
      </w:r>
    </w:p>
    <w:p w14:paraId="611F9176" w14:textId="131C56AD" w:rsidR="006478AE" w:rsidRPr="00767A80" w:rsidRDefault="006478AE" w:rsidP="00A0344C">
      <w:pPr>
        <w:spacing w:line="480" w:lineRule="auto"/>
        <w:jc w:val="both"/>
        <w:rPr>
          <w:rFonts w:ascii="Times New Roman" w:eastAsia="Calibri" w:hAnsi="Times New Roman" w:cs="Times New Roman"/>
          <w:b/>
          <w:sz w:val="24"/>
          <w:szCs w:val="24"/>
        </w:rPr>
      </w:pPr>
    </w:p>
    <w:p w14:paraId="2BB39868" w14:textId="23EA9AE3" w:rsidR="006478AE" w:rsidRPr="00767A80" w:rsidRDefault="006478AE" w:rsidP="00A0344C">
      <w:pPr>
        <w:spacing w:line="480" w:lineRule="auto"/>
        <w:jc w:val="both"/>
        <w:rPr>
          <w:rFonts w:ascii="Times New Roman" w:eastAsia="Calibri" w:hAnsi="Times New Roman" w:cs="Times New Roman"/>
          <w:b/>
          <w:sz w:val="24"/>
          <w:szCs w:val="24"/>
        </w:rPr>
      </w:pPr>
    </w:p>
    <w:p w14:paraId="7A44B1EB" w14:textId="386A7673" w:rsidR="006478AE" w:rsidRPr="00767A80" w:rsidRDefault="006478AE" w:rsidP="00A0344C">
      <w:pPr>
        <w:spacing w:line="480" w:lineRule="auto"/>
        <w:jc w:val="both"/>
        <w:rPr>
          <w:rFonts w:ascii="Times New Roman" w:eastAsia="Calibri" w:hAnsi="Times New Roman" w:cs="Times New Roman"/>
          <w:b/>
          <w:sz w:val="24"/>
          <w:szCs w:val="24"/>
        </w:rPr>
      </w:pPr>
    </w:p>
    <w:p w14:paraId="674EF590" w14:textId="5B2F82B5" w:rsidR="006478AE" w:rsidRPr="00767A80" w:rsidRDefault="006478AE" w:rsidP="00A0344C">
      <w:pPr>
        <w:spacing w:line="480" w:lineRule="auto"/>
        <w:jc w:val="both"/>
        <w:rPr>
          <w:rFonts w:ascii="Times New Roman" w:eastAsia="Calibri" w:hAnsi="Times New Roman" w:cs="Times New Roman"/>
          <w:b/>
          <w:sz w:val="24"/>
          <w:szCs w:val="24"/>
        </w:rPr>
      </w:pPr>
    </w:p>
    <w:p w14:paraId="48B63B16" w14:textId="120592F6" w:rsidR="006478AE" w:rsidRPr="00767A80" w:rsidRDefault="006478AE" w:rsidP="00A0344C">
      <w:pPr>
        <w:spacing w:line="480" w:lineRule="auto"/>
        <w:jc w:val="both"/>
        <w:rPr>
          <w:rFonts w:ascii="Times New Roman" w:eastAsia="Calibri" w:hAnsi="Times New Roman" w:cs="Times New Roman"/>
          <w:b/>
          <w:sz w:val="24"/>
          <w:szCs w:val="24"/>
        </w:rPr>
      </w:pPr>
    </w:p>
    <w:p w14:paraId="7AE3A448" w14:textId="0A2251D9" w:rsidR="006478AE" w:rsidRPr="00767A80" w:rsidRDefault="006478AE" w:rsidP="00A0344C">
      <w:pPr>
        <w:spacing w:line="480" w:lineRule="auto"/>
        <w:jc w:val="both"/>
        <w:rPr>
          <w:rFonts w:ascii="Times New Roman" w:eastAsia="Calibri" w:hAnsi="Times New Roman" w:cs="Times New Roman"/>
          <w:b/>
          <w:sz w:val="24"/>
          <w:szCs w:val="24"/>
        </w:rPr>
      </w:pPr>
    </w:p>
    <w:p w14:paraId="61AAB6B0" w14:textId="6D2F7B5D" w:rsidR="006478AE" w:rsidRPr="00767A80" w:rsidRDefault="006478AE" w:rsidP="00A0344C">
      <w:pPr>
        <w:spacing w:line="480" w:lineRule="auto"/>
        <w:jc w:val="both"/>
        <w:rPr>
          <w:rFonts w:ascii="Times New Roman" w:eastAsia="Calibri" w:hAnsi="Times New Roman" w:cs="Times New Roman"/>
          <w:b/>
          <w:sz w:val="24"/>
          <w:szCs w:val="24"/>
        </w:rPr>
      </w:pPr>
    </w:p>
    <w:p w14:paraId="519CA189" w14:textId="00EDDD44" w:rsidR="006478AE" w:rsidRPr="00767A80" w:rsidRDefault="006478AE" w:rsidP="00A0344C">
      <w:pPr>
        <w:spacing w:line="480" w:lineRule="auto"/>
        <w:jc w:val="both"/>
        <w:rPr>
          <w:rFonts w:ascii="Times New Roman" w:eastAsia="Calibri" w:hAnsi="Times New Roman" w:cs="Times New Roman"/>
          <w:b/>
          <w:sz w:val="24"/>
          <w:szCs w:val="24"/>
        </w:rPr>
      </w:pPr>
    </w:p>
    <w:p w14:paraId="15CFECE0" w14:textId="7971DE2A" w:rsidR="006478AE" w:rsidRPr="00767A80" w:rsidRDefault="00AC7230"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inline distT="114300" distB="114300" distL="114300" distR="114300" wp14:anchorId="2064E300" wp14:editId="087F650C">
            <wp:extent cx="5943600" cy="5194300"/>
            <wp:effectExtent l="0" t="0" r="0" b="635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943600" cy="5194300"/>
                    </a:xfrm>
                    <a:prstGeom prst="rect">
                      <a:avLst/>
                    </a:prstGeom>
                    <a:ln/>
                  </pic:spPr>
                </pic:pic>
              </a:graphicData>
            </a:graphic>
          </wp:inline>
        </w:drawing>
      </w:r>
    </w:p>
    <w:p w14:paraId="2B98AC8C" w14:textId="35EA3E1A" w:rsidR="00C96047" w:rsidRPr="00767A80" w:rsidRDefault="001508B9" w:rsidP="00A0344C">
      <w:pPr>
        <w:spacing w:line="480" w:lineRule="auto"/>
        <w:jc w:val="both"/>
        <w:rPr>
          <w:rFonts w:ascii="Times New Roman" w:eastAsia="Calibri" w:hAnsi="Times New Roman" w:cs="Times New Roman"/>
          <w:b/>
          <w:sz w:val="24"/>
          <w:szCs w:val="24"/>
        </w:rPr>
      </w:pPr>
      <w:commentRangeStart w:id="470"/>
      <w:commentRangeStart w:id="471"/>
      <w:r w:rsidRPr="00767A80">
        <w:rPr>
          <w:rFonts w:ascii="Times New Roman" w:eastAsia="Calibri" w:hAnsi="Times New Roman" w:cs="Times New Roman"/>
          <w:b/>
          <w:sz w:val="24"/>
          <w:szCs w:val="24"/>
        </w:rPr>
        <w:t>Fig 1.</w:t>
      </w:r>
      <w:r w:rsidRPr="00767A80">
        <w:rPr>
          <w:rFonts w:ascii="Times New Roman" w:eastAsia="Calibri" w:hAnsi="Times New Roman" w:cs="Times New Roman"/>
          <w:sz w:val="24"/>
          <w:szCs w:val="24"/>
        </w:rPr>
        <w:t xml:space="preserve"> Circumpolar/boreal tundra species included in this study (also see Table </w:t>
      </w:r>
      <w:r w:rsidR="00D600AD" w:rsidRPr="00767A80">
        <w:rPr>
          <w:rFonts w:ascii="Times New Roman" w:eastAsia="Calibri" w:hAnsi="Times New Roman" w:cs="Times New Roman"/>
          <w:sz w:val="24"/>
          <w:szCs w:val="24"/>
        </w:rPr>
        <w:t>S1</w:t>
      </w:r>
      <w:r w:rsidRPr="00767A80">
        <w:rPr>
          <w:rFonts w:ascii="Times New Roman" w:eastAsia="Calibri" w:hAnsi="Times New Roman" w:cs="Times New Roman"/>
          <w:sz w:val="24"/>
          <w:szCs w:val="24"/>
        </w:rPr>
        <w:t xml:space="preserve">). Species from Daring Lake in left two columns and from Alexandra Fiord in right two columns. From top left counter-clockwise: </w:t>
      </w:r>
      <w:r w:rsidRPr="00767A80">
        <w:rPr>
          <w:rFonts w:ascii="Times New Roman" w:eastAsia="Calibri" w:hAnsi="Times New Roman" w:cs="Times New Roman"/>
          <w:i/>
          <w:sz w:val="24"/>
          <w:szCs w:val="24"/>
        </w:rPr>
        <w:t xml:space="preserve">Eriophorum vaginatum, Rhododendron tomentosum, Oxytropis nigrescens, Vaccinium vitis-idaea, Salix pulchra/planifolia, Betula glandulosa, Saxifraga tricuspidata. </w:t>
      </w:r>
      <w:r w:rsidRPr="00767A80">
        <w:rPr>
          <w:rFonts w:ascii="Times New Roman" w:eastAsia="Calibri" w:hAnsi="Times New Roman" w:cs="Times New Roman"/>
          <w:sz w:val="24"/>
          <w:szCs w:val="24"/>
        </w:rPr>
        <w:t xml:space="preserve">Photo credits: Karin Clark and Jacob W. Frank (Creative commons Attribution Generic 2.0 (Oxytropis)). From top right clockwise: </w:t>
      </w:r>
      <w:r w:rsidRPr="00767A80">
        <w:rPr>
          <w:rFonts w:ascii="Times New Roman" w:eastAsia="Calibri" w:hAnsi="Times New Roman" w:cs="Times New Roman"/>
          <w:i/>
          <w:sz w:val="24"/>
          <w:szCs w:val="24"/>
        </w:rPr>
        <w:t xml:space="preserve">Cassiope tetragona, Oxyria dignya, Dryas </w:t>
      </w:r>
      <w:ins w:id="472" w:author="celphin@student.ubc.ca" w:date="2023-05-22T10:52:00Z">
        <w:r w:rsidR="00A43813">
          <w:rPr>
            <w:rFonts w:ascii="Times New Roman" w:eastAsia="Calibri" w:hAnsi="Times New Roman" w:cs="Times New Roman"/>
            <w:i/>
            <w:sz w:val="24"/>
            <w:szCs w:val="24"/>
          </w:rPr>
          <w:t>i</w:t>
        </w:r>
      </w:ins>
      <w:del w:id="473" w:author="celphin@student.ubc.ca" w:date="2023-05-22T10:52:00Z">
        <w:r w:rsidRPr="00767A80">
          <w:rPr>
            <w:rFonts w:ascii="Times New Roman" w:eastAsia="Calibri" w:hAnsi="Times New Roman" w:cs="Times New Roman"/>
            <w:i/>
            <w:sz w:val="24"/>
            <w:szCs w:val="24"/>
          </w:rPr>
          <w:delText>I</w:delText>
        </w:r>
      </w:del>
      <w:r w:rsidRPr="00767A80">
        <w:rPr>
          <w:rFonts w:ascii="Times New Roman" w:eastAsia="Calibri" w:hAnsi="Times New Roman" w:cs="Times New Roman"/>
          <w:i/>
          <w:sz w:val="24"/>
          <w:szCs w:val="24"/>
        </w:rPr>
        <w:t xml:space="preserve">ntegrifolia, Papaver radicatum, </w:t>
      </w:r>
      <w:commentRangeStart w:id="474"/>
      <w:commentRangeStart w:id="475"/>
      <w:commentRangeStart w:id="476"/>
      <w:r w:rsidRPr="00767A80">
        <w:rPr>
          <w:rFonts w:ascii="Times New Roman" w:eastAsia="Calibri" w:hAnsi="Times New Roman" w:cs="Times New Roman"/>
          <w:i/>
          <w:sz w:val="24"/>
          <w:szCs w:val="24"/>
        </w:rPr>
        <w:t>Luzula confusa</w:t>
      </w:r>
      <w:commentRangeEnd w:id="474"/>
      <w:r w:rsidR="00707D6E" w:rsidRPr="00767A80">
        <w:rPr>
          <w:rStyle w:val="CommentReference"/>
          <w:rFonts w:ascii="Times New Roman" w:hAnsi="Times New Roman" w:cs="Times New Roman"/>
          <w:sz w:val="24"/>
          <w:szCs w:val="24"/>
        </w:rPr>
        <w:commentReference w:id="474"/>
      </w:r>
      <w:commentRangeEnd w:id="475"/>
      <w:r w:rsidR="00A43813">
        <w:rPr>
          <w:rStyle w:val="CommentReference"/>
        </w:rPr>
        <w:commentReference w:id="475"/>
      </w:r>
      <w:commentRangeEnd w:id="476"/>
      <w:r w:rsidR="00020685">
        <w:rPr>
          <w:rStyle w:val="CommentReference"/>
        </w:rPr>
        <w:commentReference w:id="476"/>
      </w:r>
      <w:r w:rsidRPr="00767A80">
        <w:rPr>
          <w:rFonts w:ascii="Times New Roman" w:eastAsia="Calibri" w:hAnsi="Times New Roman" w:cs="Times New Roman"/>
          <w:i/>
          <w:sz w:val="24"/>
          <w:szCs w:val="24"/>
        </w:rPr>
        <w:t xml:space="preserve">. </w:t>
      </w:r>
      <w:r w:rsidRPr="00767A80">
        <w:rPr>
          <w:rFonts w:ascii="Times New Roman" w:eastAsia="Calibri" w:hAnsi="Times New Roman" w:cs="Times New Roman"/>
          <w:sz w:val="24"/>
          <w:szCs w:val="24"/>
        </w:rPr>
        <w:t xml:space="preserve">Photo credits Nicola Rammell, Katriina O’Kane, Anne Bjorkman, and Erlend Bjoertvedt (Creative commons Attribution Share Alike 3.0 (Luzula)).  </w:t>
      </w:r>
      <w:commentRangeEnd w:id="470"/>
      <w:r w:rsidR="00D600AD" w:rsidRPr="00767A80">
        <w:rPr>
          <w:rStyle w:val="CommentReference"/>
          <w:rFonts w:ascii="Times New Roman" w:hAnsi="Times New Roman" w:cs="Times New Roman"/>
          <w:sz w:val="24"/>
          <w:szCs w:val="24"/>
        </w:rPr>
        <w:commentReference w:id="470"/>
      </w:r>
      <w:commentRangeEnd w:id="471"/>
      <w:r w:rsidR="00727461">
        <w:rPr>
          <w:rStyle w:val="CommentReference"/>
        </w:rPr>
        <w:commentReference w:id="471"/>
      </w:r>
    </w:p>
    <w:p w14:paraId="1B204157" w14:textId="77777777" w:rsidR="00C96047" w:rsidRPr="00767A80" w:rsidRDefault="001508B9" w:rsidP="00A0344C">
      <w:pPr>
        <w:widowControl w:val="0"/>
        <w:spacing w:line="480" w:lineRule="auto"/>
        <w:ind w:left="720"/>
        <w:rPr>
          <w:rFonts w:ascii="Times New Roman" w:eastAsia="Calibri" w:hAnsi="Times New Roman" w:cs="Times New Roman"/>
          <w:b/>
          <w:sz w:val="24"/>
          <w:szCs w:val="24"/>
        </w:rPr>
      </w:pPr>
      <w:r w:rsidRPr="00767A80">
        <w:rPr>
          <w:rFonts w:ascii="Times New Roman" w:hAnsi="Times New Roman" w:cs="Times New Roman"/>
          <w:noProof/>
          <w:sz w:val="24"/>
          <w:szCs w:val="24"/>
          <w:lang w:val="en-US"/>
        </w:rPr>
        <w:lastRenderedPageBreak/>
        <w:drawing>
          <wp:anchor distT="0" distB="0" distL="0" distR="0" simplePos="0" relativeHeight="251658240" behindDoc="0" locked="0" layoutInCell="1" hidden="0" allowOverlap="1" wp14:anchorId="454D0F64" wp14:editId="38544D10">
            <wp:simplePos x="0" y="0"/>
            <wp:positionH relativeFrom="column">
              <wp:posOffset>-238124</wp:posOffset>
            </wp:positionH>
            <wp:positionV relativeFrom="paragraph">
              <wp:posOffset>0</wp:posOffset>
            </wp:positionV>
            <wp:extent cx="6324600" cy="2477064"/>
            <wp:effectExtent l="0" t="0" r="0" b="0"/>
            <wp:wrapSquare wrapText="bothSides" distT="0" distB="0" distL="0" distR="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l="4345" t="23076" r="6570" b="14737"/>
                    <a:stretch>
                      <a:fillRect/>
                    </a:stretch>
                  </pic:blipFill>
                  <pic:spPr>
                    <a:xfrm>
                      <a:off x="0" y="0"/>
                      <a:ext cx="6324600" cy="2477064"/>
                    </a:xfrm>
                    <a:prstGeom prst="rect">
                      <a:avLst/>
                    </a:prstGeom>
                    <a:ln/>
                  </pic:spPr>
                </pic:pic>
              </a:graphicData>
            </a:graphic>
          </wp:anchor>
        </w:drawing>
      </w:r>
    </w:p>
    <w:p w14:paraId="3F776F36" w14:textId="3D827B5B" w:rsidR="00C96047" w:rsidRPr="00767A80" w:rsidRDefault="001508B9"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Fig 2</w:t>
      </w:r>
      <w:r w:rsidRPr="00767A80">
        <w:rPr>
          <w:rFonts w:ascii="Times New Roman" w:eastAsia="Calibri" w:hAnsi="Times New Roman" w:cs="Times New Roman"/>
          <w:sz w:val="24"/>
          <w:szCs w:val="24"/>
        </w:rPr>
        <w:t>. Structural equation meta-model with proposed relationships and specific parameters measured for each node of the model. Growing season=June-August and y=</w:t>
      </w:r>
      <w:del w:id="477" w:author="Amy Angert" w:date="2023-05-22T12:29:00Z">
        <w:r w:rsidRPr="00767A80" w:rsidDel="000E59FC">
          <w:rPr>
            <w:rFonts w:ascii="Times New Roman" w:eastAsia="Calibri" w:hAnsi="Times New Roman" w:cs="Times New Roman"/>
            <w:sz w:val="24"/>
            <w:szCs w:val="24"/>
          </w:rPr>
          <w:delText xml:space="preserve"> </w:delText>
        </w:r>
      </w:del>
      <w:r w:rsidRPr="00767A80">
        <w:rPr>
          <w:rFonts w:ascii="Times New Roman" w:eastAsia="Calibri" w:hAnsi="Times New Roman" w:cs="Times New Roman"/>
          <w:sz w:val="24"/>
          <w:szCs w:val="24"/>
        </w:rPr>
        <w:t xml:space="preserve">current year, y-1=previous year for the Daring Lake dataset. For the Alexandra Fiord dataset, we used the experimental warming effect (OTC vs CTL) as the climate parameter. Arrows indicating direct effects of climate are black and the arrow indicating indirect effects of climate via phenology shifts are red. </w:t>
      </w:r>
      <w:r w:rsidR="001A6B13" w:rsidRPr="00767A80">
        <w:rPr>
          <w:rFonts w:ascii="Times New Roman" w:eastAsia="Calibri" w:hAnsi="Times New Roman" w:cs="Times New Roman"/>
          <w:sz w:val="24"/>
          <w:szCs w:val="24"/>
        </w:rPr>
        <w:t xml:space="preserve">Black arrows were estimated with linear relationships and the red arrow was estimated with both linear and quadratic relationships. </w:t>
      </w:r>
    </w:p>
    <w:p w14:paraId="63F244D4" w14:textId="705985C9" w:rsidR="00C96047" w:rsidRPr="00767A80" w:rsidRDefault="00C96047" w:rsidP="00A0344C">
      <w:pPr>
        <w:spacing w:line="480" w:lineRule="auto"/>
        <w:jc w:val="both"/>
        <w:rPr>
          <w:rFonts w:ascii="Times New Roman" w:eastAsia="Calibri" w:hAnsi="Times New Roman" w:cs="Times New Roman"/>
          <w:sz w:val="24"/>
          <w:szCs w:val="24"/>
        </w:rPr>
      </w:pPr>
    </w:p>
    <w:p w14:paraId="356E6DFA" w14:textId="687DD055" w:rsidR="006478AE" w:rsidRPr="00767A80" w:rsidRDefault="006478AE" w:rsidP="00A0344C">
      <w:pPr>
        <w:spacing w:line="480" w:lineRule="auto"/>
        <w:jc w:val="both"/>
        <w:rPr>
          <w:rFonts w:ascii="Times New Roman" w:eastAsia="Calibri" w:hAnsi="Times New Roman" w:cs="Times New Roman"/>
          <w:sz w:val="24"/>
          <w:szCs w:val="24"/>
        </w:rPr>
      </w:pPr>
    </w:p>
    <w:p w14:paraId="3DAE35C7" w14:textId="5F51F885" w:rsidR="006478AE" w:rsidRPr="00767A80" w:rsidRDefault="006478AE" w:rsidP="00A0344C">
      <w:pPr>
        <w:spacing w:line="480" w:lineRule="auto"/>
        <w:jc w:val="both"/>
        <w:rPr>
          <w:rFonts w:ascii="Times New Roman" w:eastAsia="Calibri" w:hAnsi="Times New Roman" w:cs="Times New Roman"/>
          <w:sz w:val="24"/>
          <w:szCs w:val="24"/>
        </w:rPr>
      </w:pPr>
    </w:p>
    <w:p w14:paraId="66B7EF5D" w14:textId="3966B5F3" w:rsidR="006478AE" w:rsidRPr="00767A80" w:rsidRDefault="006478AE" w:rsidP="00A0344C">
      <w:pPr>
        <w:spacing w:line="480" w:lineRule="auto"/>
        <w:jc w:val="both"/>
        <w:rPr>
          <w:rFonts w:ascii="Times New Roman" w:eastAsia="Calibri" w:hAnsi="Times New Roman" w:cs="Times New Roman"/>
          <w:sz w:val="24"/>
          <w:szCs w:val="24"/>
        </w:rPr>
      </w:pPr>
    </w:p>
    <w:p w14:paraId="345F0C16" w14:textId="3D5F758B" w:rsidR="006478AE" w:rsidRPr="00767A80" w:rsidRDefault="006478AE" w:rsidP="00A0344C">
      <w:pPr>
        <w:spacing w:line="480" w:lineRule="auto"/>
        <w:jc w:val="both"/>
        <w:rPr>
          <w:rFonts w:ascii="Times New Roman" w:eastAsia="Calibri" w:hAnsi="Times New Roman" w:cs="Times New Roman"/>
          <w:sz w:val="24"/>
          <w:szCs w:val="24"/>
        </w:rPr>
      </w:pPr>
    </w:p>
    <w:p w14:paraId="122D2F43" w14:textId="6A7AE80B" w:rsidR="006478AE" w:rsidRPr="00767A80" w:rsidRDefault="006478AE" w:rsidP="00A0344C">
      <w:pPr>
        <w:spacing w:line="480" w:lineRule="auto"/>
        <w:jc w:val="both"/>
        <w:rPr>
          <w:rFonts w:ascii="Times New Roman" w:eastAsia="Calibri" w:hAnsi="Times New Roman" w:cs="Times New Roman"/>
          <w:sz w:val="24"/>
          <w:szCs w:val="24"/>
        </w:rPr>
      </w:pPr>
    </w:p>
    <w:p w14:paraId="0824CB83" w14:textId="5781D2BA" w:rsidR="006478AE" w:rsidRPr="00767A80" w:rsidRDefault="00FE13EE"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noProof/>
          <w:sz w:val="24"/>
          <w:szCs w:val="24"/>
          <w:lang w:val="en-US"/>
        </w:rPr>
        <w:lastRenderedPageBreak/>
        <mc:AlternateContent>
          <mc:Choice Requires="wps">
            <w:drawing>
              <wp:anchor distT="45720" distB="45720" distL="114300" distR="114300" simplePos="0" relativeHeight="251665408" behindDoc="0" locked="0" layoutInCell="1" allowOverlap="1" wp14:anchorId="53D69724" wp14:editId="42E7BBB1">
                <wp:simplePos x="0" y="0"/>
                <wp:positionH relativeFrom="column">
                  <wp:posOffset>1703994</wp:posOffset>
                </wp:positionH>
                <wp:positionV relativeFrom="paragraph">
                  <wp:posOffset>67368</wp:posOffset>
                </wp:positionV>
                <wp:extent cx="1129030" cy="1404620"/>
                <wp:effectExtent l="0" t="0" r="139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1404620"/>
                        </a:xfrm>
                        <a:prstGeom prst="rect">
                          <a:avLst/>
                        </a:prstGeom>
                        <a:noFill/>
                        <a:ln w="9525">
                          <a:solidFill>
                            <a:schemeClr val="bg1"/>
                          </a:solidFill>
                          <a:miter lim="800000"/>
                          <a:headEnd/>
                          <a:tailEnd/>
                        </a:ln>
                      </wps:spPr>
                      <wps:txbx>
                        <w:txbxContent>
                          <w:p w14:paraId="4B63AB75" w14:textId="59E3505C" w:rsidR="00A05471" w:rsidRPr="00184DEE" w:rsidRDefault="00A05471">
                            <w:pPr>
                              <w:rPr>
                                <w:sz w:val="18"/>
                              </w:rPr>
                            </w:pPr>
                            <w:r w:rsidRPr="00184DEE">
                              <w:rPr>
                                <w:sz w:val="18"/>
                              </w:rPr>
                              <w:t>y= 0.116x – 0.022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3D69724" id="_x0000_t202" coordsize="21600,21600" o:spt="202" path="m,l,21600r21600,l21600,xe">
                <v:stroke joinstyle="miter"/>
                <v:path gradientshapeok="t" o:connecttype="rect"/>
              </v:shapetype>
              <v:shape id="Text Box 2" o:spid="_x0000_s1026" type="#_x0000_t202" style="position:absolute;left:0;text-align:left;margin-left:134.15pt;margin-top:5.3pt;width:88.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" filled="f" strokecolor="white [3212]">
                <v:textbox style="mso-fit-shape-to-text:t">
                  <w:txbxContent>
                    <w:p w14:paraId="4B63AB75" w14:textId="59E3505C" w:rsidR="00A05471" w:rsidRPr="00184DEE" w:rsidRDefault="00A05471">
                      <w:pPr>
                        <w:rPr>
                          <w:sz w:val="18"/>
                        </w:rPr>
                      </w:pPr>
                      <w:r w:rsidRPr="00184DEE">
                        <w:rPr>
                          <w:sz w:val="18"/>
                        </w:rPr>
                        <w:t>y= 0.116x – 0.022</w:t>
                      </w:r>
                    </w:p>
                  </w:txbxContent>
                </v:textbox>
                <w10:wrap type="square"/>
              </v:shape>
            </w:pict>
          </mc:Fallback>
        </mc:AlternateContent>
      </w:r>
      <w:commentRangeStart w:id="478"/>
      <w:r w:rsidRPr="00767A80">
        <w:rPr>
          <w:rFonts w:ascii="Times New Roman" w:eastAsia="Calibri" w:hAnsi="Times New Roman" w:cs="Times New Roman"/>
          <w:noProof/>
          <w:sz w:val="24"/>
          <w:szCs w:val="24"/>
          <w:lang w:val="en-US"/>
        </w:rPr>
        <w:drawing>
          <wp:anchor distT="0" distB="0" distL="114300" distR="114300" simplePos="0" relativeHeight="251663360" behindDoc="1" locked="0" layoutInCell="1" allowOverlap="1" wp14:anchorId="53568A22" wp14:editId="09CDA989">
            <wp:simplePos x="0" y="0"/>
            <wp:positionH relativeFrom="column">
              <wp:posOffset>-125672</wp:posOffset>
            </wp:positionH>
            <wp:positionV relativeFrom="paragraph">
              <wp:posOffset>0</wp:posOffset>
            </wp:positionV>
            <wp:extent cx="5943600" cy="2971800"/>
            <wp:effectExtent l="0" t="0" r="0" b="0"/>
            <wp:wrapTight wrapText="bothSides">
              <wp:wrapPolygon edited="0">
                <wp:start x="0" y="0"/>
                <wp:lineTo x="0" y="21462"/>
                <wp:lineTo x="21531" y="21462"/>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14:sizeRelH relativeFrom="page">
              <wp14:pctWidth>0</wp14:pctWidth>
            </wp14:sizeRelH>
            <wp14:sizeRelV relativeFrom="page">
              <wp14:pctHeight>0</wp14:pctHeight>
            </wp14:sizeRelV>
          </wp:anchor>
        </w:drawing>
      </w:r>
      <w:commentRangeEnd w:id="478"/>
      <w:r w:rsidR="00FB6E9B">
        <w:rPr>
          <w:rStyle w:val="CommentReference"/>
        </w:rPr>
        <w:commentReference w:id="478"/>
      </w:r>
    </w:p>
    <w:p w14:paraId="2F41BF31" w14:textId="6C53475A" w:rsidR="00C96047" w:rsidRPr="00767A80" w:rsidRDefault="00FE13EE"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F</w:t>
      </w:r>
      <w:r w:rsidR="001508B9" w:rsidRPr="00767A80">
        <w:rPr>
          <w:rFonts w:ascii="Times New Roman" w:eastAsia="Calibri" w:hAnsi="Times New Roman" w:cs="Times New Roman"/>
          <w:b/>
          <w:sz w:val="24"/>
          <w:szCs w:val="24"/>
        </w:rPr>
        <w:t>ig 3</w:t>
      </w:r>
      <w:r w:rsidR="001508B9" w:rsidRPr="00767A80">
        <w:rPr>
          <w:rFonts w:ascii="Times New Roman" w:eastAsia="Calibri" w:hAnsi="Times New Roman" w:cs="Times New Roman"/>
          <w:sz w:val="24"/>
          <w:szCs w:val="24"/>
        </w:rPr>
        <w:t xml:space="preserve">. Baseline climate (temperature) data at Daring Lake (a) and Alexandra Fiord (b) over the respective study periods. a) Average growing season (June-Aug) air temperature at the site level (all plots, species) from 2001–2022 and b) </w:t>
      </w:r>
      <w:r w:rsidR="00F9116C" w:rsidRPr="00767A80">
        <w:rPr>
          <w:rFonts w:ascii="Times New Roman" w:eastAsia="Calibri" w:hAnsi="Times New Roman" w:cs="Times New Roman"/>
          <w:sz w:val="24"/>
          <w:szCs w:val="24"/>
        </w:rPr>
        <w:t>Average</w:t>
      </w:r>
      <w:r w:rsidR="001508B9" w:rsidRPr="00767A80">
        <w:rPr>
          <w:rFonts w:ascii="Times New Roman" w:eastAsia="Calibri" w:hAnsi="Times New Roman" w:cs="Times New Roman"/>
          <w:sz w:val="24"/>
          <w:szCs w:val="24"/>
        </w:rPr>
        <w:t xml:space="preserve"> air temperature differences</w:t>
      </w:r>
      <w:r w:rsidR="00F06DFE" w:rsidRPr="00767A80">
        <w:rPr>
          <w:rFonts w:ascii="Times New Roman" w:eastAsia="Calibri" w:hAnsi="Times New Roman" w:cs="Times New Roman"/>
          <w:sz w:val="24"/>
          <w:szCs w:val="24"/>
        </w:rPr>
        <w:t xml:space="preserve"> (i.e. Δ)</w:t>
      </w:r>
      <w:r w:rsidR="001508B9" w:rsidRPr="00767A80">
        <w:rPr>
          <w:rFonts w:ascii="Times New Roman" w:eastAsia="Calibri" w:hAnsi="Times New Roman" w:cs="Times New Roman"/>
          <w:sz w:val="24"/>
          <w:szCs w:val="24"/>
        </w:rPr>
        <w:t xml:space="preserve"> between warming (OTC) and control plots</w:t>
      </w:r>
      <w:r w:rsidR="00F9116C" w:rsidRPr="00767A80">
        <w:rPr>
          <w:rFonts w:ascii="Times New Roman" w:eastAsia="Calibri" w:hAnsi="Times New Roman" w:cs="Times New Roman"/>
          <w:sz w:val="24"/>
          <w:szCs w:val="24"/>
        </w:rPr>
        <w:t xml:space="preserve"> by calendar</w:t>
      </w:r>
      <w:r w:rsidR="00F06DFE" w:rsidRPr="00767A80">
        <w:rPr>
          <w:rFonts w:ascii="Times New Roman" w:eastAsia="Calibri" w:hAnsi="Times New Roman" w:cs="Times New Roman"/>
          <w:sz w:val="24"/>
          <w:szCs w:val="24"/>
        </w:rPr>
        <w:t xml:space="preserve"> </w:t>
      </w:r>
      <w:r w:rsidR="00F9116C" w:rsidRPr="00767A80">
        <w:rPr>
          <w:rFonts w:ascii="Times New Roman" w:eastAsia="Calibri" w:hAnsi="Times New Roman" w:cs="Times New Roman"/>
          <w:sz w:val="24"/>
          <w:szCs w:val="24"/>
        </w:rPr>
        <w:t>date (DOY)</w:t>
      </w:r>
      <w:r w:rsidR="001508B9" w:rsidRPr="00767A80">
        <w:rPr>
          <w:rFonts w:ascii="Times New Roman" w:eastAsia="Calibri" w:hAnsi="Times New Roman" w:cs="Times New Roman"/>
          <w:sz w:val="24"/>
          <w:szCs w:val="24"/>
        </w:rPr>
        <w:t xml:space="preserve"> </w:t>
      </w:r>
      <w:commentRangeStart w:id="479"/>
      <w:r w:rsidR="001508B9" w:rsidRPr="00767A80">
        <w:rPr>
          <w:rFonts w:ascii="Times New Roman" w:eastAsia="Calibri" w:hAnsi="Times New Roman" w:cs="Times New Roman"/>
          <w:sz w:val="24"/>
          <w:szCs w:val="24"/>
        </w:rPr>
        <w:t>across 2 growing seasons (2001, 2002</w:t>
      </w:r>
      <w:del w:id="480" w:author="Amy Angert" w:date="2023-06-02T14:47:00Z">
        <w:r w:rsidR="001508B9" w:rsidRPr="00767A80">
          <w:rPr>
            <w:rFonts w:ascii="Times New Roman" w:eastAsia="Calibri" w:hAnsi="Times New Roman" w:cs="Times New Roman"/>
            <w:sz w:val="24"/>
            <w:szCs w:val="24"/>
          </w:rPr>
          <w:delText>).</w:delText>
        </w:r>
      </w:del>
      <w:ins w:id="481" w:author="Amy Angert" w:date="2023-06-02T14:47:00Z">
        <w:r w:rsidR="001508B9" w:rsidRPr="00767A80">
          <w:rPr>
            <w:rFonts w:ascii="Times New Roman" w:eastAsia="Calibri" w:hAnsi="Times New Roman" w:cs="Times New Roman"/>
            <w:sz w:val="24"/>
            <w:szCs w:val="24"/>
          </w:rPr>
          <w:t>)</w:t>
        </w:r>
        <w:commentRangeEnd w:id="479"/>
        <w:r w:rsidR="00CD5C14">
          <w:rPr>
            <w:rStyle w:val="CommentReference"/>
          </w:rPr>
          <w:commentReference w:id="479"/>
        </w:r>
        <w:r w:rsidR="001508B9" w:rsidRPr="00767A80">
          <w:rPr>
            <w:rFonts w:ascii="Times New Roman" w:eastAsia="Calibri" w:hAnsi="Times New Roman" w:cs="Times New Roman"/>
            <w:sz w:val="24"/>
            <w:szCs w:val="24"/>
          </w:rPr>
          <w:t>.</w:t>
        </w:r>
      </w:ins>
      <w:r w:rsidR="001508B9" w:rsidRPr="00767A80">
        <w:rPr>
          <w:rFonts w:ascii="Times New Roman" w:eastAsia="Calibri" w:hAnsi="Times New Roman" w:cs="Times New Roman"/>
          <w:sz w:val="24"/>
          <w:szCs w:val="24"/>
        </w:rPr>
        <w:t xml:space="preserve"> </w:t>
      </w:r>
      <w:r w:rsidR="00F06DFE" w:rsidRPr="00767A80">
        <w:rPr>
          <w:rFonts w:ascii="Times New Roman" w:eastAsia="Calibri" w:hAnsi="Times New Roman" w:cs="Times New Roman"/>
          <w:sz w:val="24"/>
          <w:szCs w:val="24"/>
        </w:rPr>
        <w:t xml:space="preserve">Dotted black line indicates no difference in </w:t>
      </w:r>
      <w:r w:rsidR="00D968D3" w:rsidRPr="00767A80">
        <w:rPr>
          <w:rFonts w:ascii="Times New Roman" w:eastAsia="Calibri" w:hAnsi="Times New Roman" w:cs="Times New Roman"/>
          <w:sz w:val="24"/>
          <w:szCs w:val="24"/>
        </w:rPr>
        <w:t>temperature</w:t>
      </w:r>
      <w:r w:rsidR="00F06DFE" w:rsidRPr="00767A80">
        <w:rPr>
          <w:rFonts w:ascii="Times New Roman" w:eastAsia="Calibri" w:hAnsi="Times New Roman" w:cs="Times New Roman"/>
          <w:sz w:val="24"/>
          <w:szCs w:val="24"/>
        </w:rPr>
        <w:t xml:space="preserve"> between warming and control plots (i.e. 0), and dotted red line indicates the average difference in </w:t>
      </w:r>
      <w:r w:rsidR="00D968D3" w:rsidRPr="00767A80">
        <w:rPr>
          <w:rFonts w:ascii="Times New Roman" w:eastAsia="Calibri" w:hAnsi="Times New Roman" w:cs="Times New Roman"/>
          <w:sz w:val="24"/>
          <w:szCs w:val="24"/>
        </w:rPr>
        <w:t>temperature</w:t>
      </w:r>
      <w:r w:rsidR="00F06DFE" w:rsidRPr="00767A80">
        <w:rPr>
          <w:rFonts w:ascii="Times New Roman" w:eastAsia="Calibri" w:hAnsi="Times New Roman" w:cs="Times New Roman"/>
          <w:sz w:val="24"/>
          <w:szCs w:val="24"/>
        </w:rPr>
        <w:t xml:space="preserve"> between warming and control plots </w:t>
      </w:r>
      <w:r w:rsidR="00D968D3" w:rsidRPr="00767A80">
        <w:rPr>
          <w:rFonts w:ascii="Times New Roman" w:eastAsia="Calibri" w:hAnsi="Times New Roman" w:cs="Times New Roman"/>
          <w:sz w:val="24"/>
          <w:szCs w:val="24"/>
        </w:rPr>
        <w:t xml:space="preserve">across the growing seasons (~1.1°C). Best-fit lines (solid blue plus error) are plotted on raw data with the function ‘geom_smooth’ (method= a) lm, b) loess) in the R package ggplot2 (Wickham 2009). </w:t>
      </w:r>
      <w:r w:rsidR="006478AE" w:rsidRPr="00767A80">
        <w:rPr>
          <w:rFonts w:ascii="Times New Roman" w:eastAsia="Calibri" w:hAnsi="Times New Roman" w:cs="Times New Roman"/>
          <w:sz w:val="24"/>
          <w:szCs w:val="24"/>
        </w:rPr>
        <w:t xml:space="preserve">Ambient air temperature for Alexandra Fiord across </w:t>
      </w:r>
      <w:r w:rsidR="00F06DFE" w:rsidRPr="00767A80">
        <w:rPr>
          <w:rFonts w:ascii="Times New Roman" w:eastAsia="Calibri" w:hAnsi="Times New Roman" w:cs="Times New Roman"/>
          <w:sz w:val="24"/>
          <w:szCs w:val="24"/>
        </w:rPr>
        <w:t>all years of the time series</w:t>
      </w:r>
      <w:r w:rsidR="006478AE" w:rsidRPr="00767A80">
        <w:rPr>
          <w:rFonts w:ascii="Times New Roman" w:eastAsia="Calibri" w:hAnsi="Times New Roman" w:cs="Times New Roman"/>
          <w:sz w:val="24"/>
          <w:szCs w:val="24"/>
        </w:rPr>
        <w:t xml:space="preserve"> shown in Fig S1</w:t>
      </w:r>
      <w:r w:rsidR="00184DEE" w:rsidRPr="00767A80">
        <w:rPr>
          <w:rFonts w:ascii="Times New Roman" w:eastAsia="Calibri" w:hAnsi="Times New Roman" w:cs="Times New Roman"/>
          <w:sz w:val="24"/>
          <w:szCs w:val="24"/>
        </w:rPr>
        <w:t>b</w:t>
      </w:r>
      <w:r w:rsidR="006478AE" w:rsidRPr="00767A80">
        <w:rPr>
          <w:rFonts w:ascii="Times New Roman" w:eastAsia="Calibri" w:hAnsi="Times New Roman" w:cs="Times New Roman"/>
          <w:sz w:val="24"/>
          <w:szCs w:val="24"/>
        </w:rPr>
        <w:t xml:space="preserve">. </w:t>
      </w:r>
    </w:p>
    <w:p w14:paraId="08508AE7" w14:textId="6AF9267E"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3AEA6BD8" w14:textId="77777777" w:rsidR="00C5417A" w:rsidRPr="00767A80" w:rsidRDefault="00C5417A" w:rsidP="00A0344C">
      <w:pPr>
        <w:widowControl w:val="0"/>
        <w:spacing w:line="480" w:lineRule="auto"/>
        <w:jc w:val="both"/>
        <w:rPr>
          <w:rFonts w:ascii="Times New Roman" w:eastAsia="Calibri" w:hAnsi="Times New Roman" w:cs="Times New Roman"/>
          <w:b/>
          <w:sz w:val="24"/>
          <w:szCs w:val="24"/>
        </w:rPr>
      </w:pPr>
    </w:p>
    <w:p w14:paraId="449C2502" w14:textId="7838DD30" w:rsidR="00C5417A" w:rsidRPr="00767A80" w:rsidRDefault="00C5417A" w:rsidP="00A0344C">
      <w:pPr>
        <w:widowControl w:val="0"/>
        <w:spacing w:line="480" w:lineRule="auto"/>
        <w:jc w:val="both"/>
        <w:rPr>
          <w:rFonts w:ascii="Times New Roman" w:eastAsia="Calibri" w:hAnsi="Times New Roman" w:cs="Times New Roman"/>
          <w:b/>
          <w:sz w:val="24"/>
          <w:szCs w:val="24"/>
        </w:rPr>
      </w:pPr>
    </w:p>
    <w:p w14:paraId="282C6F57" w14:textId="77777777" w:rsidR="00AC7230" w:rsidRPr="00767A80" w:rsidRDefault="00AC7230" w:rsidP="00A0344C">
      <w:pPr>
        <w:widowControl w:val="0"/>
        <w:spacing w:line="480" w:lineRule="auto"/>
        <w:jc w:val="both"/>
        <w:rPr>
          <w:rFonts w:ascii="Times New Roman" w:eastAsia="Calibri" w:hAnsi="Times New Roman" w:cs="Times New Roman"/>
          <w:b/>
          <w:sz w:val="24"/>
          <w:szCs w:val="24"/>
        </w:rPr>
      </w:pPr>
    </w:p>
    <w:p w14:paraId="2DC671AD" w14:textId="43317D41" w:rsidR="00AC7230" w:rsidRPr="00767A80" w:rsidRDefault="00AC7230"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anchor distT="0" distB="0" distL="114300" distR="114300" simplePos="0" relativeHeight="251666432" behindDoc="1" locked="0" layoutInCell="1" allowOverlap="1" wp14:anchorId="4BBE1C3A" wp14:editId="2FDE68EB">
            <wp:simplePos x="0" y="0"/>
            <wp:positionH relativeFrom="column">
              <wp:posOffset>-232698</wp:posOffset>
            </wp:positionH>
            <wp:positionV relativeFrom="paragraph">
              <wp:posOffset>57</wp:posOffset>
            </wp:positionV>
            <wp:extent cx="6869245" cy="3865418"/>
            <wp:effectExtent l="0" t="0" r="8255" b="1905"/>
            <wp:wrapTight wrapText="bothSides">
              <wp:wrapPolygon edited="0">
                <wp:start x="0" y="0"/>
                <wp:lineTo x="0" y="21504"/>
                <wp:lineTo x="21566" y="21504"/>
                <wp:lineTo x="21566" y="0"/>
                <wp:lineTo x="0" y="0"/>
              </wp:wrapPolygon>
            </wp:wrapTight>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Fig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69245" cy="3865418"/>
                    </a:xfrm>
                    <a:prstGeom prst="rect">
                      <a:avLst/>
                    </a:prstGeom>
                  </pic:spPr>
                </pic:pic>
              </a:graphicData>
            </a:graphic>
            <wp14:sizeRelH relativeFrom="page">
              <wp14:pctWidth>0</wp14:pctWidth>
            </wp14:sizeRelH>
            <wp14:sizeRelV relativeFrom="page">
              <wp14:pctHeight>0</wp14:pctHeight>
            </wp14:sizeRelV>
          </wp:anchor>
        </w:drawing>
      </w:r>
    </w:p>
    <w:p w14:paraId="14ED7A11" w14:textId="46B9109A" w:rsidR="00C96047" w:rsidRPr="00767A80" w:rsidRDefault="001508B9" w:rsidP="00A0344C">
      <w:pPr>
        <w:widowControl w:val="0"/>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b/>
          <w:sz w:val="24"/>
          <w:szCs w:val="24"/>
        </w:rPr>
        <w:t xml:space="preserve">Fig 4. </w:t>
      </w:r>
      <w:r w:rsidRPr="00767A80">
        <w:rPr>
          <w:rFonts w:ascii="Times New Roman" w:eastAsia="Calibri" w:hAnsi="Times New Roman" w:cs="Times New Roman"/>
          <w:sz w:val="24"/>
          <w:szCs w:val="24"/>
        </w:rPr>
        <w:t>Results of Hierarchical Bayesian multivariate models (i.e. Bayesian SEMs) corresponding to Figure 2 for each site and reproductive fitness metric a, b) flower number, c, d) fruit number. Climate parameters included in each model are indicated on arrows (</w:t>
      </w:r>
      <w:commentRangeStart w:id="482"/>
      <w:commentRangeStart w:id="483"/>
      <w:r w:rsidRPr="00767A80">
        <w:rPr>
          <w:rFonts w:ascii="Times New Roman" w:eastAsia="Calibri" w:hAnsi="Times New Roman" w:cs="Times New Roman"/>
          <w:sz w:val="24"/>
          <w:szCs w:val="24"/>
        </w:rPr>
        <w:t>Temp= average growing season temp</w:t>
      </w:r>
      <w:r w:rsidR="00A05A1A" w:rsidRPr="00767A80">
        <w:rPr>
          <w:rFonts w:ascii="Times New Roman" w:eastAsia="Calibri" w:hAnsi="Times New Roman" w:cs="Times New Roman"/>
          <w:sz w:val="24"/>
          <w:szCs w:val="24"/>
        </w:rPr>
        <w:t>erature</w:t>
      </w:r>
      <w:r w:rsidRPr="00767A80">
        <w:rPr>
          <w:rFonts w:ascii="Times New Roman" w:eastAsia="Calibri" w:hAnsi="Times New Roman" w:cs="Times New Roman"/>
          <w:sz w:val="24"/>
          <w:szCs w:val="24"/>
        </w:rPr>
        <w:t xml:space="preserve"> in the current year, Tempt-1 = average growing season temp</w:t>
      </w:r>
      <w:r w:rsidR="00A05A1A" w:rsidRPr="00767A80">
        <w:rPr>
          <w:rFonts w:ascii="Times New Roman" w:eastAsia="Calibri" w:hAnsi="Times New Roman" w:cs="Times New Roman"/>
          <w:sz w:val="24"/>
          <w:szCs w:val="24"/>
        </w:rPr>
        <w:t>erature</w:t>
      </w:r>
      <w:r w:rsidRPr="00767A80">
        <w:rPr>
          <w:rFonts w:ascii="Times New Roman" w:eastAsia="Calibri" w:hAnsi="Times New Roman" w:cs="Times New Roman"/>
          <w:sz w:val="24"/>
          <w:szCs w:val="24"/>
        </w:rPr>
        <w:t xml:space="preserve"> in the previous year and OTC = OTC </w:t>
      </w:r>
      <w:r w:rsidR="00A05A1A" w:rsidRPr="00767A80">
        <w:rPr>
          <w:rFonts w:ascii="Times New Roman" w:eastAsia="Calibri" w:hAnsi="Times New Roman" w:cs="Times New Roman"/>
          <w:sz w:val="24"/>
          <w:szCs w:val="24"/>
        </w:rPr>
        <w:t xml:space="preserve">experimental </w:t>
      </w:r>
      <w:r w:rsidRPr="00767A80">
        <w:rPr>
          <w:rFonts w:ascii="Times New Roman" w:eastAsia="Calibri" w:hAnsi="Times New Roman" w:cs="Times New Roman"/>
          <w:sz w:val="24"/>
          <w:szCs w:val="24"/>
        </w:rPr>
        <w:t>warming effect)</w:t>
      </w:r>
      <w:commentRangeEnd w:id="482"/>
      <w:r w:rsidR="002958CA">
        <w:rPr>
          <w:rStyle w:val="CommentReference"/>
        </w:rPr>
        <w:commentReference w:id="482"/>
      </w:r>
      <w:commentRangeEnd w:id="483"/>
      <w:r w:rsidR="00A43813">
        <w:rPr>
          <w:rStyle w:val="CommentReference"/>
        </w:rPr>
        <w:commentReference w:id="483"/>
      </w:r>
      <w:r w:rsidRPr="00767A80">
        <w:rPr>
          <w:rFonts w:ascii="Times New Roman" w:eastAsia="Calibri" w:hAnsi="Times New Roman" w:cs="Times New Roman"/>
          <w:sz w:val="24"/>
          <w:szCs w:val="24"/>
        </w:rPr>
        <w:t>. Red/black lines indicate a negative/positive relationship</w:t>
      </w:r>
      <w:ins w:id="484" w:author="Henry, Greg" w:date="2023-06-03T23:36:00Z">
        <w:r w:rsidR="008F0C16">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respectively</w:t>
      </w:r>
      <w:ins w:id="485" w:author="Henry, Greg" w:date="2023-06-03T23:36:00Z">
        <w:r w:rsidR="008F0C16">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and grey lines indicate no evidence of a relationship</w:t>
      </w:r>
      <w:r w:rsidR="00A05A1A" w:rsidRPr="00767A80">
        <w:rPr>
          <w:rFonts w:ascii="Times New Roman" w:eastAsia="Calibri" w:hAnsi="Times New Roman" w:cs="Times New Roman"/>
          <w:sz w:val="24"/>
          <w:szCs w:val="24"/>
        </w:rPr>
        <w:t xml:space="preserve"> based on Bayesian Credible </w:t>
      </w:r>
      <w:del w:id="486" w:author="Henry, Greg" w:date="2023-06-03T23:36:00Z">
        <w:r w:rsidR="00A05A1A" w:rsidRPr="00767A80" w:rsidDel="008F0C16">
          <w:rPr>
            <w:rFonts w:ascii="Times New Roman" w:eastAsia="Calibri" w:hAnsi="Times New Roman" w:cs="Times New Roman"/>
            <w:sz w:val="24"/>
            <w:szCs w:val="24"/>
          </w:rPr>
          <w:delText>i</w:delText>
        </w:r>
      </w:del>
      <w:ins w:id="487" w:author="Henry, Greg" w:date="2023-06-03T23:36:00Z">
        <w:r w:rsidR="008F0C16">
          <w:rPr>
            <w:rFonts w:ascii="Times New Roman" w:eastAsia="Calibri" w:hAnsi="Times New Roman" w:cs="Times New Roman"/>
            <w:sz w:val="24"/>
            <w:szCs w:val="24"/>
          </w:rPr>
          <w:t>I</w:t>
        </w:r>
      </w:ins>
      <w:r w:rsidR="00A05A1A" w:rsidRPr="00767A80">
        <w:rPr>
          <w:rFonts w:ascii="Times New Roman" w:eastAsia="Calibri" w:hAnsi="Times New Roman" w:cs="Times New Roman"/>
          <w:sz w:val="24"/>
          <w:szCs w:val="24"/>
        </w:rPr>
        <w:t>ntervals</w:t>
      </w:r>
      <w:r w:rsidRPr="00767A80">
        <w:rPr>
          <w:rFonts w:ascii="Times New Roman" w:eastAsia="Calibri" w:hAnsi="Times New Roman" w:cs="Times New Roman"/>
          <w:sz w:val="24"/>
          <w:szCs w:val="24"/>
        </w:rPr>
        <w:t xml:space="preserve">. </w:t>
      </w:r>
      <w:r w:rsidR="00A05A1A" w:rsidRPr="00767A80">
        <w:rPr>
          <w:rFonts w:ascii="Times New Roman" w:eastAsia="Calibri" w:hAnsi="Times New Roman" w:cs="Times New Roman"/>
          <w:sz w:val="24"/>
          <w:szCs w:val="24"/>
        </w:rPr>
        <w:t xml:space="preserve">Parameter estimates (zero centered) for model slopes are shown on each line, including both linear and quadratic slopes are shown for the flowering phenology – reproductive fitness models (red arrow, Fig 2). All parameter estimates plus error are reported in Table 2. </w:t>
      </w:r>
    </w:p>
    <w:p w14:paraId="75708FDA"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6087ECC9" w14:textId="4A110A0E" w:rsidR="00C96047" w:rsidRPr="00767A80" w:rsidRDefault="004656DD"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inline distT="0" distB="0" distL="0" distR="0" wp14:anchorId="0ABBA6E9" wp14:editId="0B127CE6">
            <wp:extent cx="5943600" cy="495300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Fig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36983AA7" w14:textId="13BF89C0"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090EE267" w14:textId="0F743C6C" w:rsidR="00C96047" w:rsidRPr="00767A80" w:rsidRDefault="001508B9" w:rsidP="00A0344C">
      <w:pPr>
        <w:widowControl w:val="0"/>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Fig 5. </w:t>
      </w:r>
      <w:r w:rsidRPr="00767A80">
        <w:rPr>
          <w:rFonts w:ascii="Times New Roman" w:eastAsia="Calibri" w:hAnsi="Times New Roman" w:cs="Times New Roman"/>
          <w:sz w:val="24"/>
          <w:szCs w:val="24"/>
        </w:rPr>
        <w:t xml:space="preserve">Model prediction lines for the relationship between flowering phenology and reproductive fitness (red arrow, Fig 2) within Hierarchical Bayesian multivariate models (i.e. Bayesian SEMs) </w:t>
      </w:r>
      <w:commentRangeStart w:id="488"/>
      <w:r w:rsidRPr="00767A80">
        <w:rPr>
          <w:rFonts w:ascii="Times New Roman" w:eastAsia="Calibri" w:hAnsi="Times New Roman" w:cs="Times New Roman"/>
          <w:sz w:val="24"/>
          <w:szCs w:val="24"/>
        </w:rPr>
        <w:t xml:space="preserve">for each site </w:t>
      </w:r>
      <w:commentRangeEnd w:id="488"/>
      <w:r w:rsidR="000E59FC">
        <w:rPr>
          <w:rStyle w:val="CommentReference"/>
        </w:rPr>
        <w:commentReference w:id="488"/>
      </w:r>
      <w:r w:rsidRPr="00767A80">
        <w:rPr>
          <w:rFonts w:ascii="Times New Roman" w:eastAsia="Calibri" w:hAnsi="Times New Roman" w:cs="Times New Roman"/>
          <w:sz w:val="24"/>
          <w:szCs w:val="24"/>
        </w:rPr>
        <w:t xml:space="preserve">and fitness metric a, b) flower number, and c, d) fruit number. Black lines indicate model predictions over observed data with 50, 80, and 95% Bayesian credible intervals shown in </w:t>
      </w:r>
      <w:ins w:id="489" w:author="Amy Angert" w:date="2023-05-22T12:31:00Z">
        <w:r w:rsidR="000E59FC">
          <w:rPr>
            <w:rFonts w:ascii="Times New Roman" w:eastAsia="Calibri" w:hAnsi="Times New Roman" w:cs="Times New Roman"/>
            <w:sz w:val="24"/>
            <w:szCs w:val="24"/>
          </w:rPr>
          <w:t xml:space="preserve">increasingly light shades of </w:t>
        </w:r>
      </w:ins>
      <w:r w:rsidRPr="00767A80">
        <w:rPr>
          <w:rFonts w:ascii="Times New Roman" w:eastAsia="Calibri" w:hAnsi="Times New Roman" w:cs="Times New Roman"/>
          <w:sz w:val="24"/>
          <w:szCs w:val="24"/>
        </w:rPr>
        <w:t>blue. Dots show the raw data in each model</w:t>
      </w:r>
      <w:r w:rsidR="002825AD">
        <w:rPr>
          <w:rFonts w:ascii="Times New Roman" w:eastAsia="Calibri" w:hAnsi="Times New Roman" w:cs="Times New Roman"/>
          <w:sz w:val="24"/>
          <w:szCs w:val="24"/>
        </w:rPr>
        <w:t>-note distinct x &amp; y</w:t>
      </w:r>
      <w:r w:rsidR="00AC7230" w:rsidRPr="00767A80">
        <w:rPr>
          <w:rFonts w:ascii="Times New Roman" w:eastAsia="Calibri" w:hAnsi="Times New Roman" w:cs="Times New Roman"/>
          <w:sz w:val="24"/>
          <w:szCs w:val="24"/>
        </w:rPr>
        <w:t xml:space="preserve"> axes for each panel</w:t>
      </w:r>
      <w:r w:rsidRPr="00767A80">
        <w:rPr>
          <w:rFonts w:ascii="Times New Roman" w:eastAsia="Calibri" w:hAnsi="Times New Roman" w:cs="Times New Roman"/>
          <w:sz w:val="24"/>
          <w:szCs w:val="24"/>
        </w:rPr>
        <w:t xml:space="preserve">.  </w:t>
      </w:r>
    </w:p>
    <w:p w14:paraId="1B1032B5"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7760073"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64FC2C8B"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90F1C4C" w14:textId="6CD25B67" w:rsidR="00C96047" w:rsidRPr="00767A80" w:rsidRDefault="00EB202D" w:rsidP="00A0344C">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lang w:val="en-US"/>
        </w:rPr>
        <w:drawing>
          <wp:inline distT="0" distB="0" distL="0" distR="0" wp14:anchorId="5D0973D4" wp14:editId="64BC3EBB">
            <wp:extent cx="6677890" cy="333894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81220" cy="3340610"/>
                    </a:xfrm>
                    <a:prstGeom prst="rect">
                      <a:avLst/>
                    </a:prstGeom>
                  </pic:spPr>
                </pic:pic>
              </a:graphicData>
            </a:graphic>
          </wp:inline>
        </w:drawing>
      </w:r>
    </w:p>
    <w:p w14:paraId="40209277" w14:textId="7B23A581" w:rsidR="00C96047" w:rsidRPr="002825AD" w:rsidRDefault="001508B9" w:rsidP="00A0344C">
      <w:pPr>
        <w:widowControl w:val="0"/>
        <w:spacing w:line="480" w:lineRule="auto"/>
        <w:jc w:val="both"/>
        <w:rPr>
          <w:rFonts w:ascii="Times New Roman" w:eastAsia="Calibri" w:hAnsi="Times New Roman" w:cs="Times New Roman"/>
          <w:b/>
          <w:color w:val="FF0000"/>
          <w:sz w:val="24"/>
          <w:szCs w:val="24"/>
        </w:rPr>
      </w:pPr>
      <w:r w:rsidRPr="00767A80">
        <w:rPr>
          <w:rFonts w:ascii="Times New Roman" w:eastAsia="Calibri" w:hAnsi="Times New Roman" w:cs="Times New Roman"/>
          <w:b/>
          <w:sz w:val="24"/>
          <w:szCs w:val="24"/>
        </w:rPr>
        <w:t>F</w:t>
      </w:r>
      <w:commentRangeStart w:id="490"/>
      <w:commentRangeStart w:id="491"/>
      <w:r w:rsidRPr="00767A80">
        <w:rPr>
          <w:rFonts w:ascii="Times New Roman" w:eastAsia="Calibri" w:hAnsi="Times New Roman" w:cs="Times New Roman"/>
          <w:b/>
          <w:sz w:val="24"/>
          <w:szCs w:val="24"/>
        </w:rPr>
        <w:t xml:space="preserve">ig </w:t>
      </w:r>
      <w:commentRangeEnd w:id="490"/>
      <w:r w:rsidR="00AC5B2F">
        <w:rPr>
          <w:rStyle w:val="CommentReference"/>
        </w:rPr>
        <w:commentReference w:id="490"/>
      </w:r>
      <w:commentRangeEnd w:id="491"/>
      <w:r w:rsidR="00FA743F">
        <w:rPr>
          <w:rStyle w:val="CommentReference"/>
        </w:rPr>
        <w:commentReference w:id="491"/>
      </w:r>
      <w:r w:rsidRPr="00767A80">
        <w:rPr>
          <w:rFonts w:ascii="Times New Roman" w:eastAsia="Calibri" w:hAnsi="Times New Roman" w:cs="Times New Roman"/>
          <w:b/>
          <w:sz w:val="24"/>
          <w:szCs w:val="24"/>
        </w:rPr>
        <w:t xml:space="preserve">6. </w:t>
      </w:r>
      <w:r w:rsidRPr="00767A80">
        <w:rPr>
          <w:rFonts w:ascii="Times New Roman" w:eastAsia="Calibri" w:hAnsi="Times New Roman" w:cs="Times New Roman"/>
          <w:sz w:val="24"/>
          <w:szCs w:val="24"/>
        </w:rPr>
        <w:t xml:space="preserve">Model projections for the relationship between flowering phenology and reproductive fitness (flower number) at Daring Lake with an increase in </w:t>
      </w:r>
      <w:del w:id="492" w:author="Henry, Greg" w:date="2023-06-03T23:39:00Z">
        <w:r w:rsidRPr="00767A80" w:rsidDel="00FA743F">
          <w:rPr>
            <w:rFonts w:ascii="Times New Roman" w:eastAsia="Calibri" w:hAnsi="Times New Roman" w:cs="Times New Roman"/>
            <w:sz w:val="24"/>
            <w:szCs w:val="24"/>
          </w:rPr>
          <w:delText>S</w:delText>
        </w:r>
      </w:del>
      <w:ins w:id="493" w:author="Henry, Greg" w:date="2023-06-03T23:39:00Z">
        <w:r w:rsidR="00FA743F">
          <w:rPr>
            <w:rFonts w:ascii="Times New Roman" w:eastAsia="Calibri" w:hAnsi="Times New Roman" w:cs="Times New Roman"/>
            <w:sz w:val="24"/>
            <w:szCs w:val="24"/>
          </w:rPr>
          <w:t>s</w:t>
        </w:r>
      </w:ins>
      <w:r w:rsidRPr="00767A80">
        <w:rPr>
          <w:rFonts w:ascii="Times New Roman" w:eastAsia="Calibri" w:hAnsi="Times New Roman" w:cs="Times New Roman"/>
          <w:sz w:val="24"/>
          <w:szCs w:val="24"/>
        </w:rPr>
        <w:t>ummer average air temperature over historic values (2001-2022) by 1, 3 and 5 degrees C. Solid black lines indicate model projections over novel climate data with 50, 80, and 95% Bayesian credible intervals shown in blue. Dotted black lines indicate model predictions from historic values (Fig 5b).</w:t>
      </w:r>
      <w:r w:rsidR="00AC7230" w:rsidRPr="00767A80">
        <w:rPr>
          <w:rFonts w:ascii="Times New Roman" w:eastAsia="Calibri" w:hAnsi="Times New Roman" w:cs="Times New Roman"/>
          <w:sz w:val="24"/>
          <w:szCs w:val="24"/>
        </w:rPr>
        <w:t xml:space="preserve"> </w:t>
      </w:r>
    </w:p>
    <w:p w14:paraId="3C9FAEBB"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54FF0B0F" w14:textId="5AA917F1" w:rsidR="00C96047" w:rsidRPr="00767A80" w:rsidRDefault="00C96047" w:rsidP="00A0344C">
      <w:pPr>
        <w:spacing w:line="480" w:lineRule="auto"/>
        <w:jc w:val="both"/>
        <w:rPr>
          <w:rFonts w:ascii="Times New Roman" w:eastAsia="Calibri" w:hAnsi="Times New Roman" w:cs="Times New Roman"/>
          <w:b/>
          <w:sz w:val="24"/>
          <w:szCs w:val="24"/>
        </w:rPr>
      </w:pPr>
    </w:p>
    <w:p w14:paraId="24084C06" w14:textId="6D5942FD" w:rsidR="00DD5841" w:rsidRPr="00767A80" w:rsidRDefault="00DD5841" w:rsidP="00A0344C">
      <w:pPr>
        <w:spacing w:line="480" w:lineRule="auto"/>
        <w:jc w:val="both"/>
        <w:rPr>
          <w:rFonts w:ascii="Times New Roman" w:eastAsia="Calibri" w:hAnsi="Times New Roman" w:cs="Times New Roman"/>
          <w:b/>
          <w:sz w:val="24"/>
          <w:szCs w:val="24"/>
        </w:rPr>
      </w:pPr>
    </w:p>
    <w:p w14:paraId="146BE8B0" w14:textId="0ACA5652" w:rsidR="00DD5841" w:rsidRPr="00767A80" w:rsidRDefault="00DD5841" w:rsidP="00A0344C">
      <w:pPr>
        <w:spacing w:line="480" w:lineRule="auto"/>
        <w:jc w:val="both"/>
        <w:rPr>
          <w:rFonts w:ascii="Times New Roman" w:eastAsia="Calibri" w:hAnsi="Times New Roman" w:cs="Times New Roman"/>
          <w:b/>
          <w:sz w:val="24"/>
          <w:szCs w:val="24"/>
        </w:rPr>
      </w:pPr>
    </w:p>
    <w:p w14:paraId="0F5E4BFA" w14:textId="2F957489" w:rsidR="00DD5841" w:rsidRPr="00767A80" w:rsidRDefault="00DD5841" w:rsidP="00A0344C">
      <w:pPr>
        <w:spacing w:line="480" w:lineRule="auto"/>
        <w:jc w:val="both"/>
        <w:rPr>
          <w:rFonts w:ascii="Times New Roman" w:eastAsia="Calibri" w:hAnsi="Times New Roman" w:cs="Times New Roman"/>
          <w:b/>
          <w:sz w:val="24"/>
          <w:szCs w:val="24"/>
        </w:rPr>
      </w:pPr>
    </w:p>
    <w:p w14:paraId="13A486E3" w14:textId="280038EA" w:rsidR="00DD5841" w:rsidRDefault="00DD5841" w:rsidP="00A0344C">
      <w:pPr>
        <w:spacing w:line="480" w:lineRule="auto"/>
        <w:jc w:val="both"/>
        <w:rPr>
          <w:rFonts w:ascii="Times New Roman" w:eastAsia="Calibri" w:hAnsi="Times New Roman" w:cs="Times New Roman"/>
          <w:b/>
          <w:sz w:val="24"/>
          <w:szCs w:val="24"/>
        </w:rPr>
      </w:pPr>
    </w:p>
    <w:p w14:paraId="2B943CC7" w14:textId="77777777" w:rsidR="00EB202D" w:rsidRPr="00767A80" w:rsidRDefault="00EB202D" w:rsidP="00A0344C">
      <w:pPr>
        <w:spacing w:line="480" w:lineRule="auto"/>
        <w:jc w:val="both"/>
        <w:rPr>
          <w:rFonts w:ascii="Times New Roman" w:eastAsia="Calibri" w:hAnsi="Times New Roman" w:cs="Times New Roman"/>
          <w:b/>
          <w:sz w:val="24"/>
          <w:szCs w:val="24"/>
        </w:rPr>
      </w:pPr>
    </w:p>
    <w:p w14:paraId="46B6A880" w14:textId="686B0B18" w:rsidR="00DD5841" w:rsidRPr="00767A80" w:rsidRDefault="00DD5841" w:rsidP="00A0344C">
      <w:pPr>
        <w:spacing w:line="480" w:lineRule="auto"/>
        <w:jc w:val="both"/>
        <w:rPr>
          <w:rFonts w:ascii="Times New Roman" w:eastAsia="Calibri" w:hAnsi="Times New Roman" w:cs="Times New Roman"/>
          <w:b/>
          <w:sz w:val="24"/>
          <w:szCs w:val="24"/>
        </w:rPr>
      </w:pPr>
    </w:p>
    <w:p w14:paraId="57581118" w14:textId="77777777" w:rsidR="00C96047" w:rsidRPr="00767A80" w:rsidRDefault="001508B9" w:rsidP="00A0344C">
      <w:pPr>
        <w:spacing w:line="480" w:lineRule="auto"/>
        <w:jc w:val="both"/>
        <w:rPr>
          <w:rFonts w:ascii="Times New Roman" w:eastAsia="Calibri" w:hAnsi="Times New Roman" w:cs="Times New Roman"/>
          <w:b/>
          <w:sz w:val="24"/>
          <w:szCs w:val="24"/>
        </w:rPr>
      </w:pPr>
      <w:r w:rsidRPr="00767A80">
        <w:rPr>
          <w:rFonts w:ascii="Times New Roman" w:eastAsia="Calibri" w:hAnsi="Times New Roman" w:cs="Times New Roman"/>
          <w:b/>
          <w:sz w:val="24"/>
          <w:szCs w:val="24"/>
        </w:rPr>
        <w:t>Table 1. Climate variable model selection</w:t>
      </w:r>
    </w:p>
    <w:p w14:paraId="6894ACF8" w14:textId="3DE7F9C3" w:rsidR="00C96047" w:rsidRPr="00767A80" w:rsidRDefault="009160EC" w:rsidP="00A0344C">
      <w:pPr>
        <w:spacing w:line="480" w:lineRule="auto"/>
        <w:jc w:val="both"/>
        <w:rPr>
          <w:rFonts w:ascii="Times New Roman" w:eastAsia="Calibri" w:hAnsi="Times New Roman" w:cs="Times New Roman"/>
          <w:sz w:val="24"/>
          <w:szCs w:val="24"/>
          <w:highlight w:val="white"/>
        </w:rPr>
      </w:pPr>
      <w:r w:rsidRPr="00767A80">
        <w:rPr>
          <w:rFonts w:ascii="Times New Roman" w:eastAsia="Calibri" w:hAnsi="Times New Roman" w:cs="Times New Roman"/>
          <w:noProof/>
          <w:sz w:val="24"/>
          <w:szCs w:val="24"/>
          <w:highlight w:val="white"/>
          <w:lang w:val="en-US"/>
        </w:rPr>
        <w:drawing>
          <wp:anchor distT="0" distB="0" distL="114300" distR="114300" simplePos="0" relativeHeight="251667456" behindDoc="1" locked="0" layoutInCell="1" allowOverlap="1" wp14:anchorId="7E97B7D3" wp14:editId="6FAC4F76">
            <wp:simplePos x="0" y="0"/>
            <wp:positionH relativeFrom="column">
              <wp:posOffset>42141</wp:posOffset>
            </wp:positionH>
            <wp:positionV relativeFrom="paragraph">
              <wp:posOffset>3437255</wp:posOffset>
            </wp:positionV>
            <wp:extent cx="5943600" cy="4432935"/>
            <wp:effectExtent l="0" t="0" r="0" b="5715"/>
            <wp:wrapTight wrapText="bothSides">
              <wp:wrapPolygon edited="0">
                <wp:start x="0" y="0"/>
                <wp:lineTo x="0" y="21535"/>
                <wp:lineTo x="21531" y="21535"/>
                <wp:lineTo x="21531"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32935"/>
                    </a:xfrm>
                    <a:prstGeom prst="rect">
                      <a:avLst/>
                    </a:prstGeom>
                    <a:noFill/>
                    <a:ln>
                      <a:noFill/>
                    </a:ln>
                  </pic:spPr>
                </pic:pic>
              </a:graphicData>
            </a:graphic>
            <wp14:sizeRelH relativeFrom="page">
              <wp14:pctWidth>0</wp14:pctWidth>
            </wp14:sizeRelH>
            <wp14:sizeRelV relativeFrom="page">
              <wp14:pctHeight>0</wp14:pctHeight>
            </wp14:sizeRelV>
          </wp:anchor>
        </w:drawing>
      </w:r>
      <w:r w:rsidR="001508B9" w:rsidRPr="00767A80">
        <w:rPr>
          <w:rFonts w:ascii="Times New Roman" w:eastAsia="Calibri" w:hAnsi="Times New Roman" w:cs="Times New Roman"/>
          <w:sz w:val="24"/>
          <w:szCs w:val="24"/>
        </w:rPr>
        <w:t xml:space="preserve">Results of AICc model selection for climate variables at Daring Lake. </w:t>
      </w:r>
      <w:r w:rsidR="001508B9" w:rsidRPr="00767A80">
        <w:rPr>
          <w:rFonts w:ascii="Times New Roman" w:eastAsia="Calibri" w:hAnsi="Times New Roman" w:cs="Times New Roman"/>
          <w:sz w:val="24"/>
          <w:szCs w:val="24"/>
          <w:highlight w:val="white"/>
        </w:rPr>
        <w:t>Linear mixed effects models included the fo</w:t>
      </w:r>
      <w:r w:rsidR="00DB59F5" w:rsidRPr="00767A80">
        <w:rPr>
          <w:rFonts w:ascii="Times New Roman" w:eastAsia="Calibri" w:hAnsi="Times New Roman" w:cs="Times New Roman"/>
          <w:sz w:val="24"/>
          <w:szCs w:val="24"/>
          <w:highlight w:val="white"/>
        </w:rPr>
        <w:t xml:space="preserve">llowing climate parameters 1. </w:t>
      </w:r>
      <w:r w:rsidR="001508B9" w:rsidRPr="00767A80">
        <w:rPr>
          <w:rFonts w:ascii="Times New Roman" w:eastAsia="Calibri" w:hAnsi="Times New Roman" w:cs="Times New Roman"/>
          <w:sz w:val="24"/>
          <w:szCs w:val="24"/>
          <w:highlight w:val="white"/>
        </w:rPr>
        <w:t>T</w:t>
      </w:r>
      <w:r w:rsidR="00DB59F5" w:rsidRPr="00767A80">
        <w:rPr>
          <w:rFonts w:ascii="Times New Roman" w:eastAsia="Calibri" w:hAnsi="Times New Roman" w:cs="Times New Roman"/>
          <w:sz w:val="24"/>
          <w:szCs w:val="24"/>
          <w:highlight w:val="white"/>
        </w:rPr>
        <w:t>emp</w:t>
      </w:r>
      <w:r w:rsidR="001508B9" w:rsidRPr="00767A80">
        <w:rPr>
          <w:rFonts w:ascii="Times New Roman" w:eastAsia="Calibri" w:hAnsi="Times New Roman" w:cs="Times New Roman"/>
          <w:sz w:val="24"/>
          <w:szCs w:val="24"/>
          <w:highlight w:val="white"/>
        </w:rPr>
        <w:t>=average daily growing season (June-August) temperature</w:t>
      </w:r>
      <w:r w:rsidR="00DB59F5" w:rsidRPr="00767A80">
        <w:rPr>
          <w:rFonts w:ascii="Times New Roman" w:eastAsia="Calibri" w:hAnsi="Times New Roman" w:cs="Times New Roman"/>
          <w:sz w:val="24"/>
          <w:szCs w:val="24"/>
          <w:highlight w:val="white"/>
        </w:rPr>
        <w:t xml:space="preserve"> (°C) of the current year 2. Temp</w:t>
      </w:r>
      <w:r w:rsidR="001508B9" w:rsidRPr="00767A80">
        <w:rPr>
          <w:rFonts w:ascii="Times New Roman" w:eastAsia="Calibri" w:hAnsi="Times New Roman" w:cs="Times New Roman"/>
          <w:sz w:val="24"/>
          <w:szCs w:val="24"/>
          <w:highlight w:val="white"/>
        </w:rPr>
        <w:t xml:space="preserve"> (prev) = average daily growing season (June-August) temperature (°C) of the previous year and 3. First date observed snow free for each species in the current year and random intercepts of species, individual plant id nested within species and calendar year. When the first and second model were significantly different (delta AICc &gt;2), we chose the best model and when multiple models were equivalent (delta AICc &lt;2</w:t>
      </w:r>
      <w:del w:id="494" w:author="Amy Angert" w:date="2023-06-02T14:47:00Z">
        <w:r w:rsidR="001508B9" w:rsidRPr="00767A80">
          <w:rPr>
            <w:rFonts w:ascii="Times New Roman" w:eastAsia="Calibri" w:hAnsi="Times New Roman" w:cs="Times New Roman"/>
            <w:sz w:val="24"/>
            <w:szCs w:val="24"/>
            <w:highlight w:val="white"/>
          </w:rPr>
          <w:delText>,</w:delText>
        </w:r>
      </w:del>
      <w:ins w:id="495" w:author="Amy Angert" w:date="2023-05-22T12:35:00Z">
        <w:r w:rsidR="00AC5B2F">
          <w:rPr>
            <w:rFonts w:ascii="Times New Roman" w:eastAsia="Calibri" w:hAnsi="Times New Roman" w:cs="Times New Roman"/>
            <w:sz w:val="24"/>
            <w:szCs w:val="24"/>
            <w:highlight w:val="white"/>
          </w:rPr>
          <w:t>)</w:t>
        </w:r>
      </w:ins>
      <w:ins w:id="496" w:author="Amy Angert" w:date="2023-06-02T14:47:00Z">
        <w:r w:rsidR="001508B9" w:rsidRPr="00767A80">
          <w:rPr>
            <w:rFonts w:ascii="Times New Roman" w:eastAsia="Calibri" w:hAnsi="Times New Roman" w:cs="Times New Roman"/>
            <w:sz w:val="24"/>
            <w:szCs w:val="24"/>
            <w:highlight w:val="white"/>
          </w:rPr>
          <w:t>,</w:t>
        </w:r>
      </w:ins>
      <w:r w:rsidR="001508B9" w:rsidRPr="00767A80">
        <w:rPr>
          <w:rFonts w:ascii="Times New Roman" w:eastAsia="Calibri" w:hAnsi="Times New Roman" w:cs="Times New Roman"/>
          <w:sz w:val="24"/>
          <w:szCs w:val="24"/>
          <w:highlight w:val="white"/>
        </w:rPr>
        <w:t xml:space="preserve"> we chose the simplest of the best candidate models. Based on </w:t>
      </w:r>
      <w:del w:id="497" w:author="Amy Angert" w:date="2023-06-02T14:47:00Z">
        <w:r w:rsidR="001508B9" w:rsidRPr="00767A80">
          <w:rPr>
            <w:rFonts w:ascii="Times New Roman" w:eastAsia="Calibri" w:hAnsi="Times New Roman" w:cs="Times New Roman"/>
            <w:sz w:val="24"/>
            <w:szCs w:val="24"/>
            <w:highlight w:val="white"/>
          </w:rPr>
          <w:delText>this</w:delText>
        </w:r>
      </w:del>
      <w:ins w:id="498" w:author="Amy Angert" w:date="2023-06-02T14:47:00Z">
        <w:r w:rsidR="001508B9" w:rsidRPr="00767A80">
          <w:rPr>
            <w:rFonts w:ascii="Times New Roman" w:eastAsia="Calibri" w:hAnsi="Times New Roman" w:cs="Times New Roman"/>
            <w:sz w:val="24"/>
            <w:szCs w:val="24"/>
            <w:highlight w:val="white"/>
          </w:rPr>
          <w:t>th</w:t>
        </w:r>
      </w:ins>
      <w:ins w:id="499" w:author="Amy Angert" w:date="2023-05-22T12:35:00Z">
        <w:r w:rsidR="00AC5B2F">
          <w:rPr>
            <w:rFonts w:ascii="Times New Roman" w:eastAsia="Calibri" w:hAnsi="Times New Roman" w:cs="Times New Roman"/>
            <w:sz w:val="24"/>
            <w:szCs w:val="24"/>
            <w:highlight w:val="white"/>
          </w:rPr>
          <w:t>e</w:t>
        </w:r>
      </w:ins>
      <w:del w:id="500" w:author="Amy Angert" w:date="2023-05-22T12:35:00Z">
        <w:r w:rsidR="001508B9" w:rsidRPr="00767A80" w:rsidDel="00AC5B2F">
          <w:rPr>
            <w:rFonts w:ascii="Times New Roman" w:eastAsia="Calibri" w:hAnsi="Times New Roman" w:cs="Times New Roman"/>
            <w:sz w:val="24"/>
            <w:szCs w:val="24"/>
            <w:highlight w:val="white"/>
          </w:rPr>
          <w:delText>i</w:delText>
        </w:r>
      </w:del>
      <w:ins w:id="501" w:author="Amy Angert" w:date="2023-06-02T14:47:00Z">
        <w:r w:rsidR="001508B9" w:rsidRPr="00767A80">
          <w:rPr>
            <w:rFonts w:ascii="Times New Roman" w:eastAsia="Calibri" w:hAnsi="Times New Roman" w:cs="Times New Roman"/>
            <w:sz w:val="24"/>
            <w:szCs w:val="24"/>
            <w:highlight w:val="white"/>
          </w:rPr>
          <w:t>s</w:t>
        </w:r>
      </w:ins>
      <w:ins w:id="502" w:author="Amy Angert" w:date="2023-05-22T12:35:00Z">
        <w:r w:rsidR="00AC5B2F">
          <w:rPr>
            <w:rFonts w:ascii="Times New Roman" w:eastAsia="Calibri" w:hAnsi="Times New Roman" w:cs="Times New Roman"/>
            <w:sz w:val="24"/>
            <w:szCs w:val="24"/>
            <w:highlight w:val="white"/>
          </w:rPr>
          <w:t>e</w:t>
        </w:r>
      </w:ins>
      <w:r w:rsidR="001508B9" w:rsidRPr="00767A80">
        <w:rPr>
          <w:rFonts w:ascii="Times New Roman" w:eastAsia="Calibri" w:hAnsi="Times New Roman" w:cs="Times New Roman"/>
          <w:sz w:val="24"/>
          <w:szCs w:val="24"/>
          <w:highlight w:val="white"/>
        </w:rPr>
        <w:t xml:space="preserve"> criteria, the climate parameters for each </w:t>
      </w:r>
      <w:r w:rsidR="001508B9" w:rsidRPr="00767A80">
        <w:rPr>
          <w:rFonts w:ascii="Times New Roman" w:eastAsia="Calibri" w:hAnsi="Times New Roman" w:cs="Times New Roman"/>
          <w:sz w:val="24"/>
          <w:szCs w:val="24"/>
          <w:highlight w:val="white"/>
        </w:rPr>
        <w:lastRenderedPageBreak/>
        <w:t xml:space="preserve">response type: phenology (date of flowering), and reproductive fitness (flower number, fruit number) used in downstream analyses are shown in bold. </w:t>
      </w:r>
    </w:p>
    <w:p w14:paraId="02F525B1" w14:textId="77777777" w:rsidR="00C96047" w:rsidRPr="00767A80" w:rsidRDefault="001508B9" w:rsidP="00A0344C">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Table 2. Structural Equation Modeling </w:t>
      </w:r>
    </w:p>
    <w:p w14:paraId="62064CEC" w14:textId="2E9FB425" w:rsidR="00C96047" w:rsidRPr="00767A80" w:rsidRDefault="001508B9" w:rsidP="00A0344C">
      <w:pPr>
        <w:widowControl w:val="0"/>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 xml:space="preserve">Results of Hierarchical Bayesian multivariate models (i.e. Bayesian SEMs) corresponding to Figure 3 for each site and reproductive fitness metric. Parameter estimates for model Intercepts and slopes for ‘fixed effects’ of climate and phenology with 95% Bayesian credible intervals (high, low) and Bulk effective sample size (ESS) estimates. </w:t>
      </w:r>
      <w:commentRangeStart w:id="503"/>
      <w:commentRangeStart w:id="504"/>
      <w:r w:rsidRPr="00767A80">
        <w:rPr>
          <w:rFonts w:ascii="Times New Roman" w:eastAsia="Calibri" w:hAnsi="Times New Roman" w:cs="Times New Roman"/>
          <w:sz w:val="24"/>
          <w:szCs w:val="24"/>
        </w:rPr>
        <w:t>Temp= average growing season temp in the current year, Temp (prev yr) =</w:t>
      </w:r>
      <w:r w:rsidR="00DD5841"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average growing season temp in the previous year and </w:t>
      </w:r>
      <w:commentRangeEnd w:id="503"/>
      <w:r w:rsidR="002958CA">
        <w:rPr>
          <w:rStyle w:val="CommentReference"/>
        </w:rPr>
        <w:commentReference w:id="503"/>
      </w:r>
      <w:commentRangeEnd w:id="504"/>
      <w:r w:rsidR="00AC5B2F">
        <w:rPr>
          <w:rStyle w:val="CommentReference"/>
        </w:rPr>
        <w:commentReference w:id="504"/>
      </w:r>
      <w:r w:rsidRPr="00767A80">
        <w:rPr>
          <w:rFonts w:ascii="Times New Roman" w:eastAsia="Calibri" w:hAnsi="Times New Roman" w:cs="Times New Roman"/>
          <w:sz w:val="24"/>
          <w:szCs w:val="24"/>
        </w:rPr>
        <w:t>OTC = OTC warming effect. DOY= Day of year of</w:t>
      </w:r>
      <w:r w:rsidR="00DD5841" w:rsidRPr="00767A80">
        <w:rPr>
          <w:rFonts w:ascii="Times New Roman" w:eastAsia="Calibri" w:hAnsi="Times New Roman" w:cs="Times New Roman"/>
          <w:sz w:val="24"/>
          <w:szCs w:val="24"/>
        </w:rPr>
        <w:t xml:space="preserve"> </w:t>
      </w:r>
      <w:r w:rsidRPr="00767A80">
        <w:rPr>
          <w:rFonts w:ascii="Times New Roman" w:eastAsia="Calibri" w:hAnsi="Times New Roman" w:cs="Times New Roman"/>
          <w:sz w:val="24"/>
          <w:szCs w:val="24"/>
        </w:rPr>
        <w:t xml:space="preserve">flowering. </w:t>
      </w:r>
    </w:p>
    <w:p w14:paraId="26C1DBBE" w14:textId="77777777" w:rsidR="00C96047" w:rsidRPr="00767A80" w:rsidRDefault="00C96047" w:rsidP="00A0344C">
      <w:pPr>
        <w:widowControl w:val="0"/>
        <w:spacing w:line="480" w:lineRule="auto"/>
        <w:ind w:left="720"/>
        <w:rPr>
          <w:rFonts w:ascii="Times New Roman" w:eastAsia="Calibri" w:hAnsi="Times New Roman" w:cs="Times New Roman"/>
          <w:sz w:val="24"/>
          <w:szCs w:val="24"/>
        </w:rPr>
      </w:pPr>
    </w:p>
    <w:p w14:paraId="7617D1FA" w14:textId="0E33AF94" w:rsidR="00C96047" w:rsidRPr="00767A80" w:rsidRDefault="009160EC"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anchor distT="0" distB="0" distL="114300" distR="114300" simplePos="0" relativeHeight="251668480" behindDoc="1" locked="0" layoutInCell="1" allowOverlap="1" wp14:anchorId="424E56BA" wp14:editId="11D37A8A">
            <wp:simplePos x="0" y="0"/>
            <wp:positionH relativeFrom="column">
              <wp:posOffset>-116840</wp:posOffset>
            </wp:positionH>
            <wp:positionV relativeFrom="paragraph">
              <wp:posOffset>1385</wp:posOffset>
            </wp:positionV>
            <wp:extent cx="6975244" cy="4877232"/>
            <wp:effectExtent l="0" t="0" r="0" b="0"/>
            <wp:wrapTight wrapText="bothSides">
              <wp:wrapPolygon edited="0">
                <wp:start x="0" y="0"/>
                <wp:lineTo x="0" y="21516"/>
                <wp:lineTo x="21533" y="21516"/>
                <wp:lineTo x="2153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75244" cy="48772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F34D2" w14:textId="77777777" w:rsidR="00C96047" w:rsidRPr="00767A80" w:rsidRDefault="001508B9"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Table 3. Group level effects </w:t>
      </w:r>
    </w:p>
    <w:p w14:paraId="23EA39BA" w14:textId="34D70997" w:rsidR="00C96047" w:rsidRPr="00767A80" w:rsidRDefault="009160EC" w:rsidP="00A0344C">
      <w:pPr>
        <w:widowControl w:val="0"/>
        <w:spacing w:line="480" w:lineRule="auto"/>
        <w:ind w:left="720"/>
        <w:rPr>
          <w:rFonts w:ascii="Times New Roman" w:eastAsia="Calibri" w:hAnsi="Times New Roman" w:cs="Times New Roman"/>
          <w:b/>
          <w:sz w:val="24"/>
          <w:szCs w:val="24"/>
        </w:rPr>
      </w:pPr>
      <w:r>
        <w:rPr>
          <w:rFonts w:ascii="Times New Roman" w:eastAsia="Calibri" w:hAnsi="Times New Roman" w:cs="Times New Roman"/>
          <w:sz w:val="24"/>
          <w:szCs w:val="24"/>
        </w:rPr>
        <w:t>Group level hyper</w:t>
      </w:r>
      <w:r w:rsidR="00815CB4">
        <w:rPr>
          <w:rFonts w:ascii="Times New Roman" w:eastAsia="Calibri" w:hAnsi="Times New Roman" w:cs="Times New Roman"/>
          <w:sz w:val="24"/>
          <w:szCs w:val="24"/>
        </w:rPr>
        <w:t>para</w:t>
      </w:r>
      <w:r>
        <w:rPr>
          <w:rFonts w:ascii="Times New Roman" w:eastAsia="Calibri" w:hAnsi="Times New Roman" w:cs="Times New Roman"/>
          <w:sz w:val="24"/>
          <w:szCs w:val="24"/>
        </w:rPr>
        <w:t>meters (i.e.</w:t>
      </w:r>
      <w:r w:rsidR="00815CB4">
        <w:rPr>
          <w:rFonts w:ascii="Times New Roman" w:eastAsia="Calibri" w:hAnsi="Times New Roman" w:cs="Times New Roman"/>
          <w:sz w:val="24"/>
          <w:szCs w:val="24"/>
        </w:rPr>
        <w:t xml:space="preserve"> standard deviation)</w:t>
      </w:r>
      <w:r>
        <w:rPr>
          <w:rFonts w:ascii="Times New Roman" w:eastAsia="Calibri" w:hAnsi="Times New Roman" w:cs="Times New Roman"/>
          <w:sz w:val="24"/>
          <w:szCs w:val="24"/>
        </w:rPr>
        <w:t xml:space="preserve"> and </w:t>
      </w:r>
      <w:r w:rsidR="00815CB4">
        <w:rPr>
          <w:rFonts w:ascii="Times New Roman" w:eastAsia="Calibri" w:hAnsi="Times New Roman" w:cs="Times New Roman"/>
          <w:sz w:val="24"/>
          <w:szCs w:val="24"/>
        </w:rPr>
        <w:t xml:space="preserve">residual </w:t>
      </w:r>
      <w:r>
        <w:rPr>
          <w:rFonts w:ascii="Times New Roman" w:eastAsia="Calibri" w:hAnsi="Times New Roman" w:cs="Times New Roman"/>
          <w:sz w:val="24"/>
          <w:szCs w:val="24"/>
        </w:rPr>
        <w:t>error from h</w:t>
      </w:r>
      <w:r w:rsidRPr="00767A80">
        <w:rPr>
          <w:rFonts w:ascii="Times New Roman" w:eastAsia="Calibri" w:hAnsi="Times New Roman" w:cs="Times New Roman"/>
          <w:sz w:val="24"/>
          <w:szCs w:val="24"/>
        </w:rPr>
        <w:t>ierarchical Bayesian multivariate models (i.e. Bayesian SEMs)</w:t>
      </w:r>
      <w:r w:rsidR="00815CB4">
        <w:rPr>
          <w:rFonts w:ascii="Times New Roman" w:eastAsia="Calibri" w:hAnsi="Times New Roman" w:cs="Times New Roman"/>
          <w:sz w:val="24"/>
          <w:szCs w:val="24"/>
        </w:rPr>
        <w:t xml:space="preserve">. Group level terms (i.e. random intercepts) </w:t>
      </w:r>
      <w:r w:rsidR="00815CB4" w:rsidRPr="00767A80">
        <w:rPr>
          <w:rFonts w:ascii="Times New Roman" w:eastAsia="Calibri" w:hAnsi="Times New Roman" w:cs="Times New Roman"/>
          <w:sz w:val="24"/>
          <w:szCs w:val="24"/>
        </w:rPr>
        <w:t>for each site and reproductive fitness metric</w:t>
      </w:r>
      <w:r w:rsidR="00815CB4">
        <w:rPr>
          <w:rFonts w:ascii="Times New Roman" w:eastAsia="Calibri" w:hAnsi="Times New Roman" w:cs="Times New Roman"/>
          <w:sz w:val="24"/>
          <w:szCs w:val="24"/>
        </w:rPr>
        <w:t xml:space="preserve"> correspond to Equations 1 and 2 in the main text. </w:t>
      </w:r>
    </w:p>
    <w:p w14:paraId="6BB55B73" w14:textId="7F9660E2" w:rsidR="00C96047" w:rsidRPr="00767A80" w:rsidRDefault="00623A0A" w:rsidP="00A0344C">
      <w:pPr>
        <w:widowControl w:val="0"/>
        <w:spacing w:line="480" w:lineRule="auto"/>
        <w:ind w:left="720"/>
        <w:rPr>
          <w:rFonts w:ascii="Times New Roman" w:eastAsia="Calibri" w:hAnsi="Times New Roman" w:cs="Times New Roman"/>
          <w:b/>
          <w:sz w:val="24"/>
          <w:szCs w:val="24"/>
        </w:rPr>
      </w:pPr>
      <w:r w:rsidRPr="00767A80">
        <w:rPr>
          <w:rFonts w:ascii="Times New Roman" w:eastAsia="Calibri" w:hAnsi="Times New Roman" w:cs="Times New Roman"/>
          <w:b/>
          <w:noProof/>
          <w:sz w:val="24"/>
          <w:szCs w:val="24"/>
          <w:lang w:val="en-US"/>
        </w:rPr>
        <w:lastRenderedPageBreak/>
        <w:drawing>
          <wp:inline distT="0" distB="0" distL="0" distR="0" wp14:anchorId="3B43C7F7" wp14:editId="3CA083E7">
            <wp:extent cx="5943600" cy="5081880"/>
            <wp:effectExtent l="0" t="0" r="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081880"/>
                    </a:xfrm>
                    <a:prstGeom prst="rect">
                      <a:avLst/>
                    </a:prstGeom>
                    <a:noFill/>
                    <a:ln>
                      <a:noFill/>
                    </a:ln>
                  </pic:spPr>
                </pic:pic>
              </a:graphicData>
            </a:graphic>
          </wp:inline>
        </w:drawing>
      </w:r>
    </w:p>
    <w:p w14:paraId="2782448A"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4B8C1C0D" w14:textId="77777777" w:rsidR="00C96047" w:rsidRPr="00767A80" w:rsidRDefault="00C96047" w:rsidP="00A0344C">
      <w:pPr>
        <w:widowControl w:val="0"/>
        <w:spacing w:line="480" w:lineRule="auto"/>
        <w:ind w:left="720"/>
        <w:rPr>
          <w:rFonts w:ascii="Times New Roman" w:eastAsia="Calibri" w:hAnsi="Times New Roman" w:cs="Times New Roman"/>
          <w:b/>
          <w:sz w:val="24"/>
          <w:szCs w:val="24"/>
        </w:rPr>
      </w:pPr>
    </w:p>
    <w:p w14:paraId="591D0838" w14:textId="77777777" w:rsidR="00C96047" w:rsidRPr="00767A80" w:rsidRDefault="00C96047" w:rsidP="00A0344C">
      <w:pPr>
        <w:spacing w:line="480" w:lineRule="auto"/>
        <w:jc w:val="both"/>
        <w:rPr>
          <w:rFonts w:ascii="Times New Roman" w:eastAsia="Calibri" w:hAnsi="Times New Roman" w:cs="Times New Roman"/>
          <w:b/>
          <w:sz w:val="24"/>
          <w:szCs w:val="24"/>
        </w:rPr>
      </w:pPr>
    </w:p>
    <w:p w14:paraId="04B11562" w14:textId="0F801268" w:rsidR="00DD5841" w:rsidRDefault="00FC1D7B" w:rsidP="001650BD">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b/>
          <w:sz w:val="24"/>
          <w:szCs w:val="24"/>
        </w:rPr>
        <w:t xml:space="preserve">Table 4. Future model projections </w:t>
      </w:r>
    </w:p>
    <w:p w14:paraId="3F4EC94B" w14:textId="669FBBEF" w:rsidR="001650BD" w:rsidRPr="00767A80" w:rsidRDefault="001650BD" w:rsidP="001650BD">
      <w:pPr>
        <w:widowControl w:val="0"/>
        <w:spacing w:line="480" w:lineRule="auto"/>
        <w:rPr>
          <w:rFonts w:ascii="Times New Roman" w:eastAsia="Calibri" w:hAnsi="Times New Roman" w:cs="Times New Roman"/>
          <w:b/>
          <w:sz w:val="24"/>
          <w:szCs w:val="24"/>
        </w:rPr>
      </w:pPr>
      <w:r w:rsidRPr="00767A80">
        <w:rPr>
          <w:rFonts w:ascii="Times New Roman" w:eastAsia="Calibri" w:hAnsi="Times New Roman" w:cs="Times New Roman"/>
          <w:sz w:val="24"/>
          <w:szCs w:val="24"/>
        </w:rPr>
        <w:t>Bayesian multivariate model</w:t>
      </w:r>
      <w:r>
        <w:rPr>
          <w:rFonts w:ascii="Times New Roman" w:eastAsia="Calibri" w:hAnsi="Times New Roman" w:cs="Times New Roman"/>
          <w:sz w:val="24"/>
          <w:szCs w:val="24"/>
        </w:rPr>
        <w:t xml:space="preserve"> projections over novel climate scenarios corresponding to Fig 6. Models predict </w:t>
      </w:r>
      <w:r w:rsidRPr="00767A80">
        <w:rPr>
          <w:rFonts w:ascii="Times New Roman" w:eastAsia="Calibri" w:hAnsi="Times New Roman" w:cs="Times New Roman"/>
          <w:sz w:val="24"/>
          <w:szCs w:val="24"/>
        </w:rPr>
        <w:t xml:space="preserve">flowering phenology and reproductive fitness (flower number) at Daring Lake </w:t>
      </w:r>
      <w:r>
        <w:rPr>
          <w:rFonts w:ascii="Times New Roman" w:eastAsia="Calibri" w:hAnsi="Times New Roman" w:cs="Times New Roman"/>
          <w:sz w:val="24"/>
          <w:szCs w:val="24"/>
        </w:rPr>
        <w:t>over</w:t>
      </w:r>
      <w:r w:rsidRPr="00767A80">
        <w:rPr>
          <w:rFonts w:ascii="Times New Roman" w:eastAsia="Calibri" w:hAnsi="Times New Roman" w:cs="Times New Roman"/>
          <w:sz w:val="24"/>
          <w:szCs w:val="24"/>
        </w:rPr>
        <w:t xml:space="preserve"> an increase in Summer </w:t>
      </w:r>
      <w:r>
        <w:rPr>
          <w:rFonts w:ascii="Times New Roman" w:eastAsia="Calibri" w:hAnsi="Times New Roman" w:cs="Times New Roman"/>
          <w:sz w:val="24"/>
          <w:szCs w:val="24"/>
        </w:rPr>
        <w:t xml:space="preserve">(Jun- Aug) </w:t>
      </w:r>
      <w:r w:rsidRPr="00767A80">
        <w:rPr>
          <w:rFonts w:ascii="Times New Roman" w:eastAsia="Calibri" w:hAnsi="Times New Roman" w:cs="Times New Roman"/>
          <w:sz w:val="24"/>
          <w:szCs w:val="24"/>
        </w:rPr>
        <w:t xml:space="preserve">average air temperature </w:t>
      </w:r>
      <w:r>
        <w:rPr>
          <w:rFonts w:ascii="Times New Roman" w:eastAsia="Calibri" w:hAnsi="Times New Roman" w:cs="Times New Roman"/>
          <w:sz w:val="24"/>
          <w:szCs w:val="24"/>
        </w:rPr>
        <w:t>above</w:t>
      </w:r>
      <w:r w:rsidRPr="00767A80">
        <w:rPr>
          <w:rFonts w:ascii="Times New Roman" w:eastAsia="Calibri" w:hAnsi="Times New Roman" w:cs="Times New Roman"/>
          <w:sz w:val="24"/>
          <w:szCs w:val="24"/>
        </w:rPr>
        <w:t xml:space="preserve"> historic values (2001-2022) by 1, 3 and 5 degrees C. </w:t>
      </w:r>
      <w:r>
        <w:rPr>
          <w:rFonts w:ascii="Times New Roman" w:eastAsia="Calibri" w:hAnsi="Times New Roman" w:cs="Times New Roman"/>
          <w:sz w:val="24"/>
          <w:szCs w:val="24"/>
        </w:rPr>
        <w:t xml:space="preserve">Min, Max DOY reflects the start, end of the flowering season in </w:t>
      </w:r>
      <w:r>
        <w:rPr>
          <w:rFonts w:ascii="Times New Roman" w:eastAsia="Calibri" w:hAnsi="Times New Roman" w:cs="Times New Roman"/>
          <w:sz w:val="24"/>
          <w:szCs w:val="24"/>
        </w:rPr>
        <w:lastRenderedPageBreak/>
        <w:t xml:space="preserve">each scenario and corresponding with the max duration of flowering time (in days). Mean flower count shows the average flower count (logged) predicted in each scenario.  </w:t>
      </w:r>
    </w:p>
    <w:p w14:paraId="1C0B5BC2" w14:textId="0EBFDF8D" w:rsidR="00DD5841" w:rsidRPr="00767A80" w:rsidRDefault="001650BD" w:rsidP="00A0344C">
      <w:pPr>
        <w:spacing w:line="480" w:lineRule="auto"/>
        <w:jc w:val="both"/>
        <w:rPr>
          <w:rFonts w:ascii="Times New Roman" w:eastAsia="Calibri" w:hAnsi="Times New Roman" w:cs="Times New Roman"/>
          <w:b/>
          <w:sz w:val="24"/>
          <w:szCs w:val="24"/>
        </w:rPr>
      </w:pPr>
      <w:r w:rsidRPr="001650BD">
        <w:rPr>
          <w:rFonts w:ascii="Times New Roman" w:eastAsia="Calibri" w:hAnsi="Times New Roman" w:cs="Times New Roman"/>
          <w:b/>
          <w:noProof/>
          <w:sz w:val="24"/>
          <w:szCs w:val="24"/>
          <w:lang w:val="en-US"/>
        </w:rPr>
        <w:drawing>
          <wp:inline distT="0" distB="0" distL="0" distR="0" wp14:anchorId="4B177DD9" wp14:editId="19B13253">
            <wp:extent cx="5943600" cy="2004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04842"/>
                    </a:xfrm>
                    <a:prstGeom prst="rect">
                      <a:avLst/>
                    </a:prstGeom>
                    <a:noFill/>
                    <a:ln>
                      <a:noFill/>
                    </a:ln>
                  </pic:spPr>
                </pic:pic>
              </a:graphicData>
            </a:graphic>
          </wp:inline>
        </w:drawing>
      </w:r>
    </w:p>
    <w:p w14:paraId="7AC92E62" w14:textId="13056A4D" w:rsidR="00DD5841" w:rsidRPr="00767A80" w:rsidRDefault="00DD5841" w:rsidP="00A0344C">
      <w:pPr>
        <w:spacing w:line="480" w:lineRule="auto"/>
        <w:jc w:val="both"/>
        <w:rPr>
          <w:rFonts w:ascii="Times New Roman" w:eastAsia="Calibri" w:hAnsi="Times New Roman" w:cs="Times New Roman"/>
          <w:b/>
          <w:sz w:val="24"/>
          <w:szCs w:val="24"/>
        </w:rPr>
      </w:pPr>
    </w:p>
    <w:p w14:paraId="51CBD9D3" w14:textId="147042EE" w:rsidR="00DD5841" w:rsidRPr="00767A80" w:rsidRDefault="00DD5841" w:rsidP="00A0344C">
      <w:pPr>
        <w:spacing w:line="480" w:lineRule="auto"/>
        <w:jc w:val="both"/>
        <w:rPr>
          <w:rFonts w:ascii="Times New Roman" w:eastAsia="Calibri" w:hAnsi="Times New Roman" w:cs="Times New Roman"/>
          <w:b/>
          <w:sz w:val="24"/>
          <w:szCs w:val="24"/>
        </w:rPr>
      </w:pPr>
    </w:p>
    <w:p w14:paraId="31C45EAE" w14:textId="55711838" w:rsidR="00DD5841" w:rsidRPr="00767A80" w:rsidRDefault="00DD5841" w:rsidP="00A0344C">
      <w:pPr>
        <w:spacing w:line="480" w:lineRule="auto"/>
        <w:jc w:val="both"/>
        <w:rPr>
          <w:rFonts w:ascii="Times New Roman" w:eastAsia="Calibri" w:hAnsi="Times New Roman" w:cs="Times New Roman"/>
          <w:b/>
          <w:sz w:val="24"/>
          <w:szCs w:val="24"/>
        </w:rPr>
      </w:pPr>
    </w:p>
    <w:p w14:paraId="6EBB0278" w14:textId="175AA58A" w:rsidR="00DD5841" w:rsidRPr="00767A80" w:rsidRDefault="00DD5841" w:rsidP="00A0344C">
      <w:pPr>
        <w:spacing w:line="480" w:lineRule="auto"/>
        <w:jc w:val="both"/>
        <w:rPr>
          <w:rFonts w:ascii="Times New Roman" w:eastAsia="Calibri" w:hAnsi="Times New Roman" w:cs="Times New Roman"/>
          <w:b/>
          <w:sz w:val="24"/>
          <w:szCs w:val="24"/>
        </w:rPr>
      </w:pPr>
    </w:p>
    <w:p w14:paraId="0B8D6100" w14:textId="49CEE383" w:rsidR="00DD5841" w:rsidRPr="00767A80" w:rsidRDefault="00DD5841" w:rsidP="00A0344C">
      <w:pPr>
        <w:spacing w:line="480" w:lineRule="auto"/>
        <w:jc w:val="both"/>
        <w:rPr>
          <w:rFonts w:ascii="Times New Roman" w:eastAsia="Calibri" w:hAnsi="Times New Roman" w:cs="Times New Roman"/>
          <w:b/>
          <w:sz w:val="24"/>
          <w:szCs w:val="24"/>
        </w:rPr>
      </w:pPr>
    </w:p>
    <w:p w14:paraId="20FB005E" w14:textId="5849DF94" w:rsidR="00DD5841" w:rsidRPr="00767A80" w:rsidRDefault="00DD5841" w:rsidP="00A0344C">
      <w:pPr>
        <w:spacing w:line="480" w:lineRule="auto"/>
        <w:jc w:val="both"/>
        <w:rPr>
          <w:rFonts w:ascii="Times New Roman" w:eastAsia="Calibri" w:hAnsi="Times New Roman" w:cs="Times New Roman"/>
          <w:b/>
          <w:sz w:val="24"/>
          <w:szCs w:val="24"/>
        </w:rPr>
      </w:pPr>
    </w:p>
    <w:p w14:paraId="25130AE8" w14:textId="66962D76" w:rsidR="00DD5841" w:rsidRPr="00767A80" w:rsidRDefault="00DD5841" w:rsidP="00A0344C">
      <w:pPr>
        <w:spacing w:line="480" w:lineRule="auto"/>
        <w:jc w:val="both"/>
        <w:rPr>
          <w:rFonts w:ascii="Times New Roman" w:eastAsia="Calibri" w:hAnsi="Times New Roman" w:cs="Times New Roman"/>
          <w:b/>
          <w:sz w:val="24"/>
          <w:szCs w:val="24"/>
        </w:rPr>
      </w:pPr>
    </w:p>
    <w:p w14:paraId="2A5AF723" w14:textId="7EC7C96F" w:rsidR="00DD5841" w:rsidRPr="00767A80" w:rsidRDefault="00DD5841" w:rsidP="00A0344C">
      <w:pPr>
        <w:spacing w:line="480" w:lineRule="auto"/>
        <w:jc w:val="both"/>
        <w:rPr>
          <w:rFonts w:ascii="Times New Roman" w:eastAsia="Calibri" w:hAnsi="Times New Roman" w:cs="Times New Roman"/>
          <w:b/>
          <w:sz w:val="24"/>
          <w:szCs w:val="24"/>
        </w:rPr>
      </w:pPr>
    </w:p>
    <w:p w14:paraId="5187B1B7" w14:textId="5DB9A633" w:rsidR="00DD5841" w:rsidRPr="00767A80" w:rsidRDefault="00DD5841" w:rsidP="00A0344C">
      <w:pPr>
        <w:spacing w:line="480" w:lineRule="auto"/>
        <w:jc w:val="both"/>
        <w:rPr>
          <w:rFonts w:ascii="Times New Roman" w:eastAsia="Calibri" w:hAnsi="Times New Roman" w:cs="Times New Roman"/>
          <w:b/>
          <w:sz w:val="24"/>
          <w:szCs w:val="24"/>
        </w:rPr>
      </w:pPr>
    </w:p>
    <w:p w14:paraId="3629E1DF" w14:textId="7FCAFEB3" w:rsidR="00DD5841" w:rsidRPr="00767A80" w:rsidRDefault="00DD5841" w:rsidP="00A0344C">
      <w:pPr>
        <w:spacing w:line="480" w:lineRule="auto"/>
        <w:jc w:val="both"/>
        <w:rPr>
          <w:rFonts w:ascii="Times New Roman" w:eastAsia="Calibri" w:hAnsi="Times New Roman" w:cs="Times New Roman"/>
          <w:b/>
          <w:sz w:val="24"/>
          <w:szCs w:val="24"/>
        </w:rPr>
      </w:pPr>
    </w:p>
    <w:p w14:paraId="475949F3" w14:textId="4726C761" w:rsidR="00354445" w:rsidRDefault="00354445" w:rsidP="00A0344C">
      <w:pPr>
        <w:spacing w:line="48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Funding</w:t>
      </w:r>
    </w:p>
    <w:p w14:paraId="35BBA862" w14:textId="6BEC11B3" w:rsidR="00354445" w:rsidRPr="00354445" w:rsidRDefault="00354445"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Financial support over the years for research at Alexandra Fiord was provided through grants to G.H.R.H. from the Natural Sciences and Engineering Resource Council (NSERC) of Canada, the Northern Scientific Training Program (Polar Knowledge Canada), ArcticNet, and the Government of Canada International Polar Year program.</w:t>
      </w:r>
    </w:p>
    <w:p w14:paraId="28AD2F39" w14:textId="77777777" w:rsidR="00354445" w:rsidRPr="00767A80" w:rsidRDefault="00354445" w:rsidP="00354445">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lastRenderedPageBreak/>
        <w:t xml:space="preserve">C. G. Collins was supported by a UBC Biodiversity Research Centre Postdoctoral Fellowship.   </w:t>
      </w:r>
    </w:p>
    <w:p w14:paraId="6BDDC4FA" w14:textId="77777777" w:rsidR="00354445" w:rsidRDefault="00354445" w:rsidP="00A0344C">
      <w:pPr>
        <w:spacing w:line="480" w:lineRule="auto"/>
        <w:jc w:val="both"/>
        <w:rPr>
          <w:rFonts w:ascii="Times New Roman" w:eastAsia="Calibri" w:hAnsi="Times New Roman" w:cs="Times New Roman"/>
          <w:b/>
          <w:sz w:val="24"/>
          <w:szCs w:val="24"/>
        </w:rPr>
      </w:pPr>
    </w:p>
    <w:p w14:paraId="27FE334A" w14:textId="5B32CFC3" w:rsidR="00DD5841" w:rsidRPr="00767A80" w:rsidRDefault="002601CF" w:rsidP="00A0344C">
      <w:pPr>
        <w:spacing w:line="480" w:lineRule="auto"/>
        <w:jc w:val="both"/>
        <w:rPr>
          <w:rFonts w:ascii="Times New Roman" w:eastAsia="Calibri" w:hAnsi="Times New Roman" w:cs="Times New Roman"/>
          <w:b/>
          <w:sz w:val="24"/>
          <w:szCs w:val="24"/>
        </w:rPr>
      </w:pPr>
      <w:commentRangeStart w:id="505"/>
      <w:r w:rsidRPr="00767A80">
        <w:rPr>
          <w:rFonts w:ascii="Times New Roman" w:eastAsia="Calibri" w:hAnsi="Times New Roman" w:cs="Times New Roman"/>
          <w:b/>
          <w:sz w:val="24"/>
          <w:szCs w:val="24"/>
        </w:rPr>
        <w:t>Acknowledgements</w:t>
      </w:r>
      <w:commentRangeEnd w:id="505"/>
      <w:r w:rsidR="00FE4409" w:rsidRPr="00767A80">
        <w:rPr>
          <w:rStyle w:val="CommentReference"/>
          <w:rFonts w:ascii="Times New Roman" w:hAnsi="Times New Roman" w:cs="Times New Roman"/>
          <w:sz w:val="24"/>
          <w:szCs w:val="24"/>
        </w:rPr>
        <w:commentReference w:id="505"/>
      </w:r>
    </w:p>
    <w:p w14:paraId="79A777F9" w14:textId="02B85451" w:rsidR="002601CF" w:rsidRPr="00767A80" w:rsidRDefault="002601CF" w:rsidP="00A0344C">
      <w:pPr>
        <w:spacing w:line="480" w:lineRule="auto"/>
        <w:jc w:val="both"/>
        <w:rPr>
          <w:rFonts w:ascii="Times New Roman" w:eastAsia="Calibri" w:hAnsi="Times New Roman" w:cs="Times New Roman"/>
          <w:sz w:val="24"/>
          <w:szCs w:val="24"/>
        </w:rPr>
      </w:pPr>
      <w:r w:rsidRPr="00767A80">
        <w:rPr>
          <w:rFonts w:ascii="Times New Roman" w:eastAsia="Calibri" w:hAnsi="Times New Roman" w:cs="Times New Roman"/>
          <w:sz w:val="24"/>
          <w:szCs w:val="24"/>
        </w:rPr>
        <w:t>We acknowledge that th</w:t>
      </w:r>
      <w:ins w:id="506" w:author="Henry, Greg" w:date="2023-06-03T23:54:00Z">
        <w:r w:rsidR="00F9032F">
          <w:rPr>
            <w:rFonts w:ascii="Times New Roman" w:eastAsia="Calibri" w:hAnsi="Times New Roman" w:cs="Times New Roman"/>
            <w:sz w:val="24"/>
            <w:szCs w:val="24"/>
          </w:rPr>
          <w:t>e</w:t>
        </w:r>
      </w:ins>
      <w:del w:id="507" w:author="Henry, Greg" w:date="2023-06-03T23:54:00Z">
        <w:r w:rsidRPr="00767A80" w:rsidDel="00F9032F">
          <w:rPr>
            <w:rFonts w:ascii="Times New Roman" w:eastAsia="Calibri" w:hAnsi="Times New Roman" w:cs="Times New Roman"/>
            <w:sz w:val="24"/>
            <w:szCs w:val="24"/>
          </w:rPr>
          <w:delText>is</w:delText>
        </w:r>
      </w:del>
      <w:r w:rsidRPr="00767A80">
        <w:rPr>
          <w:rFonts w:ascii="Times New Roman" w:eastAsia="Calibri" w:hAnsi="Times New Roman" w:cs="Times New Roman"/>
          <w:sz w:val="24"/>
          <w:szCs w:val="24"/>
        </w:rPr>
        <w:t xml:space="preserve"> research</w:t>
      </w:r>
      <w:ins w:id="508" w:author="Henry, Greg" w:date="2023-06-03T23:54:00Z">
        <w:r w:rsidR="00F9032F">
          <w:rPr>
            <w:rFonts w:ascii="Times New Roman" w:eastAsia="Calibri" w:hAnsi="Times New Roman" w:cs="Times New Roman"/>
            <w:sz w:val="24"/>
            <w:szCs w:val="24"/>
          </w:rPr>
          <w:t xml:space="preserve"> at Alexandra Fiord</w:t>
        </w:r>
      </w:ins>
      <w:r w:rsidRPr="00767A80">
        <w:rPr>
          <w:rFonts w:ascii="Times New Roman" w:eastAsia="Calibri" w:hAnsi="Times New Roman" w:cs="Times New Roman"/>
          <w:sz w:val="24"/>
          <w:szCs w:val="24"/>
        </w:rPr>
        <w:t xml:space="preserve"> was conducted on </w:t>
      </w:r>
      <w:del w:id="509" w:author="Henry, Greg" w:date="2023-06-03T23:54:00Z">
        <w:r w:rsidRPr="00767A80" w:rsidDel="00F9032F">
          <w:rPr>
            <w:rFonts w:ascii="Times New Roman" w:eastAsia="Calibri" w:hAnsi="Times New Roman" w:cs="Times New Roman"/>
            <w:sz w:val="24"/>
            <w:szCs w:val="24"/>
          </w:rPr>
          <w:delText xml:space="preserve">Qikiqtani </w:delText>
        </w:r>
      </w:del>
      <w:r w:rsidRPr="00767A80">
        <w:rPr>
          <w:rFonts w:ascii="Times New Roman" w:eastAsia="Calibri" w:hAnsi="Times New Roman" w:cs="Times New Roman"/>
          <w:sz w:val="24"/>
          <w:szCs w:val="24"/>
        </w:rPr>
        <w:t>Inuit</w:t>
      </w:r>
      <w:ins w:id="510" w:author="Henry, Greg" w:date="2023-06-03T23:54:00Z">
        <w:r w:rsidR="00F9032F">
          <w:rPr>
            <w:rFonts w:ascii="Times New Roman" w:eastAsia="Calibri" w:hAnsi="Times New Roman" w:cs="Times New Roman"/>
            <w:sz w:val="24"/>
            <w:szCs w:val="24"/>
          </w:rPr>
          <w:t>-owned</w:t>
        </w:r>
      </w:ins>
      <w:r w:rsidRPr="00767A80">
        <w:rPr>
          <w:rFonts w:ascii="Times New Roman" w:eastAsia="Calibri" w:hAnsi="Times New Roman" w:cs="Times New Roman"/>
          <w:sz w:val="24"/>
          <w:szCs w:val="24"/>
        </w:rPr>
        <w:t xml:space="preserve"> </w:t>
      </w:r>
      <w:del w:id="511" w:author="Henry, Greg" w:date="2023-06-03T23:54:00Z">
        <w:r w:rsidRPr="00767A80" w:rsidDel="00F9032F">
          <w:rPr>
            <w:rFonts w:ascii="Times New Roman" w:eastAsia="Calibri" w:hAnsi="Times New Roman" w:cs="Times New Roman"/>
            <w:sz w:val="24"/>
            <w:szCs w:val="24"/>
          </w:rPr>
          <w:delText>l</w:delText>
        </w:r>
      </w:del>
      <w:ins w:id="512" w:author="Henry, Greg" w:date="2023-06-03T23:55:00Z">
        <w:r w:rsidR="00F9032F">
          <w:rPr>
            <w:rFonts w:ascii="Times New Roman" w:eastAsia="Calibri" w:hAnsi="Times New Roman" w:cs="Times New Roman"/>
            <w:sz w:val="24"/>
            <w:szCs w:val="24"/>
          </w:rPr>
          <w:t>L</w:t>
        </w:r>
      </w:ins>
      <w:r w:rsidRPr="00767A80">
        <w:rPr>
          <w:rFonts w:ascii="Times New Roman" w:eastAsia="Calibri" w:hAnsi="Times New Roman" w:cs="Times New Roman"/>
          <w:sz w:val="24"/>
          <w:szCs w:val="24"/>
        </w:rPr>
        <w:t xml:space="preserve">and and thank the Qikiqtani Inuit Association and the communities of Resolute Bay and Grise Fiord for their support. The field research was conducted under research </w:t>
      </w:r>
      <w:r w:rsidR="00F9032F" w:rsidRPr="00767A80">
        <w:rPr>
          <w:rFonts w:ascii="Times New Roman" w:eastAsia="Calibri" w:hAnsi="Times New Roman" w:cs="Times New Roman"/>
          <w:sz w:val="24"/>
          <w:szCs w:val="24"/>
        </w:rPr>
        <w:t>licenses</w:t>
      </w:r>
      <w:r w:rsidRPr="00767A80">
        <w:rPr>
          <w:rFonts w:ascii="Times New Roman" w:eastAsia="Calibri" w:hAnsi="Times New Roman" w:cs="Times New Roman"/>
          <w:sz w:val="24"/>
          <w:szCs w:val="24"/>
        </w:rPr>
        <w:t xml:space="preserve"> from the Aurora Research Institute (Northwest Territories) from 1992 to 1998, and from the Nunavut Research Institute and the Nunavut Department of Environment from 1999 to 2015. We thank all the field assistants</w:t>
      </w:r>
      <w:ins w:id="513" w:author="Henry, Greg" w:date="2023-06-03T23:55:00Z">
        <w:r w:rsidR="00F9032F">
          <w:rPr>
            <w:rFonts w:ascii="Times New Roman" w:eastAsia="Calibri" w:hAnsi="Times New Roman" w:cs="Times New Roman"/>
            <w:sz w:val="24"/>
            <w:szCs w:val="24"/>
          </w:rPr>
          <w:t>,</w:t>
        </w:r>
      </w:ins>
      <w:r w:rsidRPr="00767A80">
        <w:rPr>
          <w:rFonts w:ascii="Times New Roman" w:eastAsia="Calibri" w:hAnsi="Times New Roman" w:cs="Times New Roman"/>
          <w:sz w:val="24"/>
          <w:szCs w:val="24"/>
        </w:rPr>
        <w:t xml:space="preserve"> </w:t>
      </w:r>
      <w:del w:id="514" w:author="Henry, Greg" w:date="2023-06-03T23:55:00Z">
        <w:r w:rsidRPr="00767A80" w:rsidDel="00F9032F">
          <w:rPr>
            <w:rFonts w:ascii="Times New Roman" w:eastAsia="Calibri" w:hAnsi="Times New Roman" w:cs="Times New Roman"/>
            <w:sz w:val="24"/>
            <w:szCs w:val="24"/>
          </w:rPr>
          <w:delText xml:space="preserve">and </w:delText>
        </w:r>
      </w:del>
      <w:r w:rsidRPr="00767A80">
        <w:rPr>
          <w:rFonts w:ascii="Times New Roman" w:eastAsia="Calibri" w:hAnsi="Times New Roman" w:cs="Times New Roman"/>
          <w:sz w:val="24"/>
          <w:szCs w:val="24"/>
        </w:rPr>
        <w:t>graduate students</w:t>
      </w:r>
      <w:ins w:id="515" w:author="Henry, Greg" w:date="2023-06-03T23:55:00Z">
        <w:r w:rsidR="00F9032F">
          <w:rPr>
            <w:rFonts w:ascii="Times New Roman" w:eastAsia="Calibri" w:hAnsi="Times New Roman" w:cs="Times New Roman"/>
            <w:sz w:val="24"/>
            <w:szCs w:val="24"/>
          </w:rPr>
          <w:t xml:space="preserve"> and postdocs</w:t>
        </w:r>
      </w:ins>
      <w:r w:rsidRPr="00767A80">
        <w:rPr>
          <w:rFonts w:ascii="Times New Roman" w:eastAsia="Calibri" w:hAnsi="Times New Roman" w:cs="Times New Roman"/>
          <w:sz w:val="24"/>
          <w:szCs w:val="24"/>
        </w:rPr>
        <w:t xml:space="preserve"> for their help in collecting valuable data over </w:t>
      </w:r>
      <w:ins w:id="516" w:author="Henry, Greg" w:date="2023-06-03T23:55:00Z">
        <w:r w:rsidR="00F9032F">
          <w:rPr>
            <w:rFonts w:ascii="Times New Roman" w:eastAsia="Calibri" w:hAnsi="Times New Roman" w:cs="Times New Roman"/>
            <w:sz w:val="24"/>
            <w:szCs w:val="24"/>
          </w:rPr>
          <w:t xml:space="preserve">the years of </w:t>
        </w:r>
      </w:ins>
      <w:r w:rsidRPr="00767A80">
        <w:rPr>
          <w:rFonts w:ascii="Times New Roman" w:eastAsia="Calibri" w:hAnsi="Times New Roman" w:cs="Times New Roman"/>
          <w:sz w:val="24"/>
          <w:szCs w:val="24"/>
        </w:rPr>
        <w:t>th</w:t>
      </w:r>
      <w:ins w:id="517" w:author="Henry, Greg" w:date="2023-06-03T23:56:00Z">
        <w:r w:rsidR="00F9032F">
          <w:rPr>
            <w:rFonts w:ascii="Times New Roman" w:eastAsia="Calibri" w:hAnsi="Times New Roman" w:cs="Times New Roman"/>
            <w:sz w:val="24"/>
            <w:szCs w:val="24"/>
          </w:rPr>
          <w:t>ese</w:t>
        </w:r>
      </w:ins>
      <w:del w:id="518" w:author="Henry, Greg" w:date="2023-06-03T23:56:00Z">
        <w:r w:rsidRPr="00767A80" w:rsidDel="00F9032F">
          <w:rPr>
            <w:rFonts w:ascii="Times New Roman" w:eastAsia="Calibri" w:hAnsi="Times New Roman" w:cs="Times New Roman"/>
            <w:sz w:val="24"/>
            <w:szCs w:val="24"/>
          </w:rPr>
          <w:delText>is</w:delText>
        </w:r>
      </w:del>
      <w:r w:rsidRPr="00767A80">
        <w:rPr>
          <w:rFonts w:ascii="Times New Roman" w:eastAsia="Calibri" w:hAnsi="Times New Roman" w:cs="Times New Roman"/>
          <w:sz w:val="24"/>
          <w:szCs w:val="24"/>
        </w:rPr>
        <w:t xml:space="preserve"> experiment</w:t>
      </w:r>
      <w:ins w:id="519" w:author="Henry, Greg" w:date="2023-06-03T23:56:00Z">
        <w:r w:rsidR="00F9032F">
          <w:rPr>
            <w:rFonts w:ascii="Times New Roman" w:eastAsia="Calibri" w:hAnsi="Times New Roman" w:cs="Times New Roman"/>
            <w:sz w:val="24"/>
            <w:szCs w:val="24"/>
          </w:rPr>
          <w:t>s</w:t>
        </w:r>
      </w:ins>
      <w:r w:rsidRPr="00767A80">
        <w:rPr>
          <w:rFonts w:ascii="Times New Roman" w:eastAsia="Calibri" w:hAnsi="Times New Roman" w:cs="Times New Roman"/>
          <w:sz w:val="24"/>
          <w:szCs w:val="24"/>
        </w:rPr>
        <w:t xml:space="preserve">. We are grateful to the Polar Continental Shelf Program and the Royal Canadian Mounted Police for providing logistical support for all of the years of research at Alexandra Fiord. </w:t>
      </w:r>
    </w:p>
    <w:p w14:paraId="036F0D81" w14:textId="77777777" w:rsidR="00FE4409" w:rsidRPr="00767A80" w:rsidRDefault="00FE4409" w:rsidP="00A0344C">
      <w:pPr>
        <w:spacing w:line="480" w:lineRule="auto"/>
        <w:jc w:val="both"/>
        <w:rPr>
          <w:rFonts w:ascii="Times New Roman" w:eastAsia="Calibri" w:hAnsi="Times New Roman" w:cs="Times New Roman"/>
          <w:sz w:val="24"/>
          <w:szCs w:val="24"/>
        </w:rPr>
      </w:pPr>
    </w:p>
    <w:p w14:paraId="7187AB26" w14:textId="7CBDD80C" w:rsidR="00DD5841" w:rsidRPr="00767A80" w:rsidRDefault="00DD5841" w:rsidP="00A0344C">
      <w:pPr>
        <w:spacing w:line="480" w:lineRule="auto"/>
        <w:jc w:val="both"/>
        <w:rPr>
          <w:rFonts w:ascii="Times New Roman" w:eastAsia="Calibri" w:hAnsi="Times New Roman" w:cs="Times New Roman"/>
          <w:b/>
          <w:sz w:val="24"/>
          <w:szCs w:val="24"/>
        </w:rPr>
      </w:pPr>
    </w:p>
    <w:p w14:paraId="1A163F52" w14:textId="6287E31C" w:rsidR="00DD5841" w:rsidRPr="00767A80" w:rsidRDefault="00DD5841" w:rsidP="00A0344C">
      <w:pPr>
        <w:spacing w:line="480" w:lineRule="auto"/>
        <w:jc w:val="both"/>
        <w:rPr>
          <w:rFonts w:ascii="Times New Roman" w:eastAsia="Calibri" w:hAnsi="Times New Roman" w:cs="Times New Roman"/>
          <w:b/>
          <w:sz w:val="24"/>
          <w:szCs w:val="24"/>
        </w:rPr>
      </w:pPr>
    </w:p>
    <w:p w14:paraId="12209D77" w14:textId="08458E1D" w:rsidR="00DD5841" w:rsidRPr="00767A80" w:rsidRDefault="00DD5841" w:rsidP="00A0344C">
      <w:pPr>
        <w:spacing w:line="480" w:lineRule="auto"/>
        <w:jc w:val="both"/>
        <w:rPr>
          <w:rFonts w:ascii="Times New Roman" w:eastAsia="Calibri" w:hAnsi="Times New Roman" w:cs="Times New Roman"/>
          <w:b/>
          <w:sz w:val="24"/>
          <w:szCs w:val="24"/>
        </w:rPr>
      </w:pPr>
    </w:p>
    <w:p w14:paraId="6F69A4A1" w14:textId="42DDBA3C" w:rsidR="00DD5841" w:rsidRPr="00767A80" w:rsidRDefault="00DD5841" w:rsidP="00A0344C">
      <w:pPr>
        <w:spacing w:line="480" w:lineRule="auto"/>
        <w:jc w:val="both"/>
        <w:rPr>
          <w:rFonts w:ascii="Times New Roman" w:eastAsia="Calibri" w:hAnsi="Times New Roman" w:cs="Times New Roman"/>
          <w:b/>
          <w:sz w:val="24"/>
          <w:szCs w:val="24"/>
        </w:rPr>
      </w:pPr>
    </w:p>
    <w:p w14:paraId="4F3E727A" w14:textId="29BA94A1" w:rsidR="00DD5841" w:rsidRPr="00767A80" w:rsidRDefault="00DD5841" w:rsidP="00A0344C">
      <w:pPr>
        <w:spacing w:line="480" w:lineRule="auto"/>
        <w:jc w:val="both"/>
        <w:rPr>
          <w:rFonts w:ascii="Times New Roman" w:eastAsia="Calibri" w:hAnsi="Times New Roman" w:cs="Times New Roman"/>
          <w:b/>
          <w:sz w:val="24"/>
          <w:szCs w:val="24"/>
        </w:rPr>
      </w:pPr>
    </w:p>
    <w:p w14:paraId="75E4A3F3" w14:textId="5F729BB5" w:rsidR="00DD5841" w:rsidRPr="00767A80" w:rsidRDefault="00DD5841" w:rsidP="00A0344C">
      <w:pPr>
        <w:spacing w:line="480" w:lineRule="auto"/>
        <w:jc w:val="both"/>
        <w:rPr>
          <w:rFonts w:ascii="Times New Roman" w:eastAsia="Calibri" w:hAnsi="Times New Roman" w:cs="Times New Roman"/>
          <w:b/>
          <w:sz w:val="24"/>
          <w:szCs w:val="24"/>
        </w:rPr>
      </w:pPr>
    </w:p>
    <w:p w14:paraId="760FA5F9" w14:textId="46E4AA84" w:rsidR="00354445" w:rsidRPr="00354445" w:rsidRDefault="00354445" w:rsidP="00A0344C">
      <w:pPr>
        <w:spacing w:line="48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 xml:space="preserve">Data Availability </w:t>
      </w:r>
    </w:p>
    <w:p w14:paraId="4D6E7207" w14:textId="277CFE52" w:rsidR="00354445" w:rsidRPr="00354445" w:rsidRDefault="00354445" w:rsidP="00A0344C">
      <w:pPr>
        <w:spacing w:line="480" w:lineRule="auto"/>
        <w:jc w:val="both"/>
        <w:rPr>
          <w:rFonts w:ascii="Times New Roman" w:eastAsia="Calibri" w:hAnsi="Times New Roman" w:cs="Times New Roman"/>
          <w:sz w:val="24"/>
          <w:szCs w:val="24"/>
        </w:rPr>
      </w:pPr>
      <w:r w:rsidRPr="00354445">
        <w:rPr>
          <w:rFonts w:ascii="Times New Roman" w:eastAsia="Calibri" w:hAnsi="Times New Roman" w:cs="Times New Roman"/>
          <w:sz w:val="24"/>
          <w:szCs w:val="24"/>
        </w:rPr>
        <w:t>All data and script</w:t>
      </w:r>
      <w:r>
        <w:rPr>
          <w:rFonts w:ascii="Times New Roman" w:eastAsia="Calibri" w:hAnsi="Times New Roman" w:cs="Times New Roman"/>
          <w:sz w:val="24"/>
          <w:szCs w:val="24"/>
        </w:rPr>
        <w:t xml:space="preserve">s </w:t>
      </w:r>
      <w:r w:rsidRPr="00354445">
        <w:rPr>
          <w:rFonts w:ascii="Times New Roman" w:eastAsia="Calibri" w:hAnsi="Times New Roman" w:cs="Times New Roman"/>
          <w:sz w:val="24"/>
          <w:szCs w:val="24"/>
        </w:rPr>
        <w:t xml:space="preserve">at </w:t>
      </w:r>
      <w:hyperlink r:id="rId22" w:history="1">
        <w:r w:rsidRPr="008D48C7">
          <w:rPr>
            <w:rStyle w:val="Hyperlink"/>
            <w:rFonts w:ascii="Times New Roman" w:eastAsia="Calibri" w:hAnsi="Times New Roman" w:cs="Times New Roman"/>
            <w:sz w:val="24"/>
            <w:szCs w:val="24"/>
          </w:rPr>
          <w:t>https://github.com/cour10eygrace/ITEX_pheno_demo</w:t>
        </w:r>
      </w:hyperlink>
      <w:r>
        <w:rPr>
          <w:rFonts w:ascii="Times New Roman" w:eastAsia="Calibri" w:hAnsi="Times New Roman" w:cs="Times New Roman"/>
          <w:sz w:val="24"/>
          <w:szCs w:val="24"/>
        </w:rPr>
        <w:t xml:space="preserve"> </w:t>
      </w:r>
    </w:p>
    <w:sectPr w:rsidR="00354445" w:rsidRPr="00354445" w:rsidSect="00A0344C">
      <w:headerReference w:type="default" r:id="rId23"/>
      <w:footerReference w:type="default" r:id="rId24"/>
      <w:pgSz w:w="12240" w:h="15840"/>
      <w:pgMar w:top="1440" w:right="1440" w:bottom="1440" w:left="1440" w:header="720" w:footer="720" w:gutter="0"/>
      <w:lnNumType w:countBy="1"/>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Sarah Elmendorf" w:date="2023-05-11T15:16:00Z" w:initials="SE">
    <w:p w14:paraId="52A78D8D" w14:textId="77777777" w:rsidR="00AE1FF5" w:rsidRDefault="00AE1FF5" w:rsidP="00280562">
      <w:pPr>
        <w:pStyle w:val="CommentText"/>
      </w:pPr>
      <w:r>
        <w:rPr>
          <w:rStyle w:val="CommentReference"/>
        </w:rPr>
        <w:annotationRef/>
      </w:r>
      <w:r>
        <w:t>One could misread this as earlier flowering alters reproductive fitness more than earlier flowering alters climate...</w:t>
      </w:r>
    </w:p>
  </w:comment>
  <w:comment w:id="6" w:author="Sarah Elmendorf" w:date="2023-05-11T15:19:00Z" w:initials="SE">
    <w:p w14:paraId="0D6E3DAF" w14:textId="77777777" w:rsidR="00AE1FF5" w:rsidRDefault="00AE1FF5" w:rsidP="00CC760C">
      <w:pPr>
        <w:pStyle w:val="CommentText"/>
      </w:pPr>
      <w:r>
        <w:rPr>
          <w:rStyle w:val="CommentReference"/>
        </w:rPr>
        <w:annotationRef/>
      </w:r>
      <w:r>
        <w:t>I put in one alternate suggestion but not sure I love that one either</w:t>
      </w:r>
    </w:p>
  </w:comment>
  <w:comment w:id="7" w:author="Amy Angert" w:date="2023-05-22T10:54:00Z" w:initials="MOU">
    <w:p w14:paraId="3178887E" w14:textId="77777777" w:rsidR="007C285C" w:rsidRDefault="007C285C">
      <w:pPr>
        <w:pStyle w:val="CommentText"/>
      </w:pPr>
      <w:r>
        <w:rPr>
          <w:rStyle w:val="CommentReference"/>
        </w:rPr>
        <w:annotationRef/>
      </w:r>
      <w:r>
        <w:t>You could say “more than does climate” to make it grammatically correct… but a little awkard sounding.</w:t>
      </w:r>
    </w:p>
    <w:p w14:paraId="47A891CB" w14:textId="77777777" w:rsidR="007C285C" w:rsidRDefault="007C285C">
      <w:pPr>
        <w:pStyle w:val="CommentText"/>
      </w:pPr>
    </w:p>
    <w:p w14:paraId="72D7B53D" w14:textId="647B8386" w:rsidR="007C285C" w:rsidRDefault="007C285C">
      <w:pPr>
        <w:pStyle w:val="CommentText"/>
      </w:pPr>
      <w:r>
        <w:t>What about, “Climate-mediated shifts in phenology alter reproductive fitness of Arctic tundra plants more than direct effects of warming…” ?</w:t>
      </w:r>
    </w:p>
  </w:comment>
  <w:comment w:id="8" w:author="celphin@student.ubc.ca" w:date="2023-05-22T18:14:00Z" w:initials="c">
    <w:p w14:paraId="5E0B74A3" w14:textId="77777777" w:rsidR="005C4ACA" w:rsidRDefault="005C4ACA" w:rsidP="003A0A3D">
      <w:pPr>
        <w:pStyle w:val="CommentText"/>
      </w:pPr>
      <w:r>
        <w:rPr>
          <w:rStyle w:val="CommentReference"/>
        </w:rPr>
        <w:annotationRef/>
      </w:r>
      <w:r>
        <w:t>Maybe this?</w:t>
      </w:r>
    </w:p>
  </w:comment>
  <w:comment w:id="13" w:author="Courtney Collins" w:date="2023-06-02T14:52:00Z" w:initials="CC">
    <w:p w14:paraId="3887462D" w14:textId="77777777" w:rsidR="005B4876" w:rsidRPr="005B4876" w:rsidRDefault="005B4876" w:rsidP="005B4876">
      <w:pPr>
        <w:shd w:val="clear" w:color="auto" w:fill="FFFFFF"/>
        <w:rPr>
          <w:rFonts w:ascii="Segoe UI" w:eastAsia="Times New Roman" w:hAnsi="Segoe UI" w:cs="Segoe UI"/>
          <w:color w:val="212121"/>
          <w:sz w:val="23"/>
          <w:szCs w:val="23"/>
          <w:lang w:val="en-US"/>
        </w:rPr>
      </w:pPr>
      <w:r>
        <w:rPr>
          <w:rStyle w:val="CommentReference"/>
        </w:rPr>
        <w:annotationRef/>
      </w:r>
      <w:r w:rsidRPr="005B4876">
        <w:rPr>
          <w:rFonts w:ascii="Segoe UI" w:eastAsia="Times New Roman" w:hAnsi="Segoe UI" w:cs="Segoe UI"/>
          <w:color w:val="212121"/>
          <w:sz w:val="23"/>
          <w:szCs w:val="23"/>
          <w:lang w:val="en-US"/>
        </w:rPr>
        <w:t>My overall thoughts:</w:t>
      </w:r>
    </w:p>
    <w:p w14:paraId="389BEE06"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p>
    <w:p w14:paraId="51072ADB"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r w:rsidRPr="005B4876">
        <w:rPr>
          <w:rFonts w:ascii="Segoe UI" w:eastAsia="Times New Roman" w:hAnsi="Segoe UI" w:cs="Segoe UI"/>
          <w:color w:val="212121"/>
          <w:sz w:val="23"/>
          <w:szCs w:val="23"/>
          <w:lang w:val="en-US"/>
        </w:rPr>
        <w:t>1. Agree with Sarah that you can’t disentangle plasticity and genetic change. It is still totally valid to do phenotypic selection analysis of fitness vs traits to determine how selection is acting, but you can’t infer whether the source of trait differences is heritable, and hence you can’t say whether trends over time are due to within-individual plasticity or among-individual turnover. More comments on this in the main text.</w:t>
      </w:r>
    </w:p>
    <w:p w14:paraId="1B03E2C3"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p>
    <w:p w14:paraId="7F1F0616"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r w:rsidRPr="005B4876">
        <w:rPr>
          <w:rFonts w:ascii="Segoe UI" w:eastAsia="Times New Roman" w:hAnsi="Segoe UI" w:cs="Segoe UI"/>
          <w:color w:val="212121"/>
          <w:sz w:val="23"/>
          <w:szCs w:val="23"/>
          <w:lang w:val="en-US"/>
        </w:rPr>
        <w:t>2. The text interpreting consistency of responses among species and years seems problematic to me because I think they were forced to be so by including only random intercepts, not random slopes. So a lot of the supplemental with species-specific geom_smooth curves is a little confusing. I think you need to go fully one way or another. In other words, if those species differences in slopes in the supplement are meaningful, you should allow random intercepts in your main models. If they are not meaningful, perhaps you shouldn’t include these figures at all? Either way, it needs more clarity and stronger justification in the methods.</w:t>
      </w:r>
    </w:p>
    <w:p w14:paraId="6439837C"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p>
    <w:p w14:paraId="0D7611E1" w14:textId="77777777" w:rsidR="005B4876" w:rsidRPr="005B4876" w:rsidRDefault="005B4876" w:rsidP="005B4876">
      <w:pPr>
        <w:shd w:val="clear" w:color="auto" w:fill="FFFFFF"/>
        <w:spacing w:line="240" w:lineRule="auto"/>
        <w:rPr>
          <w:rFonts w:ascii="Segoe UI" w:eastAsia="Times New Roman" w:hAnsi="Segoe UI" w:cs="Segoe UI"/>
          <w:color w:val="212121"/>
          <w:sz w:val="23"/>
          <w:szCs w:val="23"/>
          <w:lang w:val="en-US"/>
        </w:rPr>
      </w:pPr>
      <w:r w:rsidRPr="005B4876">
        <w:rPr>
          <w:rFonts w:ascii="Segoe UI" w:eastAsia="Times New Roman" w:hAnsi="Segoe UI" w:cs="Segoe UI"/>
          <w:color w:val="212121"/>
          <w:sz w:val="23"/>
          <w:szCs w:val="23"/>
          <w:lang w:val="en-US"/>
        </w:rPr>
        <w:t>3. I like Sarah’s suggestion for Fig 6! I do remain uneasy about extrapolating beyond the range of the data used to fit the models, but I could be comforted with more discussion about the possible limitations. </w:t>
      </w:r>
    </w:p>
    <w:p w14:paraId="7007F672" w14:textId="7C866E25" w:rsidR="005B4876" w:rsidRDefault="005B4876">
      <w:pPr>
        <w:pStyle w:val="CommentText"/>
      </w:pPr>
    </w:p>
  </w:comment>
  <w:comment w:id="14" w:author="Courtney Collins" w:date="2023-06-02T14:52:00Z" w:initials="CC">
    <w:p w14:paraId="0DB647DA" w14:textId="77777777" w:rsidR="005B4876" w:rsidRPr="005B4876" w:rsidRDefault="005B4876" w:rsidP="005B4876">
      <w:pPr>
        <w:shd w:val="clear" w:color="auto" w:fill="FFFFFF"/>
        <w:rPr>
          <w:rFonts w:ascii="Segoe UI" w:eastAsia="Times New Roman" w:hAnsi="Segoe UI" w:cs="Segoe UI"/>
          <w:color w:val="212121"/>
          <w:sz w:val="23"/>
          <w:szCs w:val="23"/>
          <w:lang w:val="en-US"/>
        </w:rPr>
      </w:pPr>
      <w:r>
        <w:rPr>
          <w:rStyle w:val="CommentReference"/>
        </w:rPr>
        <w:annotationRef/>
      </w:r>
      <w:r w:rsidRPr="005B4876">
        <w:rPr>
          <w:rFonts w:ascii="Calibri" w:eastAsia="Times New Roman" w:hAnsi="Calibri" w:cs="Calibri"/>
          <w:color w:val="212121"/>
          <w:lang w:val="en-US"/>
        </w:rPr>
        <w:t>Few overall thoughts:</w:t>
      </w:r>
    </w:p>
    <w:p w14:paraId="24EF3117" w14:textId="77777777" w:rsidR="005B4876" w:rsidRPr="005B4876" w:rsidRDefault="005B4876" w:rsidP="005B4876">
      <w:pPr>
        <w:numPr>
          <w:ilvl w:val="0"/>
          <w:numId w:val="7"/>
        </w:numPr>
        <w:shd w:val="clear" w:color="auto" w:fill="FFFFFF"/>
        <w:spacing w:line="240" w:lineRule="auto"/>
        <w:rPr>
          <w:rFonts w:ascii="Segoe UI" w:eastAsia="Times New Roman" w:hAnsi="Segoe UI" w:cs="Segoe UI"/>
          <w:color w:val="212121"/>
          <w:sz w:val="23"/>
          <w:szCs w:val="23"/>
          <w:lang w:val="en-US"/>
        </w:rPr>
      </w:pPr>
      <w:r w:rsidRPr="005B4876">
        <w:rPr>
          <w:rFonts w:ascii="Calibri" w:eastAsia="Times New Roman" w:hAnsi="Calibri" w:cs="Calibri"/>
          <w:color w:val="212121"/>
          <w:lang w:val="en-US"/>
        </w:rPr>
        <w:t>This is not my area of expertise to defer to others (Amy?) on this, but I would de-emphasize the plasticity discussion a bit, because I am not sure you can disentangle how much of the positive phenology-fitness relationship you have is due to earlier individuals/species (genetic) vs individuals/species shifting earlier in early years without a bunch of random slopes or mean centering or some other statistical wizardry which you may or may not have enough power to do. I worry you will get a evolutionary biologist reviewer who will pick on your for this, but I think you have enough of a story without it.</w:t>
      </w:r>
    </w:p>
    <w:p w14:paraId="073B105B" w14:textId="77777777" w:rsidR="005B4876" w:rsidRPr="005B4876" w:rsidRDefault="005B4876" w:rsidP="005B4876">
      <w:pPr>
        <w:numPr>
          <w:ilvl w:val="0"/>
          <w:numId w:val="7"/>
        </w:numPr>
        <w:shd w:val="clear" w:color="auto" w:fill="FFFFFF"/>
        <w:spacing w:line="240" w:lineRule="auto"/>
        <w:rPr>
          <w:rFonts w:ascii="Segoe UI" w:eastAsia="Times New Roman" w:hAnsi="Segoe UI" w:cs="Segoe UI"/>
          <w:color w:val="212121"/>
          <w:sz w:val="23"/>
          <w:szCs w:val="23"/>
          <w:lang w:val="en-US"/>
        </w:rPr>
      </w:pPr>
      <w:r w:rsidRPr="005B4876">
        <w:rPr>
          <w:rFonts w:ascii="Calibri" w:eastAsia="Times New Roman" w:hAnsi="Calibri" w:cs="Calibri"/>
          <w:color w:val="212121"/>
          <w:lang w:val="en-US"/>
        </w:rPr>
        <w:t>I had a thought that for the fig 6, you might add a few annotations to emphasize the direct vs indirect effects, which I like as the main emphasis of this manuscript. I think (?) though you should feel free to poke holes in this logic, that you could back-of-the-envelope an estimate of the direct only (no phenology) vs indirect(phenology)+direct consequences of warming just by looking at the y values (log flower number) marginal effects plots you made (fig 6) at two different points on the x axis, the x median of the black dotted line (current phenology timing) vs the x median of the solid line [full disclosure I am not 100% sure how got the ranges of these to plot but I think it’s off the model which is why the x range shifts]. So then you could interpret the change in % reproduction (e.g. vertical displacement of solid vs dashed lines) at doy ~175 at 5C  (something like exp(2.5)/exp(2) as the direct effect of warming and the y value at the implied median doy under warming (continuing the example in Fig 5c this would be something like exp(3.3) vs exp(2), so end up with ~3.5 x as much increased in fecundity if flowering timing shifts vs 1.5x as much if it didn’t. You kind of have this already through the path coefficients, but for me it’s easier to see this way and you don’t have to try to math out in your head what it means that one response variable is logged (fitness) and the other (doy) isn’t + the quadratic terms. Sample attached; it’s too much text to actually annotate each subpanel but you could maybe put the brackets on each subpanel and the % change at the median doy now vs future in the legend.</w:t>
      </w:r>
    </w:p>
    <w:p w14:paraId="0AA5AA43" w14:textId="10817F25" w:rsidR="005B4876" w:rsidRDefault="005B4876">
      <w:pPr>
        <w:pStyle w:val="CommentText"/>
      </w:pPr>
    </w:p>
  </w:comment>
  <w:comment w:id="15" w:author="Courtney Collins" w:date="2023-06-02T14:52:00Z" w:initials="CC">
    <w:p w14:paraId="073AE8AB" w14:textId="77777777" w:rsidR="005B4876" w:rsidRPr="005B4876" w:rsidRDefault="005B4876" w:rsidP="005B4876">
      <w:pPr>
        <w:shd w:val="clear" w:color="auto" w:fill="FFFFFF"/>
        <w:rPr>
          <w:rFonts w:eastAsia="Times New Roman"/>
          <w:color w:val="000000"/>
          <w:sz w:val="20"/>
          <w:szCs w:val="20"/>
          <w:lang w:val="en-US"/>
        </w:rPr>
      </w:pPr>
      <w:r>
        <w:rPr>
          <w:rStyle w:val="CommentReference"/>
        </w:rPr>
        <w:annotationRef/>
      </w:r>
      <w:r w:rsidRPr="005B4876">
        <w:rPr>
          <w:rFonts w:eastAsia="Times New Roman"/>
          <w:color w:val="000000"/>
          <w:sz w:val="20"/>
          <w:szCs w:val="20"/>
          <w:lang w:val="en-US"/>
        </w:rPr>
        <w:t>I agree with Amy and Sarah - this was an easy and interesting read! I added some comments/minor edits attached.</w:t>
      </w:r>
    </w:p>
    <w:p w14:paraId="79FCA6FC" w14:textId="77777777" w:rsidR="005B4876" w:rsidRPr="005B4876" w:rsidRDefault="005B4876" w:rsidP="005B4876">
      <w:pPr>
        <w:shd w:val="clear" w:color="auto" w:fill="FFFFFF"/>
        <w:spacing w:line="240" w:lineRule="auto"/>
        <w:rPr>
          <w:rFonts w:eastAsia="Times New Roman"/>
          <w:color w:val="000000"/>
          <w:sz w:val="20"/>
          <w:szCs w:val="20"/>
          <w:lang w:val="en-US"/>
        </w:rPr>
      </w:pPr>
    </w:p>
    <w:p w14:paraId="6C9EFA98" w14:textId="77777777" w:rsidR="005B4876" w:rsidRPr="005B4876" w:rsidRDefault="005B4876" w:rsidP="005B4876">
      <w:pPr>
        <w:shd w:val="clear" w:color="auto" w:fill="FFFFFF"/>
        <w:spacing w:line="240" w:lineRule="auto"/>
        <w:rPr>
          <w:rFonts w:eastAsia="Times New Roman"/>
          <w:color w:val="000000"/>
          <w:sz w:val="20"/>
          <w:szCs w:val="20"/>
          <w:lang w:val="en-US"/>
        </w:rPr>
      </w:pPr>
      <w:r w:rsidRPr="005B4876">
        <w:rPr>
          <w:rFonts w:eastAsia="Times New Roman"/>
          <w:color w:val="000000"/>
          <w:sz w:val="20"/>
          <w:szCs w:val="20"/>
          <w:lang w:val="en-US"/>
        </w:rPr>
        <w:t>My only major concerns (also mentioned by Amy and Sarah) were:</w:t>
      </w:r>
    </w:p>
    <w:p w14:paraId="2A008C89" w14:textId="77777777" w:rsidR="005B4876" w:rsidRPr="005B4876" w:rsidRDefault="005B4876" w:rsidP="005B4876">
      <w:pPr>
        <w:shd w:val="clear" w:color="auto" w:fill="FFFFFF"/>
        <w:spacing w:line="240" w:lineRule="auto"/>
        <w:rPr>
          <w:rFonts w:eastAsia="Times New Roman"/>
          <w:color w:val="000000"/>
          <w:sz w:val="20"/>
          <w:szCs w:val="20"/>
          <w:lang w:val="en-US"/>
        </w:rPr>
      </w:pPr>
      <w:r w:rsidRPr="005B4876">
        <w:rPr>
          <w:rFonts w:eastAsia="Times New Roman"/>
          <w:color w:val="000000"/>
          <w:sz w:val="20"/>
          <w:szCs w:val="20"/>
          <w:lang w:val="en-US"/>
        </w:rPr>
        <w:t>- I was a bit unsure about your implied conclusions about evolutionary trajectories in flowering time from the 'selection' on flowering time since you are not measuring its heritability only the fitness related to this trait. I added more specific comments in the paper itself. I might remove the term 'selection' altogether and/or clarify that you are measuring fitness but do not know how heritable vs plastic the trait is so the changes over time could be caused by either selection or plasticity.</w:t>
      </w:r>
    </w:p>
    <w:p w14:paraId="721C2C39" w14:textId="77777777" w:rsidR="005B4876" w:rsidRPr="005B4876" w:rsidRDefault="005B4876" w:rsidP="005B4876">
      <w:pPr>
        <w:shd w:val="clear" w:color="auto" w:fill="FFFFFF"/>
        <w:spacing w:line="240" w:lineRule="auto"/>
        <w:rPr>
          <w:rFonts w:eastAsia="Times New Roman"/>
          <w:color w:val="000000"/>
          <w:sz w:val="20"/>
          <w:szCs w:val="20"/>
          <w:lang w:val="en-US"/>
        </w:rPr>
      </w:pPr>
      <w:r w:rsidRPr="005B4876">
        <w:rPr>
          <w:rFonts w:eastAsia="Times New Roman"/>
          <w:color w:val="000000"/>
          <w:sz w:val="20"/>
          <w:szCs w:val="20"/>
          <w:lang w:val="en-US"/>
        </w:rPr>
        <w:t>- I also thought it would help the paper to discuss more the uncertainty of the future model projections in the discussion. In one place you seem to suggest the relationship between phenology and repro fitness will get stronger in the future which I don't think you can say with any certainty - but I may have misunderstood this statement.</w:t>
      </w:r>
    </w:p>
    <w:p w14:paraId="25BB726F" w14:textId="4AE22809" w:rsidR="005B4876" w:rsidRDefault="005B4876">
      <w:pPr>
        <w:pStyle w:val="CommentText"/>
      </w:pPr>
    </w:p>
    <w:p w14:paraId="6126B3EA" w14:textId="77777777" w:rsidR="005B4876" w:rsidRDefault="005B4876">
      <w:pPr>
        <w:pStyle w:val="CommentText"/>
      </w:pPr>
    </w:p>
  </w:comment>
  <w:comment w:id="16" w:author="Courtney Collins" w:date="2023-06-05T14:15:00Z" w:initials="CC">
    <w:p w14:paraId="47E705D0" w14:textId="77777777" w:rsidR="00E565AD" w:rsidRPr="00E565AD" w:rsidRDefault="00E565AD" w:rsidP="00E565AD">
      <w:pPr>
        <w:shd w:val="clear" w:color="auto" w:fill="FFFFFF"/>
        <w:rPr>
          <w:rFonts w:ascii="Calibri" w:eastAsia="Times New Roman" w:hAnsi="Calibri" w:cs="Calibri"/>
          <w:color w:val="000000"/>
          <w:lang w:val="en-US"/>
        </w:rPr>
      </w:pPr>
      <w:r>
        <w:rPr>
          <w:rStyle w:val="CommentReference"/>
        </w:rPr>
        <w:annotationRef/>
      </w:r>
      <w:r w:rsidRPr="00E565AD">
        <w:rPr>
          <w:rFonts w:ascii="Calibri" w:eastAsia="Times New Roman" w:hAnsi="Calibri" w:cs="Calibri"/>
          <w:color w:val="000000"/>
          <w:lang w:val="en-US"/>
        </w:rPr>
        <w:t>Main comments have to do with: a) the use of "selection" and implications of evolution/adaptation through the use of the data; and b) the context for the projections. I agree with Cassandra (and Amy) that you cannot really discuss selection with these data as there is no evidence that phenological timing is inherited - could just be plastic (and likely is). Just need to reword parts to acknowledge we cannot get at adaptation, but the result point to studies needed to determine the heritibility of phenology and other traits such responses to changes in photoperiod.</w:t>
      </w:r>
    </w:p>
    <w:p w14:paraId="04D6C77F" w14:textId="77777777" w:rsidR="00E565AD" w:rsidRPr="00E565AD" w:rsidRDefault="00E565AD" w:rsidP="00E565AD">
      <w:pPr>
        <w:shd w:val="clear" w:color="auto" w:fill="FFFFFF"/>
        <w:spacing w:line="240" w:lineRule="auto"/>
        <w:rPr>
          <w:rFonts w:ascii="Calibri" w:eastAsia="Times New Roman" w:hAnsi="Calibri" w:cs="Calibri"/>
          <w:color w:val="000000"/>
          <w:lang w:val="en-US"/>
        </w:rPr>
      </w:pPr>
    </w:p>
    <w:p w14:paraId="3EAFF8D3" w14:textId="77777777" w:rsidR="00E565AD" w:rsidRPr="00E565AD" w:rsidRDefault="00E565AD" w:rsidP="00E565AD">
      <w:pPr>
        <w:shd w:val="clear" w:color="auto" w:fill="FFFFFF"/>
        <w:spacing w:line="240" w:lineRule="auto"/>
        <w:rPr>
          <w:rFonts w:ascii="Calibri" w:eastAsia="Times New Roman" w:hAnsi="Calibri" w:cs="Calibri"/>
          <w:color w:val="000000"/>
          <w:lang w:val="en-US"/>
        </w:rPr>
      </w:pPr>
      <w:r w:rsidRPr="00E565AD">
        <w:rPr>
          <w:rFonts w:ascii="Calibri" w:eastAsia="Times New Roman" w:hAnsi="Calibri" w:cs="Calibri"/>
          <w:color w:val="000000"/>
          <w:lang w:val="en-US"/>
        </w:rPr>
        <w:t>I noted that you have not cited the paper by Ratonen et al. (2023) that shows the Arctic warming at 4x the global average. This provides the context for the projections and makes the use of the 3 and 5C models relevant.</w:t>
      </w:r>
    </w:p>
    <w:p w14:paraId="7FE99E80" w14:textId="77777777" w:rsidR="00E565AD" w:rsidRPr="00E565AD" w:rsidRDefault="00E565AD" w:rsidP="00E565AD">
      <w:pPr>
        <w:shd w:val="clear" w:color="auto" w:fill="FFFFFF"/>
        <w:spacing w:line="240" w:lineRule="auto"/>
        <w:rPr>
          <w:rFonts w:ascii="Calibri" w:eastAsia="Times New Roman" w:hAnsi="Calibri" w:cs="Calibri"/>
          <w:color w:val="000000"/>
          <w:lang w:val="en-US"/>
        </w:rPr>
      </w:pPr>
    </w:p>
    <w:p w14:paraId="40728B43" w14:textId="77777777" w:rsidR="00E565AD" w:rsidRPr="00E565AD" w:rsidRDefault="00E565AD" w:rsidP="00E565AD">
      <w:pPr>
        <w:shd w:val="clear" w:color="auto" w:fill="FFFFFF"/>
        <w:spacing w:line="240" w:lineRule="auto"/>
        <w:rPr>
          <w:rFonts w:ascii="Calibri" w:eastAsia="Times New Roman" w:hAnsi="Calibri" w:cs="Calibri"/>
          <w:color w:val="000000"/>
          <w:lang w:val="en-US"/>
        </w:rPr>
      </w:pPr>
      <w:r w:rsidRPr="00E565AD">
        <w:rPr>
          <w:rFonts w:ascii="Calibri" w:eastAsia="Times New Roman" w:hAnsi="Calibri" w:cs="Calibri"/>
          <w:color w:val="000000"/>
          <w:lang w:val="en-US"/>
        </w:rPr>
        <w:t>Also, you missed our large study on the effect of the OTCs on reproductive effort and success (Klady et al. 2011) - or you felt is was not relevant because we did not include phenology. I think we can highlight the strong responses in Klady et al. but note that the responses were due more to advances in phenology than the warming.</w:t>
      </w:r>
    </w:p>
    <w:p w14:paraId="3BE6C87C" w14:textId="1FA621D4" w:rsidR="00E565AD" w:rsidRDefault="00E565AD">
      <w:pPr>
        <w:pStyle w:val="CommentText"/>
      </w:pPr>
    </w:p>
  </w:comment>
  <w:comment w:id="18" w:author="Courtney Collins" w:date="2023-05-08T16:41:00Z" w:initials="CC">
    <w:p w14:paraId="2C37F67F" w14:textId="3B9700CB" w:rsidR="00A05471" w:rsidRDefault="00A05471">
      <w:pPr>
        <w:pStyle w:val="CommentText"/>
      </w:pPr>
      <w:r>
        <w:rPr>
          <w:rStyle w:val="CommentReference"/>
        </w:rPr>
        <w:annotationRef/>
      </w:r>
      <w:r>
        <w:t>Need to get this full abstract (4 sections) down to 300 words- currently at 337</w:t>
      </w:r>
    </w:p>
  </w:comment>
  <w:comment w:id="19" w:author="celphin@student.ubc.ca" w:date="2023-05-22T18:19:00Z" w:initials="c">
    <w:p w14:paraId="039CEDB7" w14:textId="77777777" w:rsidR="005C4ACA" w:rsidRDefault="005C4ACA" w:rsidP="00CA6BA3">
      <w:pPr>
        <w:pStyle w:val="CommentText"/>
      </w:pPr>
      <w:r>
        <w:rPr>
          <w:rStyle w:val="CommentReference"/>
        </w:rPr>
        <w:annotationRef/>
      </w:r>
      <w:r>
        <w:t>I cut some text to shorten the abstract to 300 words but please feel free to add back in if you think it is needed though.</w:t>
      </w:r>
    </w:p>
  </w:comment>
  <w:comment w:id="29" w:author="Amy Angert" w:date="2023-05-22T10:57:00Z" w:initials="MOU">
    <w:p w14:paraId="13BC4C6A" w14:textId="0C054DE0" w:rsidR="007C285C" w:rsidRDefault="007C285C">
      <w:pPr>
        <w:pStyle w:val="CommentText"/>
      </w:pPr>
      <w:r>
        <w:rPr>
          <w:rStyle w:val="CommentReference"/>
        </w:rPr>
        <w:annotationRef/>
      </w:r>
      <w:r>
        <w:t>Too anthropomorphic</w:t>
      </w:r>
    </w:p>
  </w:comment>
  <w:comment w:id="50" w:author="Amy Angert" w:date="2023-05-22T10:59:00Z" w:initials="MOU">
    <w:p w14:paraId="6EBA699F" w14:textId="12B5BF3D" w:rsidR="007C285C" w:rsidRDefault="007C285C">
      <w:pPr>
        <w:pStyle w:val="CommentText"/>
      </w:pPr>
      <w:r>
        <w:rPr>
          <w:rStyle w:val="CommentReference"/>
        </w:rPr>
        <w:annotationRef/>
      </w:r>
      <w:r>
        <w:rPr>
          <w:rStyle w:val="CommentReference"/>
        </w:rPr>
        <w:annotationRef/>
      </w:r>
      <w:r>
        <w:t>This is why I deleted “optimal” from the first sentence</w:t>
      </w:r>
    </w:p>
  </w:comment>
  <w:comment w:id="67" w:author="Amy Angert" w:date="2023-05-22T11:00:00Z" w:initials="MOU">
    <w:p w14:paraId="7F11BB79" w14:textId="12313336" w:rsidR="007C285C" w:rsidRDefault="007C285C">
      <w:pPr>
        <w:pStyle w:val="CommentText"/>
      </w:pPr>
      <w:r>
        <w:rPr>
          <w:rStyle w:val="CommentReference"/>
        </w:rPr>
        <w:annotationRef/>
      </w:r>
      <w:r>
        <w:t>Probably need to change this wording. Life history theory would tell you what the optimal flowering time should be for a given scenario, but if the population is in disequilibrium, selection should become directional towards a new optimum, not stabilizing around the old optimum</w:t>
      </w:r>
    </w:p>
  </w:comment>
  <w:comment w:id="79" w:author="Henry, Greg" w:date="2023-06-03T19:08:00Z" w:initials="GH">
    <w:p w14:paraId="4B01759D" w14:textId="5A7B4BB8" w:rsidR="001520F8" w:rsidRDefault="001520F8">
      <w:pPr>
        <w:pStyle w:val="CommentText"/>
      </w:pPr>
      <w:r>
        <w:rPr>
          <w:rStyle w:val="CommentReference"/>
        </w:rPr>
        <w:annotationRef/>
      </w:r>
      <w:r>
        <w:t>This seems</w:t>
      </w:r>
      <w:r w:rsidR="00DB4184">
        <w:t xml:space="preserve"> to say, despite the former statement, we are only looking at the direct effects of warming. Might be good to state that we “aim to disentangle (or determine the relative importance of) the direct and indirect effects by investigating the relationship between phenology and reproductive fitness in tundra species under long-term experimental and ambient warming conditions.” </w:t>
      </w:r>
    </w:p>
  </w:comment>
  <w:comment w:id="81" w:author="Sarah Elmendorf" w:date="2023-05-11T15:34:00Z" w:initials="SE">
    <w:p w14:paraId="005AAF16" w14:textId="77777777" w:rsidR="00AC4209" w:rsidRDefault="00AC4209" w:rsidP="008A2B05">
      <w:pPr>
        <w:pStyle w:val="CommentText"/>
      </w:pPr>
      <w:r>
        <w:rPr>
          <w:rStyle w:val="CommentReference"/>
        </w:rPr>
        <w:annotationRef/>
      </w:r>
      <w:r>
        <w:t>It's too hard to figure out what total years means without reading all the methods</w:t>
      </w:r>
    </w:p>
  </w:comment>
  <w:comment w:id="111" w:author="Courtney Collins" w:date="2023-05-08T14:11:00Z" w:initials="CC">
    <w:p w14:paraId="447FAD02" w14:textId="4EAD83B5" w:rsidR="00A05471" w:rsidRDefault="00A05471">
      <w:pPr>
        <w:pStyle w:val="CommentText"/>
      </w:pPr>
      <w:r>
        <w:rPr>
          <w:rStyle w:val="CommentReference"/>
        </w:rPr>
        <w:annotationRef/>
      </w:r>
      <w:r>
        <w:t>What is this? Like ‘tundra plants’?</w:t>
      </w:r>
    </w:p>
  </w:comment>
  <w:comment w:id="112" w:author="Sarah Elmendorf" w:date="2023-05-11T15:38:00Z" w:initials="SE">
    <w:p w14:paraId="06992FFB" w14:textId="77777777" w:rsidR="005C7938" w:rsidRDefault="005C7938" w:rsidP="00306FD4">
      <w:pPr>
        <w:pStyle w:val="CommentText"/>
      </w:pPr>
      <w:r>
        <w:rPr>
          <w:rStyle w:val="CommentReference"/>
        </w:rPr>
        <w:annotationRef/>
      </w:r>
      <w:r>
        <w:t>I'm guessing by species groups they mean higher taxonomy like Salix or Poaceae or something. But I looked at a recent volume that had an article not about one species and they just ignore this, so I think Arctic and Tundra would be fine (plants probably implied by the journal title) "</w:t>
      </w:r>
      <w:hyperlink r:id="rId1" w:history="1">
        <w:r w:rsidRPr="00306FD4">
          <w:rPr>
            <w:rStyle w:val="Hyperlink"/>
          </w:rPr>
          <w:t>Thermophilous woodland</w:t>
        </w:r>
      </w:hyperlink>
      <w:r>
        <w:rPr>
          <w:color w:val="2A2A2A"/>
          <w:highlight w:val="white"/>
        </w:rPr>
        <w:t>, </w:t>
      </w:r>
      <w:hyperlink r:id="rId2" w:history="1">
        <w:r w:rsidRPr="00306FD4">
          <w:rPr>
            <w:rStyle w:val="Hyperlink"/>
          </w:rPr>
          <w:t>Canary Islands</w:t>
        </w:r>
      </w:hyperlink>
      <w:r>
        <w:rPr>
          <w:color w:val="2A2A2A"/>
          <w:highlight w:val="white"/>
        </w:rPr>
        <w:t>, </w:t>
      </w:r>
      <w:hyperlink r:id="rId3" w:history="1">
        <w:r w:rsidRPr="00306FD4">
          <w:rPr>
            <w:rStyle w:val="Hyperlink"/>
          </w:rPr>
          <w:t>Mediterranean Floristic Region</w:t>
        </w:r>
      </w:hyperlink>
      <w:r>
        <w:rPr>
          <w:color w:val="2A2A2A"/>
          <w:highlight w:val="white"/>
        </w:rPr>
        <w:t>, </w:t>
      </w:r>
      <w:hyperlink r:id="rId4" w:history="1">
        <w:r w:rsidRPr="00306FD4">
          <w:rPr>
            <w:rStyle w:val="Hyperlink"/>
          </w:rPr>
          <w:t>colonization times</w:t>
        </w:r>
      </w:hyperlink>
      <w:r>
        <w:rPr>
          <w:color w:val="2A2A2A"/>
          <w:highlight w:val="white"/>
        </w:rPr>
        <w:t>, </w:t>
      </w:r>
      <w:hyperlink r:id="rId5" w:history="1">
        <w:r w:rsidRPr="00306FD4">
          <w:rPr>
            <w:rStyle w:val="Hyperlink"/>
          </w:rPr>
          <w:t>stem age</w:t>
        </w:r>
      </w:hyperlink>
      <w:r>
        <w:rPr>
          <w:color w:val="2A2A2A"/>
          <w:highlight w:val="white"/>
        </w:rPr>
        <w:t>, </w:t>
      </w:r>
      <w:hyperlink r:id="rId6" w:history="1">
        <w:r w:rsidRPr="00306FD4">
          <w:rPr>
            <w:rStyle w:val="Hyperlink"/>
          </w:rPr>
          <w:t>crown age</w:t>
        </w:r>
      </w:hyperlink>
      <w:r>
        <w:rPr>
          <w:color w:val="2A2A2A"/>
          <w:highlight w:val="white"/>
        </w:rPr>
        <w:t>, </w:t>
      </w:r>
      <w:hyperlink r:id="rId7" w:history="1">
        <w:r w:rsidRPr="00306FD4">
          <w:rPr>
            <w:rStyle w:val="Hyperlink"/>
          </w:rPr>
          <w:t>ancestral area</w:t>
        </w:r>
      </w:hyperlink>
      <w:r>
        <w:rPr>
          <w:color w:val="2A2A2A"/>
          <w:highlight w:val="white"/>
        </w:rPr>
        <w:t>, </w:t>
      </w:r>
      <w:hyperlink r:id="rId8" w:history="1">
        <w:r w:rsidRPr="00306FD4">
          <w:rPr>
            <w:rStyle w:val="Hyperlink"/>
          </w:rPr>
          <w:t>extinction</w:t>
        </w:r>
      </w:hyperlink>
      <w:r>
        <w:t xml:space="preserve"> "</w:t>
      </w:r>
    </w:p>
  </w:comment>
  <w:comment w:id="125" w:author="Amy Angert" w:date="2023-05-22T11:05:00Z" w:initials="MOU">
    <w:p w14:paraId="22F1BEAB" w14:textId="1C92C503" w:rsidR="001F728B" w:rsidRDefault="001F728B">
      <w:pPr>
        <w:pStyle w:val="CommentText"/>
      </w:pPr>
      <w:r>
        <w:rPr>
          <w:rStyle w:val="CommentReference"/>
        </w:rPr>
        <w:annotationRef/>
      </w:r>
      <w:r>
        <w:t>Seems redundant with first sentence of first paragraph. Can you give a more fine-tuned topic setence for this paragraph?</w:t>
      </w:r>
    </w:p>
  </w:comment>
  <w:comment w:id="126" w:author="Henry, Greg" w:date="2023-06-03T19:32:00Z" w:initials="GH">
    <w:p w14:paraId="2032B31B" w14:textId="467875DC" w:rsidR="005D5E98" w:rsidRDefault="005D5E98">
      <w:pPr>
        <w:pStyle w:val="CommentText"/>
      </w:pPr>
      <w:r>
        <w:rPr>
          <w:rStyle w:val="CommentReference"/>
        </w:rPr>
        <w:annotationRef/>
      </w:r>
      <w:r>
        <w:t>I would just focus on flowering time here. “Early flowering is a commonly observed response to warming across the globe, particularly in …”</w:t>
      </w:r>
    </w:p>
  </w:comment>
  <w:comment w:id="131" w:author="Amy Angert" w:date="2023-05-22T11:17:00Z" w:initials="MOU">
    <w:p w14:paraId="6D9BCF50" w14:textId="77777777" w:rsidR="00C95F03" w:rsidRDefault="00C95F03">
      <w:pPr>
        <w:pStyle w:val="CommentText"/>
      </w:pPr>
      <w:r>
        <w:rPr>
          <w:rStyle w:val="CommentReference"/>
        </w:rPr>
        <w:annotationRef/>
      </w:r>
      <w:r>
        <w:t>I think plasticity and selection are not being used quite correctly here.</w:t>
      </w:r>
    </w:p>
    <w:p w14:paraId="13184F32" w14:textId="77777777" w:rsidR="00C95F03" w:rsidRDefault="00C95F03">
      <w:pPr>
        <w:pStyle w:val="CommentText"/>
      </w:pPr>
    </w:p>
    <w:p w14:paraId="13B9A0C1" w14:textId="77777777" w:rsidR="00C95F03" w:rsidRDefault="00C95F03">
      <w:pPr>
        <w:pStyle w:val="CommentText"/>
      </w:pPr>
      <w:r>
        <w:t>Plasticity would be within-individual (within-genotype) changes across years in response to different weather/climate conditions</w:t>
      </w:r>
    </w:p>
    <w:p w14:paraId="630766A1" w14:textId="77777777" w:rsidR="00C95F03" w:rsidRDefault="00C95F03">
      <w:pPr>
        <w:pStyle w:val="CommentText"/>
      </w:pPr>
    </w:p>
    <w:p w14:paraId="06948280" w14:textId="1E14E760" w:rsidR="00C95F03" w:rsidRDefault="00C95F03">
      <w:pPr>
        <w:pStyle w:val="CommentText"/>
      </w:pPr>
      <w:r>
        <w:t>Phenotypic selection is simply an association between a phenotype (e.g. flowering date) and fitness, whether or not the phenotype has a genetic or plastic basis</w:t>
      </w:r>
    </w:p>
    <w:p w14:paraId="38A27361" w14:textId="77777777" w:rsidR="00C95F03" w:rsidRDefault="00C95F03">
      <w:pPr>
        <w:pStyle w:val="CommentText"/>
      </w:pPr>
    </w:p>
    <w:p w14:paraId="05317E2E" w14:textId="77777777" w:rsidR="00C95F03" w:rsidRDefault="00C95F03">
      <w:pPr>
        <w:pStyle w:val="CommentText"/>
      </w:pPr>
      <w:r>
        <w:t>Natural selection (more precisely: evolution by natural selection) is when there can be a response to phenotypic selection across generations because of parent-offspring resemblance, i.e. the trait is heritable. So this is an among-individual/among-genotypes thing.</w:t>
      </w:r>
    </w:p>
    <w:p w14:paraId="459D1D28" w14:textId="77777777" w:rsidR="00C95F03" w:rsidRDefault="00C95F03">
      <w:pPr>
        <w:pStyle w:val="CommentText"/>
      </w:pPr>
    </w:p>
    <w:p w14:paraId="1AB1C304" w14:textId="2D315A67" w:rsidR="008F62A8" w:rsidRDefault="00C95F03">
      <w:pPr>
        <w:pStyle w:val="CommentText"/>
      </w:pPr>
      <w:r>
        <w:t>I’m going to ad</w:t>
      </w:r>
      <w:r w:rsidR="008F62A8">
        <w:t>j</w:t>
      </w:r>
      <w:r>
        <w:t>ust the wording to what I *think* you mean, but if it’s not what you meant, let’s discuss</w:t>
      </w:r>
      <w:r w:rsidR="008F62A8">
        <w:t>.</w:t>
      </w:r>
    </w:p>
  </w:comment>
  <w:comment w:id="154" w:author="Courtney Collins" w:date="2023-05-01T18:04:00Z" w:initials="CC">
    <w:p w14:paraId="0C2EF31B" w14:textId="3FBFD454" w:rsidR="00A05471" w:rsidRDefault="00A05471">
      <w:pPr>
        <w:pStyle w:val="CommentText"/>
      </w:pPr>
      <w:r>
        <w:rPr>
          <w:rStyle w:val="CommentReference"/>
        </w:rPr>
        <w:annotationRef/>
      </w:r>
      <w:r>
        <w:t>original citation for this?</w:t>
      </w:r>
    </w:p>
  </w:comment>
  <w:comment w:id="155" w:author="celphin@student.ubc.ca" w:date="2023-05-22T12:00:00Z" w:initials="c">
    <w:p w14:paraId="454D1420" w14:textId="77777777" w:rsidR="00072E06" w:rsidRDefault="00072E06" w:rsidP="00AA6E80">
      <w:pPr>
        <w:pStyle w:val="CommentText"/>
      </w:pPr>
      <w:r>
        <w:rPr>
          <w:rStyle w:val="CommentReference"/>
        </w:rPr>
        <w:annotationRef/>
      </w:r>
      <w:r>
        <w:t xml:space="preserve">I don't know this literature so well but maybe this: </w:t>
      </w:r>
      <w:hyperlink r:id="rId9" w:history="1">
        <w:r w:rsidRPr="00AA6E80">
          <w:rPr>
            <w:rStyle w:val="Hyperlink"/>
          </w:rPr>
          <w:t>https://www.journals.uchicago.edu/doi/abs/10.1086/283103</w:t>
        </w:r>
      </w:hyperlink>
      <w:r>
        <w:br/>
        <w:t xml:space="preserve">or </w:t>
      </w:r>
      <w:hyperlink r:id="rId10" w:history="1">
        <w:r w:rsidRPr="00AA6E80">
          <w:rPr>
            <w:rStyle w:val="Hyperlink"/>
          </w:rPr>
          <w:t>https://www.sciencedirect.com/science/article/abs/pii/016953479290192E</w:t>
        </w:r>
      </w:hyperlink>
    </w:p>
  </w:comment>
  <w:comment w:id="160" w:author="Amy Angert" w:date="2023-05-22T11:23:00Z" w:initials="MOU">
    <w:p w14:paraId="4B72BC33" w14:textId="5A56E69D" w:rsidR="00C95F03" w:rsidRDefault="00C95F03">
      <w:pPr>
        <w:pStyle w:val="CommentText"/>
      </w:pPr>
      <w:r>
        <w:rPr>
          <w:rStyle w:val="CommentReference"/>
        </w:rPr>
        <w:annotationRef/>
      </w:r>
      <w:r>
        <w:t>Plasticity and selection gradients are not alternatives. Selection gradients tell you about phenology-fitness relationships. You cannot parse whether differences among individuals are plastic or genetically based without other data/models.</w:t>
      </w:r>
    </w:p>
  </w:comment>
  <w:comment w:id="161" w:author="Henry, Greg" w:date="2023-06-03T19:49:00Z" w:initials="GH">
    <w:p w14:paraId="26E7EEE2" w14:textId="45055095" w:rsidR="0005167B" w:rsidRDefault="0005167B">
      <w:pPr>
        <w:pStyle w:val="CommentText"/>
      </w:pPr>
      <w:r>
        <w:rPr>
          <w:rStyle w:val="CommentReference"/>
        </w:rPr>
        <w:annotationRef/>
      </w:r>
      <w:r>
        <w:t>Our study did not account for the change in phenology, but included</w:t>
      </w:r>
      <w:r w:rsidR="00FC3615">
        <w:t xml:space="preserve"> germination as a measure of fitness. Nearly all of the species showed increased reproductive effort and success (fitness) in response to 12 years of warming in the OTCs.</w:t>
      </w:r>
    </w:p>
  </w:comment>
  <w:comment w:id="176" w:author="celphin@student.ubc.ca" w:date="2023-05-22T12:34:00Z" w:initials="c">
    <w:p w14:paraId="4E96043C" w14:textId="77777777" w:rsidR="00A84154" w:rsidRDefault="00423D45" w:rsidP="00F31A51">
      <w:pPr>
        <w:pStyle w:val="CommentText"/>
      </w:pPr>
      <w:r>
        <w:rPr>
          <w:rStyle w:val="CommentReference"/>
        </w:rPr>
        <w:annotationRef/>
      </w:r>
      <w:r w:rsidR="00A84154">
        <w:t xml:space="preserve">I might avoid using the term selection here since you do not know how flowering time is inherited or if it is more of a plastic trait. I think with this last question you are trying to get at the evolutionary implications but all  you really  know if there is a relationship between fitness and the trait and not if the trait is inherited or can change without this change in fitness. </w:t>
      </w:r>
    </w:p>
  </w:comment>
  <w:comment w:id="177" w:author="Henry, Greg" w:date="2023-06-03T19:56:00Z" w:initials="GH">
    <w:p w14:paraId="2AE53C30" w14:textId="5B932148" w:rsidR="00FC3615" w:rsidRDefault="00FC3615">
      <w:pPr>
        <w:pStyle w:val="CommentText"/>
      </w:pPr>
      <w:r>
        <w:rPr>
          <w:rStyle w:val="CommentReference"/>
        </w:rPr>
        <w:annotationRef/>
      </w:r>
      <w:r>
        <w:t>I agree with Cassandra. We cannot address questions of selection with the data sets here.  We have no measure of inheritability. We can suggest in the Discussion what should be done to test whether flowering time is heritable.</w:t>
      </w:r>
    </w:p>
    <w:p w14:paraId="00C31710" w14:textId="1E70D198" w:rsidR="00FC3615" w:rsidRDefault="00FC3615">
      <w:pPr>
        <w:pStyle w:val="CommentText"/>
      </w:pPr>
      <w:r>
        <w:t xml:space="preserve">I would leave the third question about the linear or non-linear relationships. </w:t>
      </w:r>
    </w:p>
  </w:comment>
  <w:comment w:id="182" w:author="Sarah Elmendorf" w:date="2023-05-15T09:04:00Z" w:initials="SE">
    <w:p w14:paraId="1C2FD7DC" w14:textId="77777777" w:rsidR="000B4152" w:rsidRDefault="000B4152" w:rsidP="00136482">
      <w:pPr>
        <w:pStyle w:val="CommentText"/>
      </w:pPr>
      <w:r>
        <w:rPr>
          <w:rStyle w:val="CommentReference"/>
        </w:rPr>
        <w:annotationRef/>
      </w:r>
      <w:r>
        <w:t>If you have access to it easily, consider adding a few summary stats like annual or summer mean temperature, avg number of snow-free days or something just to describe the growing season conditions for a  non-tundra audience who might not easily mentally translate what the CAVM /ecozones mean.</w:t>
      </w:r>
    </w:p>
  </w:comment>
  <w:comment w:id="183" w:author="Amy Angert" w:date="2023-05-22T11:41:00Z" w:initials="MOU">
    <w:p w14:paraId="44AB24E5" w14:textId="6A602492" w:rsidR="00AF0E4E" w:rsidRDefault="00AF0E4E">
      <w:pPr>
        <w:pStyle w:val="CommentText"/>
      </w:pPr>
      <w:r>
        <w:rPr>
          <w:rStyle w:val="CommentReference"/>
        </w:rPr>
        <w:annotationRef/>
      </w:r>
      <w:r>
        <w:t>Good idea!</w:t>
      </w:r>
    </w:p>
  </w:comment>
  <w:comment w:id="184" w:author="celphin@student.ubc.ca" w:date="2023-05-22T17:46:00Z" w:initials="c">
    <w:p w14:paraId="0F88D1C7" w14:textId="77777777" w:rsidR="0054608E" w:rsidRDefault="0054608E" w:rsidP="00FB55A5">
      <w:pPr>
        <w:pStyle w:val="CommentText"/>
      </w:pPr>
      <w:r>
        <w:rPr>
          <w:rStyle w:val="CommentReference"/>
        </w:rPr>
        <w:annotationRef/>
      </w:r>
      <w:r>
        <w:t>You should mention somewhere that the phenology records the first day of each stage (so the first day or mature flower but the plant can keep flowering for weeks)</w:t>
      </w:r>
    </w:p>
  </w:comment>
  <w:comment w:id="188" w:author="Sarah Elmendorf" w:date="2023-05-15T09:08:00Z" w:initials="SE">
    <w:p w14:paraId="3BA4D1AA" w14:textId="77777777" w:rsidR="000B4152" w:rsidRDefault="000B4152" w:rsidP="00B911C0">
      <w:pPr>
        <w:pStyle w:val="CommentText"/>
      </w:pPr>
      <w:r>
        <w:rPr>
          <w:rStyle w:val="CommentReference"/>
        </w:rPr>
        <w:annotationRef/>
      </w:r>
      <w:r>
        <w:t>Trying to steer away from saying phenology is an annual measurement, because it's subannual, while also not saying all meausrements annual, because some years skipped. I might not have it right but I put in an alternate suggestion; feel free to take, leave, or modify</w:t>
      </w:r>
    </w:p>
  </w:comment>
  <w:comment w:id="191" w:author="Sarah Elmendorf" w:date="2023-05-15T09:48:00Z" w:initials="SE">
    <w:p w14:paraId="3180631F" w14:textId="77777777" w:rsidR="00FB6E9B" w:rsidRDefault="00FB6E9B" w:rsidP="0031035A">
      <w:pPr>
        <w:pStyle w:val="CommentText"/>
      </w:pPr>
      <w:r>
        <w:rPr>
          <w:rStyle w:val="CommentReference"/>
        </w:rPr>
        <w:annotationRef/>
      </w:r>
      <w:r>
        <w:t>Do individuals share plots either within or across species at Daring? I forget...</w:t>
      </w:r>
    </w:p>
  </w:comment>
  <w:comment w:id="200" w:author="Sarah Elmendorf" w:date="2023-05-15T10:27:00Z" w:initials="SE">
    <w:p w14:paraId="7DED4E3E" w14:textId="77777777" w:rsidR="00FB6E9B" w:rsidRDefault="00FB6E9B" w:rsidP="002749B1">
      <w:pPr>
        <w:pStyle w:val="CommentText"/>
      </w:pPr>
      <w:r>
        <w:rPr>
          <w:rStyle w:val="CommentReference"/>
        </w:rPr>
        <w:annotationRef/>
      </w:r>
      <w:r>
        <w:t>I think some of the alex met data presented (within/outside of the OTCs) are from canopy height hobos within the plots whereas guessing the summer temp data presented is from a standard height met station (1.5m or whatever height). Helpful to clarify if one or both are used. Would suggest adding that to the methods here and then in the legend of the plots if there is indeed data from multiple heights in the paper as a whole just specify air temp at 1.5 or air temp at 10cm or what have you. They will differ quite a lot.</w:t>
      </w:r>
    </w:p>
  </w:comment>
  <w:comment w:id="203" w:author="Greg Henry" w:date="2023-03-27T06:04:00Z" w:initials="">
    <w:p w14:paraId="7AB30272" w14:textId="0EE372D2" w:rsidR="00A05471" w:rsidRDefault="00A05471">
      <w:pPr>
        <w:widowControl w:val="0"/>
        <w:pBdr>
          <w:top w:val="nil"/>
          <w:left w:val="nil"/>
          <w:bottom w:val="nil"/>
          <w:right w:val="nil"/>
          <w:between w:val="nil"/>
        </w:pBdr>
        <w:spacing w:line="240" w:lineRule="auto"/>
        <w:rPr>
          <w:color w:val="000000"/>
        </w:rPr>
      </w:pPr>
      <w:r>
        <w:rPr>
          <w:color w:val="000000"/>
        </w:rPr>
        <w:t>A slightly longer time frame shows 1 C per decade from 1980 - Hill and Henry (2011)</w:t>
      </w:r>
    </w:p>
  </w:comment>
  <w:comment w:id="204" w:author="Courtney Collins" w:date="2023-05-02T17:25:00Z" w:initials="CC">
    <w:p w14:paraId="7880A7D1" w14:textId="77777777" w:rsidR="00A05471" w:rsidRDefault="00A05471">
      <w:pPr>
        <w:pStyle w:val="CommentText"/>
      </w:pPr>
      <w:r>
        <w:rPr>
          <w:rStyle w:val="CommentReference"/>
        </w:rPr>
        <w:annotationRef/>
      </w:r>
      <w:r>
        <w:rPr>
          <w:color w:val="000000"/>
        </w:rPr>
        <w:t>I have added this citation to the results with the distinction between summer temp and winter temp in Hill and Henry which matches what we show here</w:t>
      </w:r>
    </w:p>
  </w:comment>
  <w:comment w:id="229" w:author="Amy Angert" w:date="2023-05-22T11:43:00Z" w:initials="MOU">
    <w:p w14:paraId="3FE86CB8" w14:textId="23D18C14" w:rsidR="00AF0E4E" w:rsidRDefault="00AF0E4E">
      <w:pPr>
        <w:pStyle w:val="CommentText"/>
      </w:pPr>
      <w:r>
        <w:rPr>
          <w:rStyle w:val="CommentReference"/>
        </w:rPr>
        <w:annotationRef/>
      </w:r>
      <w:r>
        <w:t xml:space="preserve">? </w:t>
      </w:r>
      <w:r>
        <w:br/>
        <w:t>to me this suggests interaction terms. Do you mean additively? Or all possible combinations of 1-3 paramters?</w:t>
      </w:r>
    </w:p>
  </w:comment>
  <w:comment w:id="244" w:author="Amy Angert" w:date="2023-05-22T11:46:00Z" w:initials="MOU">
    <w:p w14:paraId="23BD9FE3" w14:textId="31D26F94" w:rsidR="00AF0E4E" w:rsidRDefault="00AF0E4E">
      <w:pPr>
        <w:pStyle w:val="CommentText"/>
      </w:pPr>
      <w:r>
        <w:rPr>
          <w:rStyle w:val="CommentReference"/>
        </w:rPr>
        <w:annotationRef/>
      </w:r>
      <w:r>
        <w:t>I think this is what you mean (correct throughout the manuscript). Divergent selection is when two different populations are experiencing different selection pressures. Disruptive is for bimodal selection within a population (i.e. u-shaped trait-fitness curve that would be revealed by a convex quadratic term)</w:t>
      </w:r>
    </w:p>
  </w:comment>
  <w:comment w:id="265" w:author="Sarah Elmendorf" w:date="2023-05-15T10:02:00Z" w:initials="SE">
    <w:p w14:paraId="7646EA30" w14:textId="77777777" w:rsidR="00FB6E9B" w:rsidRDefault="00FB6E9B" w:rsidP="000538D4">
      <w:pPr>
        <w:pStyle w:val="CommentText"/>
      </w:pPr>
      <w:r>
        <w:rPr>
          <w:rStyle w:val="CommentReference"/>
        </w:rPr>
        <w:annotationRef/>
      </w:r>
      <w:r>
        <w:t>Love this - it's a very good way to write your way around the "bayesians don't have significance", while still having some criterion on what to emphasize in the results. Nice work!</w:t>
      </w:r>
    </w:p>
  </w:comment>
  <w:comment w:id="270" w:author="Sarah Elmendorf" w:date="2023-05-15T10:04:00Z" w:initials="SE">
    <w:p w14:paraId="329351C0" w14:textId="77777777" w:rsidR="00FB6E9B" w:rsidRDefault="00FB6E9B" w:rsidP="00B77160">
      <w:pPr>
        <w:pStyle w:val="CommentText"/>
      </w:pPr>
      <w:r>
        <w:rPr>
          <w:rStyle w:val="CommentReference"/>
        </w:rPr>
        <w:annotationRef/>
      </w:r>
      <w:r>
        <w:t>If you can add some summary of how many observations or what % it is, that would be helpful. Hopefully a tiny amount</w:t>
      </w:r>
    </w:p>
  </w:comment>
  <w:comment w:id="274" w:author="Amy Angert" w:date="2023-05-22T11:51:00Z" w:initials="MOU">
    <w:p w14:paraId="6DCDB424" w14:textId="1CA7017C" w:rsidR="004E7C46" w:rsidRDefault="004E7C46">
      <w:pPr>
        <w:pStyle w:val="CommentText"/>
      </w:pPr>
      <w:r>
        <w:rPr>
          <w:rStyle w:val="CommentReference"/>
        </w:rPr>
        <w:annotationRef/>
      </w:r>
      <w:r>
        <w:t>How do you account for inter-annual variability and warming across years there? Do those all get mopped up by the random year intercept?</w:t>
      </w:r>
    </w:p>
  </w:comment>
  <w:comment w:id="275" w:author="Henry, Greg" w:date="2023-06-03T20:16:00Z" w:initials="GH">
    <w:p w14:paraId="2ACF6031" w14:textId="7E80FA68" w:rsidR="00E5084D" w:rsidRDefault="00E5084D">
      <w:pPr>
        <w:pStyle w:val="CommentText"/>
      </w:pPr>
      <w:r>
        <w:rPr>
          <w:rStyle w:val="CommentReference"/>
        </w:rPr>
        <w:annotationRef/>
      </w:r>
      <w:r>
        <w:t xml:space="preserve">Not sure what temperature data you used for Alex Fiord. As Sarah mentioned, there are both site level met stations (sensors at 1.5 m) and a sample of plots with sensors (10 cm). The plot level temperatures were limited to when we put the sensors in, which varied each year. The met stations worked throughout the year, but did suffer from occasional failure and data loss. It may be worth using a down-scaled model to generate annual temperature for the site to avoid the problems of data loss (due to bears, etc.). </w:t>
      </w:r>
      <w:r w:rsidR="002F4A23">
        <w:t xml:space="preserve">Could correlate the model values to the measurements. </w:t>
      </w:r>
    </w:p>
  </w:comment>
  <w:comment w:id="290" w:author="Sarah Elmendorf" w:date="2023-05-15T13:20:00Z" w:initials="SE">
    <w:p w14:paraId="5F97B101" w14:textId="77777777" w:rsidR="002958CA" w:rsidRDefault="002958CA" w:rsidP="000417D3">
      <w:pPr>
        <w:pStyle w:val="CommentText"/>
      </w:pPr>
      <w:r>
        <w:rPr>
          <w:rStyle w:val="CommentReference"/>
        </w:rPr>
        <w:annotationRef/>
      </w:r>
      <w:r>
        <w:t>You might want this in the discussion not here, and some people smart people complain about the methods of this paper (</w:t>
      </w:r>
      <w:hyperlink r:id="rId11" w:history="1">
        <w:r w:rsidRPr="000417D3">
          <w:rPr>
            <w:rStyle w:val="Hyperlink"/>
          </w:rPr>
          <w:t>https://www.nature.com/articles/nature15402</w:t>
        </w:r>
      </w:hyperlink>
      <w:r>
        <w:t xml:space="preserve">), but nonetheless I think it's an opein question as to whether the tundr plants can advance phenology by months or get daylight constrained at some point, so would be wroth a mention somehwere. </w:t>
      </w:r>
      <w:hyperlink r:id="rId12" w:history="1">
        <w:r w:rsidRPr="000417D3">
          <w:rPr>
            <w:rStyle w:val="Hyperlink"/>
          </w:rPr>
          <w:t>https://doi.org/10.1371/journal.pone.0116586</w:t>
        </w:r>
      </w:hyperlink>
      <w:r>
        <w:t xml:space="preserve"> Or this duration study:https://www.nature.com/articles/s41467-022-35194-5 or no doubt any of other papers could be used as references just adding a couple off the top of my head you might have better ones</w:t>
      </w:r>
    </w:p>
  </w:comment>
  <w:comment w:id="294" w:author="Sarah Elmendorf" w:date="2023-05-15T10:05:00Z" w:initials="SE">
    <w:p w14:paraId="57660F69" w14:textId="1020FBB3" w:rsidR="00FB6E9B" w:rsidRDefault="00FB6E9B" w:rsidP="009C7EC8">
      <w:pPr>
        <w:pStyle w:val="CommentText"/>
      </w:pPr>
      <w:r>
        <w:rPr>
          <w:rStyle w:val="CommentReference"/>
        </w:rPr>
        <w:annotationRef/>
      </w:r>
      <w:r>
        <w:t>Missing some words here</w:t>
      </w:r>
    </w:p>
  </w:comment>
  <w:comment w:id="299" w:author="Sarah Elmendorf" w:date="2023-05-15T11:24:00Z" w:initials="SE">
    <w:p w14:paraId="053F8138" w14:textId="77777777" w:rsidR="002958CA" w:rsidRDefault="002958CA" w:rsidP="00896B01">
      <w:pPr>
        <w:pStyle w:val="CommentText"/>
      </w:pPr>
      <w:r>
        <w:rPr>
          <w:rStyle w:val="CommentReference"/>
        </w:rPr>
        <w:annotationRef/>
      </w:r>
      <w:r>
        <w:t>Flipped this paragraph to emphasize the climate that's relevant for the rest of the paper. If you want to put in the thing about winter temps in the discussion seems fine, but feels like a distraction from the main message here which is the OTCs work and warm x amount during flowering time.</w:t>
      </w:r>
    </w:p>
  </w:comment>
  <w:comment w:id="301" w:author="Sarah Elmendorf" w:date="2023-05-15T11:21:00Z" w:initials="SE">
    <w:p w14:paraId="32D785DE" w14:textId="4863DF96" w:rsidR="002958CA" w:rsidRDefault="002958CA" w:rsidP="00E1588D">
      <w:pPr>
        <w:pStyle w:val="CommentText"/>
      </w:pPr>
      <w:r>
        <w:rPr>
          <w:rStyle w:val="CommentReference"/>
        </w:rPr>
        <w:annotationRef/>
      </w:r>
      <w:r>
        <w:t>Looks in fig 3 like the growing season is not defined as JJA at Alex. Clarify methods for whatever doys the Fig 3b doys are trimmed to.</w:t>
      </w:r>
    </w:p>
  </w:comment>
  <w:comment w:id="305" w:author="Amy Angert" w:date="2023-05-22T11:56:00Z" w:initials="MOU">
    <w:p w14:paraId="13A172F9" w14:textId="3F6B5374" w:rsidR="00DF774C" w:rsidRDefault="00DF774C">
      <w:pPr>
        <w:pStyle w:val="CommentText"/>
      </w:pPr>
      <w:r>
        <w:rPr>
          <w:rStyle w:val="CommentReference"/>
        </w:rPr>
        <w:annotationRef/>
      </w:r>
      <w:r>
        <w:t>Missing word (flowering?)</w:t>
      </w:r>
    </w:p>
  </w:comment>
  <w:comment w:id="302" w:author="Sarah Elmendorf" w:date="2023-05-15T11:23:00Z" w:initials="SE">
    <w:p w14:paraId="4BEF8C9A" w14:textId="77777777" w:rsidR="002958CA" w:rsidRDefault="002958CA" w:rsidP="00696494">
      <w:pPr>
        <w:pStyle w:val="CommentText"/>
      </w:pPr>
      <w:r>
        <w:rPr>
          <w:rStyle w:val="CommentReference"/>
        </w:rPr>
        <w:annotationRef/>
      </w:r>
      <w:r>
        <w:t>Not 100% sure what I wrote is accurate but eyeballign it and sort of recollecting when they flowrer I think (?) it will line up?</w:t>
      </w:r>
    </w:p>
  </w:comment>
  <w:comment w:id="314" w:author="Amy Angert" w:date="2023-05-22T11:58:00Z" w:initials="MOU">
    <w:p w14:paraId="0A5CC0F4" w14:textId="28B75A09" w:rsidR="00DF774C" w:rsidRDefault="00DF774C">
      <w:pPr>
        <w:pStyle w:val="CommentText"/>
      </w:pPr>
      <w:r>
        <w:rPr>
          <w:rStyle w:val="CommentReference"/>
        </w:rPr>
        <w:annotationRef/>
      </w:r>
      <w:r>
        <w:t>But doesn’t this have to be true</w:t>
      </w:r>
      <w:r w:rsidR="00CD5C14">
        <w:t xml:space="preserve"> by definition</w:t>
      </w:r>
      <w:r>
        <w:t>, since species were only allowed random intercepts, not random slopes? Ditto for years.</w:t>
      </w:r>
    </w:p>
    <w:p w14:paraId="68ABB39B" w14:textId="77777777" w:rsidR="00CD5C14" w:rsidRDefault="00CD5C14" w:rsidP="00CD5C14">
      <w:pPr>
        <w:pStyle w:val="CommentText"/>
      </w:pPr>
    </w:p>
    <w:p w14:paraId="18B7B011" w14:textId="1E163F1E" w:rsidR="00DF774C" w:rsidRDefault="00CD5C14" w:rsidP="00CD5C14">
      <w:pPr>
        <w:pStyle w:val="CommentText"/>
      </w:pPr>
      <w:r>
        <w:t>Maybe this is leftover from when you were fitting models separately for each species?</w:t>
      </w:r>
    </w:p>
    <w:p w14:paraId="4BD18C1C" w14:textId="77777777" w:rsidR="00CD5C14" w:rsidRDefault="00CD5C14" w:rsidP="00CD5C14">
      <w:pPr>
        <w:pStyle w:val="CommentText"/>
      </w:pPr>
    </w:p>
    <w:p w14:paraId="0C6CE1C7" w14:textId="4503D1D3" w:rsidR="00CD5C14" w:rsidRDefault="00CD5C14">
      <w:pPr>
        <w:pStyle w:val="CommentText"/>
      </w:pPr>
      <w:r>
        <w:t xml:space="preserve">But, brings up the bigger question: </w:t>
      </w:r>
      <w:r w:rsidR="00DF774C">
        <w:t>Did you do model comparison to decide random effects structure</w:t>
      </w:r>
      <w:r>
        <w:t>? If so, report outcomes? If not, why not? D</w:t>
      </w:r>
      <w:r w:rsidR="00DF774C">
        <w:t>id random slopes just not converge?</w:t>
      </w:r>
      <w:r>
        <w:t xml:space="preserve"> Should probably explain all this in the methods.</w:t>
      </w:r>
    </w:p>
  </w:comment>
  <w:comment w:id="315" w:author="Sarah Elmendorf" w:date="2023-05-15T12:00:00Z" w:initials="SE">
    <w:p w14:paraId="7E738535" w14:textId="77777777" w:rsidR="002958CA" w:rsidRDefault="002958CA" w:rsidP="003F1F42">
      <w:pPr>
        <w:pStyle w:val="CommentText"/>
      </w:pPr>
      <w:r>
        <w:rPr>
          <w:rStyle w:val="CommentReference"/>
        </w:rPr>
        <w:annotationRef/>
      </w:r>
      <w:r>
        <w:t>Since you don't test the spp*temp interactions and it's not super central to the story, maybe you can leave this off to streamline?</w:t>
      </w:r>
    </w:p>
  </w:comment>
  <w:comment w:id="316" w:author="Henry, Greg" w:date="2023-06-03T20:31:00Z" w:initials="GH">
    <w:p w14:paraId="1FB0FCA9" w14:textId="2EFB6F8B" w:rsidR="002F4A23" w:rsidRDefault="002F4A23">
      <w:pPr>
        <w:pStyle w:val="CommentText"/>
      </w:pPr>
      <w:r>
        <w:rPr>
          <w:rStyle w:val="CommentReference"/>
        </w:rPr>
        <w:annotationRef/>
      </w:r>
      <w:r>
        <w:t>Are these rates of phenology advance</w:t>
      </w:r>
      <w:r w:rsidR="0064523D">
        <w:t xml:space="preserve"> used in the climate projection models? I don’t think so. However, I would leave them in</w:t>
      </w:r>
      <w:r w:rsidR="008E26A2">
        <w:t xml:space="preserve"> as they are an interesting result. They could be compared to similar values for other species/sites.</w:t>
      </w:r>
    </w:p>
  </w:comment>
  <w:comment w:id="325" w:author="Sarah Elmendorf" w:date="2023-05-15T12:03:00Z" w:initials="SE">
    <w:p w14:paraId="3BBBF924" w14:textId="77777777" w:rsidR="002958CA" w:rsidRDefault="002958CA" w:rsidP="00DF06B8">
      <w:pPr>
        <w:pStyle w:val="CommentText"/>
      </w:pPr>
      <w:r>
        <w:rPr>
          <w:rStyle w:val="CommentReference"/>
        </w:rPr>
        <w:annotationRef/>
      </w:r>
      <w:r>
        <w:t>I don't think you can say statistically whether it's earlier phenology in response to warming (because you haven't tested plasticity to warming vs reproductive output)</w:t>
      </w:r>
    </w:p>
  </w:comment>
  <w:comment w:id="327" w:author="Sarah Elmendorf" w:date="2023-05-15T12:05:00Z" w:initials="SE">
    <w:p w14:paraId="2C44497B" w14:textId="77777777" w:rsidR="002958CA" w:rsidRDefault="002958CA" w:rsidP="00871403">
      <w:pPr>
        <w:pStyle w:val="CommentText"/>
      </w:pPr>
      <w:r>
        <w:rPr>
          <w:rStyle w:val="CommentReference"/>
        </w:rPr>
        <w:annotationRef/>
      </w:r>
      <w:r>
        <w:t>I think this is clearer otehrwise one reads the 0.26 as the advance response and the 0.13 as the delay resposne.</w:t>
      </w:r>
    </w:p>
  </w:comment>
  <w:comment w:id="331" w:author="Amy Angert" w:date="2023-05-22T12:07:00Z" w:initials="MOU">
    <w:p w14:paraId="5612BDC3" w14:textId="7E1842A0" w:rsidR="00DD7271" w:rsidRDefault="00DD7271">
      <w:pPr>
        <w:pStyle w:val="CommentText"/>
      </w:pPr>
      <w:r>
        <w:rPr>
          <w:rStyle w:val="CommentReference"/>
        </w:rPr>
        <w:annotationRef/>
      </w:r>
      <w:r>
        <w:t>Ditto my other comment – I don’t think you can say this without allowing random slopes or presenting single-species models in supplement (but those are not explained in the methods, so I wasn’t expecting to see them here)</w:t>
      </w:r>
    </w:p>
  </w:comment>
  <w:comment w:id="332" w:author="Sarah Elmendorf" w:date="2023-05-15T13:21:00Z" w:initials="SE">
    <w:p w14:paraId="24E8B925" w14:textId="77777777" w:rsidR="002958CA" w:rsidRDefault="002958CA" w:rsidP="004B0A07">
      <w:pPr>
        <w:pStyle w:val="CommentText"/>
      </w:pPr>
      <w:r>
        <w:rPr>
          <w:rStyle w:val="CommentReference"/>
        </w:rPr>
        <w:annotationRef/>
      </w:r>
      <w:r>
        <w:t>Did you give up on the partitionong if the fixed vs random effects? I really do think it's ok if the fixef isn't a huge amt of the variatino that's normal</w:t>
      </w:r>
    </w:p>
  </w:comment>
  <w:comment w:id="333" w:author="celphin@student.ubc.ca" w:date="2023-05-22T17:30:00Z" w:initials="c">
    <w:p w14:paraId="76B3674E" w14:textId="77777777" w:rsidR="009C36DC" w:rsidRDefault="009C36DC" w:rsidP="000F2F9C">
      <w:pPr>
        <w:pStyle w:val="CommentText"/>
      </w:pPr>
      <w:r>
        <w:rPr>
          <w:rStyle w:val="CommentReference"/>
        </w:rPr>
        <w:annotationRef/>
      </w:r>
      <w:r>
        <w:t>This implies (I think) that flowering time is not very heritable and more of a plastic trait making it harder for selection to act on it</w:t>
      </w:r>
    </w:p>
  </w:comment>
  <w:comment w:id="334" w:author="Henry, Greg" w:date="2023-06-03T21:57:00Z" w:initials="GH">
    <w:p w14:paraId="5C9FF466" w14:textId="757CF4AD" w:rsidR="001F31C3" w:rsidRDefault="001F31C3">
      <w:pPr>
        <w:pStyle w:val="CommentText"/>
      </w:pPr>
      <w:r>
        <w:rPr>
          <w:rStyle w:val="CommentReference"/>
        </w:rPr>
        <w:annotationRef/>
      </w:r>
      <w:r>
        <w:t>This also fits with the growing understanding of the importance of intraspecific trait variation (e.g., Jonsdottir et al. 2023 – Ecol. Monog)</w:t>
      </w:r>
    </w:p>
  </w:comment>
  <w:comment w:id="344" w:author="celphin@student.ubc.ca" w:date="2023-05-22T11:22:00Z" w:initials="c">
    <w:p w14:paraId="60DDB1D0" w14:textId="77777777" w:rsidR="00A84154" w:rsidRDefault="00E125E4" w:rsidP="006E1EA5">
      <w:pPr>
        <w:pStyle w:val="CommentText"/>
      </w:pPr>
      <w:r>
        <w:rPr>
          <w:rStyle w:val="CommentReference"/>
        </w:rPr>
        <w:annotationRef/>
      </w:r>
      <w:r w:rsidR="00A84154">
        <w:t>I am not sure you want to use the term selection here. This shift could also be due to plasticity - correct? Evolutionary implications requires showing the variation changing fitness is inherited. Although there may be strong selection without the inheritance it will not affect the future populations</w:t>
      </w:r>
    </w:p>
  </w:comment>
  <w:comment w:id="345" w:author="Henry, Greg" w:date="2023-06-03T22:01:00Z" w:initials="GH">
    <w:p w14:paraId="3B72B591" w14:textId="253DF012" w:rsidR="001F31C3" w:rsidRDefault="001F31C3">
      <w:pPr>
        <w:pStyle w:val="CommentText"/>
      </w:pPr>
      <w:r>
        <w:rPr>
          <w:rStyle w:val="CommentReference"/>
        </w:rPr>
        <w:annotationRef/>
      </w:r>
      <w:r>
        <w:t>Is there some other way to describe this chain that does not imply an evolutionary change? I think the evidence that the change in phenology is more important for increased fitness tha</w:t>
      </w:r>
      <w:r w:rsidR="00F9299D">
        <w:t xml:space="preserve">n warming alone is interesting enough. I don’t know how the models allow conclusions about selection, if there is no way of measuring whether the change in phenology + fitness is inherited. I guess these result “could indicate that there is directional selection…” but it seems a stretch to say these changes show selection. </w:t>
      </w:r>
      <w:r w:rsidR="00C878B9">
        <w:t>Am I misinterpreting this?</w:t>
      </w:r>
    </w:p>
  </w:comment>
  <w:comment w:id="367" w:author="Henry, Greg" w:date="2023-06-03T22:39:00Z" w:initials="GH">
    <w:p w14:paraId="15553B1B" w14:textId="022A40C7" w:rsidR="00357784" w:rsidRDefault="00357784">
      <w:pPr>
        <w:pStyle w:val="CommentText"/>
      </w:pPr>
      <w:r>
        <w:rPr>
          <w:rStyle w:val="CommentReference"/>
        </w:rPr>
        <w:annotationRef/>
      </w:r>
      <w:r>
        <w:t xml:space="preserve">I think it is unlikely that a 20-day change would result in a change in daylength enough to limit flower initiation. I expect the plants are plastic enough to take this on.  Perhaps there is some experimental work out there that has tested </w:t>
      </w:r>
      <w:r w:rsidR="00EE0A9B">
        <w:t>effects of different daylengths</w:t>
      </w:r>
      <w:r>
        <w:t xml:space="preserve">? </w:t>
      </w:r>
    </w:p>
  </w:comment>
  <w:comment w:id="370" w:author="Sarah Elmendorf" w:date="2023-05-15T12:51:00Z" w:initials="SE">
    <w:p w14:paraId="2043EC83" w14:textId="296B3891" w:rsidR="002958CA" w:rsidRDefault="002958CA" w:rsidP="00EE37C6">
      <w:pPr>
        <w:pStyle w:val="CommentText"/>
      </w:pPr>
      <w:r>
        <w:rPr>
          <w:rStyle w:val="CommentReference"/>
        </w:rPr>
        <w:annotationRef/>
      </w:r>
      <w:r>
        <w:t>I made an alternate univers figure 6c to try to illustrate what I mean by this. I think (?) though am not 100% sure that this would make sense to do, i.e. if you pretend that phenology didn't shift, then the projected increase in reproduction would be just the vertical displacement at the current phenolgoical timing, whereas if you include both (indirect effects) it's the shift as illustrated by the larger bracket). You can probably make this look even more impressive by unlogging the y axis.</w:t>
      </w:r>
    </w:p>
  </w:comment>
  <w:comment w:id="375" w:author="Henry, Greg" w:date="2023-06-03T22:48:00Z" w:initials="GH">
    <w:p w14:paraId="25A64001" w14:textId="0A6461EB" w:rsidR="00EE0A9B" w:rsidRDefault="00EE0A9B">
      <w:pPr>
        <w:pStyle w:val="CommentText"/>
      </w:pPr>
      <w:r>
        <w:rPr>
          <w:rStyle w:val="CommentReference"/>
        </w:rPr>
        <w:annotationRef/>
      </w:r>
      <w:r>
        <w:t xml:space="preserve">This could be in the realm of photoperiod effects for some species, but it would happen relatively slowly perhaps allowing populations to adjust – if they have the plasticity. </w:t>
      </w:r>
    </w:p>
  </w:comment>
  <w:comment w:id="377" w:author="Courtney Collins" w:date="2023-05-10T17:12:00Z" w:initials="CC">
    <w:p w14:paraId="3F46D52F" w14:textId="0CA7DC80" w:rsidR="00487DE8" w:rsidRDefault="00487DE8">
      <w:pPr>
        <w:pStyle w:val="CommentText"/>
      </w:pPr>
      <w:r>
        <w:rPr>
          <w:rStyle w:val="CommentReference"/>
        </w:rPr>
        <w:annotationRef/>
      </w:r>
      <w:r>
        <w:t xml:space="preserve">Is this the correct interpretation here?? Thoughts on this… </w:t>
      </w:r>
    </w:p>
  </w:comment>
  <w:comment w:id="378" w:author="Sarah Elmendorf" w:date="2023-05-15T12:52:00Z" w:initials="SE">
    <w:p w14:paraId="4C73E694" w14:textId="77777777" w:rsidR="002958CA" w:rsidRDefault="002958CA" w:rsidP="00740736">
      <w:pPr>
        <w:pStyle w:val="CommentText"/>
      </w:pPr>
      <w:r>
        <w:rPr>
          <w:rStyle w:val="CommentReference"/>
        </w:rPr>
        <w:annotationRef/>
      </w:r>
      <w:r>
        <w:t>I think this might be just a consequence of the log transformation which you didn't really test just ran with for the distributional assumptions, so I don't know that I'd emphasize that as much in the discussion</w:t>
      </w:r>
    </w:p>
  </w:comment>
  <w:comment w:id="380" w:author="Sarah Elmendorf" w:date="2023-05-15T11:19:00Z" w:initials="SE">
    <w:p w14:paraId="4C8CCB30" w14:textId="64A6241F" w:rsidR="002958CA" w:rsidRDefault="002958CA" w:rsidP="004132D4">
      <w:pPr>
        <w:pStyle w:val="CommentText"/>
      </w:pPr>
      <w:r>
        <w:rPr>
          <w:rStyle w:val="CommentReference"/>
        </w:rPr>
        <w:annotationRef/>
      </w:r>
      <w:r>
        <w:t>Missing periods after the et als in a bunch of places - check at the end</w:t>
      </w:r>
    </w:p>
  </w:comment>
  <w:comment w:id="383" w:author="Amy Angert" w:date="2023-05-22T12:19:00Z" w:initials="MOU">
    <w:p w14:paraId="7C5583D6" w14:textId="63AC6623" w:rsidR="004C4F52" w:rsidRDefault="004C4F52">
      <w:pPr>
        <w:pStyle w:val="CommentText"/>
      </w:pPr>
      <w:r>
        <w:rPr>
          <w:rStyle w:val="CommentReference"/>
        </w:rPr>
        <w:annotationRef/>
      </w:r>
      <w:r>
        <w:t>Pretty sure e.g. and i.e. need to be followed by a comma every time</w:t>
      </w:r>
    </w:p>
  </w:comment>
  <w:comment w:id="384" w:author="Henry, Greg" w:date="2023-06-03T22:52:00Z" w:initials="GH">
    <w:p w14:paraId="298A91F9" w14:textId="4978C94D" w:rsidR="00EE0A9B" w:rsidRDefault="00EE0A9B">
      <w:pPr>
        <w:pStyle w:val="CommentText"/>
      </w:pPr>
      <w:r>
        <w:rPr>
          <w:rStyle w:val="CommentReference"/>
        </w:rPr>
        <w:annotationRef/>
      </w:r>
      <w:r>
        <w:t xml:space="preserve">“Word” certainly thinks so – blue lines under each one. They are short forms for phrases: “For example, “ which always have commas. </w:t>
      </w:r>
    </w:p>
  </w:comment>
  <w:comment w:id="398" w:author="celphin@student.ubc.ca" w:date="2023-05-22T17:35:00Z" w:initials="c">
    <w:p w14:paraId="40F99E5A" w14:textId="77777777" w:rsidR="001209BC" w:rsidRDefault="001209BC" w:rsidP="003B6EFC">
      <w:pPr>
        <w:pStyle w:val="CommentText"/>
      </w:pPr>
      <w:r>
        <w:rPr>
          <w:rStyle w:val="CommentReference"/>
        </w:rPr>
        <w:annotationRef/>
      </w:r>
      <w:r>
        <w:t>Can we say this relationship will strengthen in even warmer conditions?</w:t>
      </w:r>
    </w:p>
  </w:comment>
  <w:comment w:id="406" w:author="Sarah Elmendorf" w:date="2023-05-15T13:31:00Z" w:initials="SE">
    <w:p w14:paraId="5E7B5601" w14:textId="77777777" w:rsidR="002958CA" w:rsidRDefault="002958CA" w:rsidP="00051C75">
      <w:pPr>
        <w:pStyle w:val="CommentText"/>
      </w:pPr>
      <w:r>
        <w:rPr>
          <w:rStyle w:val="CommentReference"/>
        </w:rPr>
        <w:annotationRef/>
      </w:r>
      <w:r>
        <w:t>I think if you have corresponding in there, then it sounds like they did already analyze them together and deemphasizes the novelty of your study</w:t>
      </w:r>
    </w:p>
  </w:comment>
  <w:comment w:id="414" w:author="Henry, Greg" w:date="2023-06-03T23:01:00Z" w:initials="GH">
    <w:p w14:paraId="36B754B0" w14:textId="653C6326" w:rsidR="00694FB4" w:rsidRDefault="00694FB4">
      <w:pPr>
        <w:pStyle w:val="CommentText"/>
      </w:pPr>
      <w:r>
        <w:rPr>
          <w:rStyle w:val="CommentReference"/>
        </w:rPr>
        <w:annotationRef/>
      </w:r>
      <w:r>
        <w:t>I think ours is still the only study to examine effects of warming on reproductive effort and success, in ITEX site, at least.  We do show strong responses in essentially all species across the plant communities, but we did not include an effect of phenology. As phenology has advanced in the same plots (data used in the current study), the strong response in Klady et al., could very well be due more to the phenological shift than the direct effect of warming. It would be good to include this in the Discussion.</w:t>
      </w:r>
    </w:p>
  </w:comment>
  <w:comment w:id="430" w:author="Sarah Elmendorf" w:date="2023-05-15T13:38:00Z" w:initials="SE">
    <w:p w14:paraId="03CA9DEA" w14:textId="77777777" w:rsidR="002958CA" w:rsidRDefault="002958CA" w:rsidP="00704C08">
      <w:pPr>
        <w:pStyle w:val="CommentText"/>
      </w:pPr>
      <w:r>
        <w:rPr>
          <w:rStyle w:val="CommentReference"/>
        </w:rPr>
        <w:annotationRef/>
      </w:r>
      <w:r>
        <w:t>I worry you will get a reviewer that points out you have not specifically tested for plasticity and ask you to look at individual genotypes/norms of reactions, which would be a lot more to wade into for this paper.</w:t>
      </w:r>
    </w:p>
  </w:comment>
  <w:comment w:id="434" w:author="celphin@student.ubc.ca" w:date="2023-05-22T11:13:00Z" w:initials="c">
    <w:p w14:paraId="265203F7" w14:textId="77777777" w:rsidR="00A84154" w:rsidRDefault="00E125E4" w:rsidP="00050931">
      <w:pPr>
        <w:pStyle w:val="CommentText"/>
      </w:pPr>
      <w:r>
        <w:rPr>
          <w:rStyle w:val="CommentReference"/>
        </w:rPr>
        <w:annotationRef/>
      </w:r>
      <w:r w:rsidR="00A84154">
        <w:t>For selection to matter there needs to proof of inheritance of the trait. There is a chance that the earlier flowering is entirely a plastic trait and thus strong selection will not shift population flowering times. I would be careful how this is phrased - maybe "We find evidence of a shift towards earlier flowering across tundra plant species over multi-decadal time scales."</w:t>
      </w:r>
    </w:p>
  </w:comment>
  <w:comment w:id="435" w:author="celphin@student.ubc.ca" w:date="2023-05-22T17:38:00Z" w:initials="c">
    <w:p w14:paraId="2A863136" w14:textId="77777777" w:rsidR="00A84154" w:rsidRDefault="001209BC" w:rsidP="000E4B2C">
      <w:pPr>
        <w:pStyle w:val="CommentText"/>
      </w:pPr>
      <w:r>
        <w:rPr>
          <w:rStyle w:val="CommentReference"/>
        </w:rPr>
        <w:annotationRef/>
      </w:r>
      <w:r w:rsidR="00A84154">
        <w:t>I would be happy to help rewrite this and avoid the term 'selection' or maybe add details about what this selection would imply depending on the inheritance of flowering time</w:t>
      </w:r>
    </w:p>
  </w:comment>
  <w:comment w:id="436" w:author="Henry, Greg" w:date="2023-06-03T23:08:00Z" w:initials="GH">
    <w:p w14:paraId="39BE9747" w14:textId="246BD3A6" w:rsidR="00851AC4" w:rsidRDefault="00851AC4">
      <w:pPr>
        <w:pStyle w:val="CommentText"/>
      </w:pPr>
      <w:r>
        <w:rPr>
          <w:rStyle w:val="CommentReference"/>
        </w:rPr>
        <w:annotationRef/>
      </w:r>
      <w:r>
        <w:t>I am with Cassandra here. It is a leap to say the responses could lead to selection, if there is no evidence that the trait is heritable. Anne Bjorkman’s common garden/transplant study at Alex Fiord (the one paper that is not published, yet) did show some evidence for population differences in phenology between two sites &lt; 500 m apart, which may indicate some genetic component. However, I am not aware of any other such studies in tundra systems.</w:t>
      </w:r>
    </w:p>
  </w:comment>
  <w:comment w:id="443" w:author="Henry, Greg" w:date="2023-06-03T23:20:00Z" w:initials="GH">
    <w:p w14:paraId="5CEDDB17" w14:textId="752E62FC" w:rsidR="0050237B" w:rsidRDefault="0050237B">
      <w:pPr>
        <w:pStyle w:val="CommentText"/>
      </w:pPr>
      <w:r>
        <w:rPr>
          <w:rStyle w:val="CommentReference"/>
        </w:rPr>
        <w:annotationRef/>
      </w:r>
      <w:r>
        <w:t xml:space="preserve">Note that most of the species do nor require pollination or are self-compatible to varying degrees. Pollen exclusion experiments in the OTCs have shown little difference in seed production and there was a positive response to warming in some species (Robinson and Henry 2018). This would vary among individuals, of course, and perhaps is part of the intra-specific variation seen here. </w:t>
      </w:r>
    </w:p>
  </w:comment>
  <w:comment w:id="444" w:author="Amy Angert" w:date="2023-05-22T12:25:00Z" w:initials="MOU">
    <w:p w14:paraId="3D9AE65E" w14:textId="4915A2FB" w:rsidR="004C4F52" w:rsidRDefault="004C4F52">
      <w:pPr>
        <w:pStyle w:val="CommentText"/>
      </w:pPr>
      <w:r>
        <w:rPr>
          <w:rStyle w:val="CommentReference"/>
        </w:rPr>
        <w:annotationRef/>
      </w:r>
      <w:r>
        <w:t>I do not understand this phrasing. I thought you meant that species differences within a year were the biggest source of difference in flowering phenology, but I don’t know how that would reflect macroclimatic control, seems like it would be the opposite (intrinsic differences among species regardless of macroclimate). So I guess I don’t know what this means at all!</w:t>
      </w:r>
    </w:p>
  </w:comment>
  <w:comment w:id="448" w:author="Amy Angert" w:date="2023-05-22T12:27:00Z" w:initials="MOU">
    <w:p w14:paraId="5A219003" w14:textId="366D2F0A" w:rsidR="004C4F52" w:rsidRDefault="004C4F52">
      <w:pPr>
        <w:pStyle w:val="CommentText"/>
      </w:pPr>
      <w:r>
        <w:rPr>
          <w:rStyle w:val="CommentReference"/>
        </w:rPr>
        <w:annotationRef/>
      </w:r>
      <w:r>
        <w:t>Acclimation capacity? We can’t say anything about genetic responses. It could all be plastic.</w:t>
      </w:r>
    </w:p>
  </w:comment>
  <w:comment w:id="452" w:author="Henry, Greg" w:date="2023-06-03T23:28:00Z" w:initials="GH">
    <w:p w14:paraId="27C0BCBC" w14:textId="148D6D4E" w:rsidR="008F0C16" w:rsidRDefault="008F0C16">
      <w:pPr>
        <w:pStyle w:val="CommentText"/>
      </w:pPr>
      <w:r>
        <w:rPr>
          <w:rStyle w:val="CommentReference"/>
        </w:rPr>
        <w:annotationRef/>
      </w:r>
      <w:r>
        <w:t xml:space="preserve">You can also discuss the results of Klady et al. 2011 on reproductive effort and success in response to warming in all of the plant communities with OTCs at Alex. See comment above. Given the results of our study here, the strong responses in Klady et al. to warming may well be the result of earlier flowering. </w:t>
      </w:r>
    </w:p>
  </w:comment>
  <w:comment w:id="462" w:author="Courtney Collins" w:date="2023-05-10T17:16:00Z" w:initials="CC">
    <w:p w14:paraId="1389F280" w14:textId="14722601" w:rsidR="00354445" w:rsidRDefault="00354445">
      <w:pPr>
        <w:pStyle w:val="CommentText"/>
      </w:pPr>
      <w:r>
        <w:rPr>
          <w:rStyle w:val="CommentReference"/>
        </w:rPr>
        <w:annotationRef/>
      </w:r>
      <w:r>
        <w:t xml:space="preserve">Again could use feedback if this is how you would interpret Fig 6. Don’t want to oversell this since the projections are very basic and quite a bit outside the training data.  </w:t>
      </w:r>
    </w:p>
  </w:comment>
  <w:comment w:id="463" w:author="Sarah Elmendorf" w:date="2023-05-15T12:57:00Z" w:initials="SE">
    <w:p w14:paraId="414B3783" w14:textId="77777777" w:rsidR="002958CA" w:rsidRDefault="002958CA" w:rsidP="00B92C61">
      <w:pPr>
        <w:pStyle w:val="CommentText"/>
      </w:pPr>
      <w:r>
        <w:rPr>
          <w:rStyle w:val="CommentReference"/>
        </w:rPr>
        <w:annotationRef/>
      </w:r>
      <w:r>
        <w:t>Hmm, I don't totally see this in the projections, not sure what you mean here</w:t>
      </w:r>
    </w:p>
  </w:comment>
  <w:comment w:id="464" w:author="Sarah Elmendorf" w:date="2023-05-15T12:58:00Z" w:initials="SE">
    <w:p w14:paraId="07164DF8" w14:textId="77777777" w:rsidR="002958CA" w:rsidRDefault="002958CA" w:rsidP="008F7D65">
      <w:pPr>
        <w:pStyle w:val="CommentText"/>
      </w:pPr>
      <w:r>
        <w:rPr>
          <w:rStyle w:val="CommentReference"/>
        </w:rPr>
        <w:annotationRef/>
      </w:r>
      <w:r>
        <w:t>But good point about extrapolating outside the data range, you might want to caveat that in the methods just so reviewers don't pick at you for it.</w:t>
      </w:r>
    </w:p>
  </w:comment>
  <w:comment w:id="465" w:author="celphin@student.ubc.ca" w:date="2023-05-22T11:10:00Z" w:initials="c">
    <w:p w14:paraId="312FB138" w14:textId="77777777" w:rsidR="003E03A0" w:rsidRDefault="003E03A0" w:rsidP="00C63FA0">
      <w:pPr>
        <w:pStyle w:val="CommentText"/>
      </w:pPr>
      <w:r>
        <w:rPr>
          <w:rStyle w:val="CommentReference"/>
        </w:rPr>
        <w:annotationRef/>
      </w:r>
      <w:r>
        <w:t xml:space="preserve">Projecting the data forward is interesting but I think has a few caveats. Plants are unlikely to continue to produce more and more flowers/fruits as it gets warmer and we don't know if they are doing so through a plastic response or evolution. </w:t>
      </w:r>
    </w:p>
  </w:comment>
  <w:comment w:id="466" w:author="celphin@student.ubc.ca" w:date="2023-05-22T11:19:00Z" w:initials="c">
    <w:p w14:paraId="608AED9E" w14:textId="77777777" w:rsidR="00E125E4" w:rsidRDefault="00E125E4" w:rsidP="005E51BD">
      <w:pPr>
        <w:pStyle w:val="CommentText"/>
      </w:pPr>
      <w:r>
        <w:rPr>
          <w:rStyle w:val="CommentReference"/>
        </w:rPr>
        <w:annotationRef/>
      </w:r>
      <w:r>
        <w:t xml:space="preserve">There is also the question of light limitations for species that also have light cues for phenology timing. </w:t>
      </w:r>
    </w:p>
  </w:comment>
  <w:comment w:id="469" w:author="Courtney Collins" w:date="2023-05-02T17:27:00Z" w:initials="CC">
    <w:p w14:paraId="2E1ACF84" w14:textId="25E54909" w:rsidR="00A05471" w:rsidRDefault="00A05471">
      <w:pPr>
        <w:pStyle w:val="CommentText"/>
      </w:pPr>
      <w:r>
        <w:rPr>
          <w:rStyle w:val="CommentReference"/>
        </w:rPr>
        <w:annotationRef/>
      </w:r>
      <w:r>
        <w:t xml:space="preserve">Need to re-add Zotero links into main text </w:t>
      </w:r>
    </w:p>
  </w:comment>
  <w:comment w:id="474" w:author="Courtney Collins" w:date="2023-05-08T16:09:00Z" w:initials="CC">
    <w:p w14:paraId="2DB42882" w14:textId="4D3D331F" w:rsidR="00A05471" w:rsidRDefault="00A05471">
      <w:pPr>
        <w:pStyle w:val="CommentText"/>
      </w:pPr>
      <w:r>
        <w:rPr>
          <w:rStyle w:val="CommentReference"/>
        </w:rPr>
        <w:annotationRef/>
      </w:r>
      <w:r>
        <w:t>Greg this is reported as Luzula arctica in the Frei and Henry 2021 paper. Is that correct??</w:t>
      </w:r>
    </w:p>
  </w:comment>
  <w:comment w:id="475" w:author="celphin@student.ubc.ca" w:date="2023-05-22T10:55:00Z" w:initials="c">
    <w:p w14:paraId="22AE7271" w14:textId="77777777" w:rsidR="00727461" w:rsidRDefault="00A43813" w:rsidP="00E73304">
      <w:pPr>
        <w:pStyle w:val="CommentText"/>
      </w:pPr>
      <w:r>
        <w:rPr>
          <w:rStyle w:val="CommentReference"/>
        </w:rPr>
        <w:annotationRef/>
      </w:r>
      <w:r w:rsidR="00727461">
        <w:t>Both Luzula species are measured at Alex. In some years though people did not know the difference since they look fairly similar and they got lumped into one group. Luzula arctica could maybe be considered more common but both species are found in the plots</w:t>
      </w:r>
    </w:p>
  </w:comment>
  <w:comment w:id="476" w:author="Henry, Greg" w:date="2023-06-03T19:25:00Z" w:initials="GH">
    <w:p w14:paraId="2C714D7C" w14:textId="11FC8C7C" w:rsidR="00020685" w:rsidRDefault="00020685">
      <w:pPr>
        <w:pStyle w:val="CommentText"/>
      </w:pPr>
      <w:r>
        <w:rPr>
          <w:rStyle w:val="CommentReference"/>
        </w:rPr>
        <w:annotationRef/>
      </w:r>
      <w:r>
        <w:t xml:space="preserve">Yes, it is correct for our paper as L. arctica is the only species at that site (Cassiope Site). Both species are found at a few of the sites, and are generally easy to distinguish. However, Cassandra is correct that there may have been some lumping in some years. </w:t>
      </w:r>
    </w:p>
  </w:comment>
  <w:comment w:id="470" w:author="Courtney Collins" w:date="2023-05-02T13:01:00Z" w:initials="CC">
    <w:p w14:paraId="3D45D8D3" w14:textId="24CCE473" w:rsidR="00A05471" w:rsidRDefault="00A05471">
      <w:pPr>
        <w:pStyle w:val="CommentText"/>
      </w:pPr>
      <w:r>
        <w:rPr>
          <w:rStyle w:val="CommentReference"/>
        </w:rPr>
        <w:annotationRef/>
      </w:r>
      <w:r>
        <w:t xml:space="preserve">Please confirm all species names are correct </w:t>
      </w:r>
    </w:p>
  </w:comment>
  <w:comment w:id="471" w:author="celphin@student.ubc.ca" w:date="2023-05-22T17:41:00Z" w:initials="c">
    <w:p w14:paraId="11E20A37" w14:textId="77777777" w:rsidR="00727461" w:rsidRDefault="00727461" w:rsidP="006B0502">
      <w:pPr>
        <w:pStyle w:val="CommentText"/>
      </w:pPr>
      <w:r>
        <w:rPr>
          <w:rStyle w:val="CommentReference"/>
        </w:rPr>
        <w:annotationRef/>
      </w:r>
      <w:r>
        <w:t>Looks good to me for the Alex species (see comment about Luzula below)</w:t>
      </w:r>
    </w:p>
  </w:comment>
  <w:comment w:id="478" w:author="Sarah Elmendorf" w:date="2023-05-15T10:18:00Z" w:initials="SE">
    <w:p w14:paraId="209CE170" w14:textId="77777777" w:rsidR="00FB6E9B" w:rsidRDefault="00FB6E9B" w:rsidP="00635AB0">
      <w:pPr>
        <w:pStyle w:val="CommentText"/>
      </w:pPr>
      <w:r>
        <w:rPr>
          <w:rStyle w:val="CommentReference"/>
        </w:rPr>
        <w:annotationRef/>
      </w:r>
      <w:r>
        <w:t>Right panel - consider adding a rugplot of flowering timing or even just a shaded big bar behind it of the 95% range of flowering timing or something so it's obvious to people who don’t know much about these sites that the humpy part of the fig on the right when the OTCs are working is coincident with the flowering period</w:t>
      </w:r>
    </w:p>
  </w:comment>
  <w:comment w:id="479" w:author="Amy Angert" w:date="2023-05-22T12:02:00Z" w:initials="MOU">
    <w:p w14:paraId="0172F6A8" w14:textId="3A04741C" w:rsidR="00CD5C14" w:rsidRDefault="00CD5C14">
      <w:pPr>
        <w:pStyle w:val="CommentText"/>
      </w:pPr>
      <w:r>
        <w:rPr>
          <w:rStyle w:val="CommentReference"/>
        </w:rPr>
        <w:annotationRef/>
      </w:r>
      <w:r>
        <w:t>Oh whoops, I thought you were including data from many more years. Is this just for visualization, or did I miss something earlier about only including a couple of years?</w:t>
      </w:r>
    </w:p>
  </w:comment>
  <w:comment w:id="482" w:author="Sarah Elmendorf" w:date="2023-05-15T11:32:00Z" w:initials="SE">
    <w:p w14:paraId="46BDD085" w14:textId="77777777" w:rsidR="002958CA" w:rsidRDefault="002958CA" w:rsidP="00A13AB4">
      <w:pPr>
        <w:pStyle w:val="CommentText"/>
      </w:pPr>
      <w:r>
        <w:rPr>
          <w:rStyle w:val="CommentReference"/>
        </w:rPr>
        <w:annotationRef/>
      </w:r>
      <w:r>
        <w:t>For consistency I would make it Tempt in figure c too so they can be defined consistently once in the legend (even though c doesn't have a tempt-1)</w:t>
      </w:r>
    </w:p>
  </w:comment>
  <w:comment w:id="483" w:author="celphin@student.ubc.ca" w:date="2023-05-22T11:01:00Z" w:initials="c">
    <w:p w14:paraId="469E7776" w14:textId="77777777" w:rsidR="00A43813" w:rsidRDefault="00A43813" w:rsidP="00093F11">
      <w:pPr>
        <w:pStyle w:val="CommentText"/>
      </w:pPr>
      <w:r>
        <w:rPr>
          <w:rStyle w:val="CommentReference"/>
        </w:rPr>
        <w:annotationRef/>
      </w:r>
      <w:r>
        <w:t>I agree the two arrows in d confused me at first but I am not sure it would be accurate to add the previous year arrow if it is not in the flower# model</w:t>
      </w:r>
    </w:p>
  </w:comment>
  <w:comment w:id="488" w:author="Amy Angert" w:date="2023-05-22T12:30:00Z" w:initials="MOU">
    <w:p w14:paraId="4B28BE19" w14:textId="57503549" w:rsidR="000E59FC" w:rsidRDefault="000E59FC">
      <w:pPr>
        <w:pStyle w:val="CommentText"/>
      </w:pPr>
      <w:r>
        <w:rPr>
          <w:rStyle w:val="CommentReference"/>
        </w:rPr>
        <w:annotationRef/>
      </w:r>
      <w:r>
        <w:t>I think you need to add that AF is a,c and DL is b,d, particularly because this figure doesn’t have the embedded maps</w:t>
      </w:r>
    </w:p>
  </w:comment>
  <w:comment w:id="490" w:author="Amy Angert" w:date="2023-05-22T12:33:00Z" w:initials="MOU">
    <w:p w14:paraId="67EBFD1A" w14:textId="4563826F" w:rsidR="00AC5B2F" w:rsidRDefault="00AC5B2F">
      <w:pPr>
        <w:pStyle w:val="CommentText"/>
      </w:pPr>
      <w:r>
        <w:rPr>
          <w:rStyle w:val="CommentReference"/>
        </w:rPr>
        <w:annotationRef/>
      </w:r>
      <w:r>
        <w:t xml:space="preserve">I’m still not in love with projecting so far beyond the available data. I think it could use a bit more discussion about whether or not it’s realistic, what it’s assuming, and what could cause those assumptions to break down. </w:t>
      </w:r>
    </w:p>
  </w:comment>
  <w:comment w:id="491" w:author="Henry, Greg" w:date="2023-06-03T23:41:00Z" w:initials="GH">
    <w:p w14:paraId="1696081C" w14:textId="25E52F2C" w:rsidR="00FA743F" w:rsidRDefault="00FA743F">
      <w:pPr>
        <w:pStyle w:val="CommentText"/>
      </w:pPr>
      <w:r>
        <w:rPr>
          <w:rStyle w:val="CommentReference"/>
        </w:rPr>
        <w:annotationRef/>
      </w:r>
      <w:r>
        <w:t>Agree with Amy that this needs a little more discussion and comparison with general climate projections. The latest projections do show the Arctic warming 4x faster than global average (</w:t>
      </w:r>
      <w:r w:rsidR="00D1311E">
        <w:t>Rantenen et al. 2022</w:t>
      </w:r>
      <w:r>
        <w:t>), which could be used to justify the 5 C projection. However, a warmer Arctic will be much cloudier with potential for greater snow and rain fall, which could affect snow melt dates and reduce the predicted advance in spring phenology. The lack of direct sun may also affect flower production</w:t>
      </w:r>
      <w:r w:rsidR="00D1311E">
        <w:t xml:space="preserve"> in some species. </w:t>
      </w:r>
    </w:p>
    <w:p w14:paraId="2E843BDB" w14:textId="5F12E972" w:rsidR="00D1311E" w:rsidRDefault="00D1311E" w:rsidP="00D1311E">
      <w:pPr>
        <w:autoSpaceDE w:val="0"/>
        <w:autoSpaceDN w:val="0"/>
        <w:adjustRightInd w:val="0"/>
        <w:spacing w:line="240" w:lineRule="auto"/>
      </w:pPr>
      <w:r>
        <w:rPr>
          <w:rFonts w:ascii="Times New Roman" w:hAnsi="Times New Roman" w:cs="Times New Roman"/>
          <w:color w:val="000000"/>
          <w:sz w:val="16"/>
          <w:szCs w:val="16"/>
          <w:lang w:val="en-US"/>
        </w:rPr>
        <w:t xml:space="preserve">Rantenen, M., Karpechko, A.Y., Lipponen, A., Nordling, K., Hyvärinen, O., Ruosteenoja, K., et al. 2022. The Arctic has warmed nearly four times faster than the globe since 1979. Commun. Earth Environ. 3: 168. doi: </w:t>
      </w:r>
      <w:r>
        <w:rPr>
          <w:rFonts w:ascii="Times New Roman" w:hAnsi="Times New Roman" w:cs="Times New Roman"/>
          <w:color w:val="0000FF"/>
          <w:sz w:val="16"/>
          <w:szCs w:val="16"/>
          <w:lang w:val="en-US"/>
        </w:rPr>
        <w:t>10.1038/s43247-022-00498-3</w:t>
      </w:r>
      <w:r>
        <w:rPr>
          <w:rFonts w:ascii="Times New Roman" w:hAnsi="Times New Roman" w:cs="Times New Roman"/>
          <w:color w:val="000000"/>
          <w:sz w:val="16"/>
          <w:szCs w:val="16"/>
          <w:lang w:val="en-US"/>
        </w:rPr>
        <w:t>.</w:t>
      </w:r>
    </w:p>
  </w:comment>
  <w:comment w:id="503" w:author="Sarah Elmendorf" w:date="2023-05-15T11:56:00Z" w:initials="SE">
    <w:p w14:paraId="2B1BF718" w14:textId="77777777" w:rsidR="002958CA" w:rsidRDefault="002958CA" w:rsidP="00EF38A1">
      <w:pPr>
        <w:pStyle w:val="CommentText"/>
      </w:pPr>
      <w:r>
        <w:rPr>
          <w:rStyle w:val="CommentReference"/>
        </w:rPr>
        <w:annotationRef/>
      </w:r>
      <w:r>
        <w:t>Replace Temp with Tempt and Temp(prev) with Tempt-1 to unify across this and Fig 4</w:t>
      </w:r>
    </w:p>
  </w:comment>
  <w:comment w:id="504" w:author="Amy Angert" w:date="2023-05-22T12:35:00Z" w:initials="MOU">
    <w:p w14:paraId="37C2CD11" w14:textId="2534B306" w:rsidR="00AC5B2F" w:rsidRDefault="00AC5B2F">
      <w:pPr>
        <w:pStyle w:val="CommentText"/>
      </w:pPr>
      <w:r>
        <w:rPr>
          <w:rStyle w:val="CommentReference"/>
        </w:rPr>
        <w:annotationRef/>
      </w:r>
      <w:r>
        <w:t>Good idea</w:t>
      </w:r>
    </w:p>
  </w:comment>
  <w:comment w:id="505" w:author="Courtney Collins" w:date="2023-05-08T16:29:00Z" w:initials="CC">
    <w:p w14:paraId="707E04C1" w14:textId="0339A9FB" w:rsidR="00A05471" w:rsidRDefault="00A05471">
      <w:pPr>
        <w:pStyle w:val="CommentText"/>
      </w:pPr>
      <w:r>
        <w:rPr>
          <w:rStyle w:val="CommentReference"/>
        </w:rPr>
        <w:annotationRef/>
      </w:r>
      <w:r>
        <w:t xml:space="preserve">Greg I copied this from Frei and Henry- please edit as needed. </w:t>
      </w:r>
    </w:p>
    <w:p w14:paraId="1EB94221" w14:textId="1D673CAA" w:rsidR="00A05471" w:rsidRDefault="00A05471">
      <w:pPr>
        <w:pStyle w:val="CommentText"/>
      </w:pPr>
      <w:r>
        <w:t xml:space="preserve">Karin could you please add something similar for Daring Lake?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A78D8D" w15:done="0"/>
  <w15:commentEx w15:paraId="0D6E3DAF" w15:paraIdParent="52A78D8D" w15:done="0"/>
  <w15:commentEx w15:paraId="72D7B53D" w15:paraIdParent="52A78D8D" w15:done="0"/>
  <w15:commentEx w15:paraId="5E0B74A3" w15:done="0"/>
  <w15:commentEx w15:paraId="7007F672" w15:done="0"/>
  <w15:commentEx w15:paraId="0AA5AA43" w15:done="0"/>
  <w15:commentEx w15:paraId="6126B3EA" w15:done="0"/>
  <w15:commentEx w15:paraId="3BE6C87C" w15:done="0"/>
  <w15:commentEx w15:paraId="2C37F67F" w15:done="0"/>
  <w15:commentEx w15:paraId="039CEDB7" w15:paraIdParent="2C37F67F" w15:done="0"/>
  <w15:commentEx w15:paraId="13BC4C6A" w15:done="0"/>
  <w15:commentEx w15:paraId="6EBA699F" w15:done="0"/>
  <w15:commentEx w15:paraId="7F11BB79" w15:done="0"/>
  <w15:commentEx w15:paraId="4B01759D" w15:done="0"/>
  <w15:commentEx w15:paraId="005AAF16" w15:done="0"/>
  <w15:commentEx w15:paraId="447FAD02" w15:done="0"/>
  <w15:commentEx w15:paraId="06992FFB" w15:paraIdParent="447FAD02" w15:done="0"/>
  <w15:commentEx w15:paraId="22F1BEAB" w15:done="0"/>
  <w15:commentEx w15:paraId="2032B31B" w15:paraIdParent="22F1BEAB" w15:done="0"/>
  <w15:commentEx w15:paraId="1AB1C304" w15:done="0"/>
  <w15:commentEx w15:paraId="0C2EF31B" w15:done="0"/>
  <w15:commentEx w15:paraId="454D1420" w15:paraIdParent="0C2EF31B" w15:done="0"/>
  <w15:commentEx w15:paraId="4B72BC33" w15:done="0"/>
  <w15:commentEx w15:paraId="26E7EEE2" w15:done="0"/>
  <w15:commentEx w15:paraId="4E96043C" w15:done="0"/>
  <w15:commentEx w15:paraId="00C31710" w15:paraIdParent="4E96043C" w15:done="0"/>
  <w15:commentEx w15:paraId="1C2FD7DC" w15:done="0"/>
  <w15:commentEx w15:paraId="44AB24E5" w15:paraIdParent="1C2FD7DC" w15:done="0"/>
  <w15:commentEx w15:paraId="0F88D1C7" w15:done="0"/>
  <w15:commentEx w15:paraId="3BA4D1AA" w15:done="0"/>
  <w15:commentEx w15:paraId="3180631F" w15:done="0"/>
  <w15:commentEx w15:paraId="7DED4E3E" w15:done="0"/>
  <w15:commentEx w15:paraId="7AB30272" w15:done="1"/>
  <w15:commentEx w15:paraId="7880A7D1" w15:paraIdParent="7AB30272" w15:done="1"/>
  <w15:commentEx w15:paraId="3FE86CB8" w15:done="0"/>
  <w15:commentEx w15:paraId="23BD9FE3" w15:done="0"/>
  <w15:commentEx w15:paraId="7646EA30" w15:done="0"/>
  <w15:commentEx w15:paraId="329351C0" w15:done="0"/>
  <w15:commentEx w15:paraId="6DCDB424" w15:done="0"/>
  <w15:commentEx w15:paraId="2ACF6031" w15:paraIdParent="6DCDB424" w15:done="0"/>
  <w15:commentEx w15:paraId="5F97B101" w15:done="0"/>
  <w15:commentEx w15:paraId="57660F69" w15:done="0"/>
  <w15:commentEx w15:paraId="053F8138" w15:done="0"/>
  <w15:commentEx w15:paraId="32D785DE" w15:done="0"/>
  <w15:commentEx w15:paraId="13A172F9" w15:done="0"/>
  <w15:commentEx w15:paraId="4BEF8C9A" w15:done="0"/>
  <w15:commentEx w15:paraId="0C6CE1C7" w15:done="0"/>
  <w15:commentEx w15:paraId="7E738535" w15:done="0"/>
  <w15:commentEx w15:paraId="1FB0FCA9" w15:paraIdParent="7E738535" w15:done="0"/>
  <w15:commentEx w15:paraId="3BBBF924" w15:done="0"/>
  <w15:commentEx w15:paraId="2C44497B" w15:done="0"/>
  <w15:commentEx w15:paraId="5612BDC3" w15:done="0"/>
  <w15:commentEx w15:paraId="24E8B925" w15:done="0"/>
  <w15:commentEx w15:paraId="76B3674E" w15:done="0"/>
  <w15:commentEx w15:paraId="5C9FF466" w15:paraIdParent="76B3674E" w15:done="0"/>
  <w15:commentEx w15:paraId="60DDB1D0" w15:done="0"/>
  <w15:commentEx w15:paraId="3B72B591" w15:done="0"/>
  <w15:commentEx w15:paraId="15553B1B" w15:done="0"/>
  <w15:commentEx w15:paraId="2043EC83" w15:done="0"/>
  <w15:commentEx w15:paraId="25A64001" w15:done="0"/>
  <w15:commentEx w15:paraId="3F46D52F" w15:done="0"/>
  <w15:commentEx w15:paraId="4C73E694" w15:done="0"/>
  <w15:commentEx w15:paraId="4C8CCB30" w15:done="0"/>
  <w15:commentEx w15:paraId="7C5583D6" w15:done="0"/>
  <w15:commentEx w15:paraId="298A91F9" w15:paraIdParent="7C5583D6" w15:done="0"/>
  <w15:commentEx w15:paraId="40F99E5A" w15:done="0"/>
  <w15:commentEx w15:paraId="5E7B5601" w15:done="0"/>
  <w15:commentEx w15:paraId="36B754B0" w15:done="0"/>
  <w15:commentEx w15:paraId="03CA9DEA" w15:done="0"/>
  <w15:commentEx w15:paraId="265203F7" w15:done="0"/>
  <w15:commentEx w15:paraId="2A863136" w15:paraIdParent="265203F7" w15:done="0"/>
  <w15:commentEx w15:paraId="39BE9747" w15:paraIdParent="265203F7" w15:done="0"/>
  <w15:commentEx w15:paraId="5CEDDB17" w15:done="0"/>
  <w15:commentEx w15:paraId="3D9AE65E" w15:done="0"/>
  <w15:commentEx w15:paraId="5A219003" w15:done="0"/>
  <w15:commentEx w15:paraId="27C0BCBC" w15:done="0"/>
  <w15:commentEx w15:paraId="1389F280" w15:done="0"/>
  <w15:commentEx w15:paraId="414B3783" w15:paraIdParent="1389F280" w15:done="0"/>
  <w15:commentEx w15:paraId="07164DF8" w15:paraIdParent="1389F280" w15:done="0"/>
  <w15:commentEx w15:paraId="312FB138" w15:paraIdParent="1389F280" w15:done="0"/>
  <w15:commentEx w15:paraId="608AED9E" w15:paraIdParent="1389F280" w15:done="0"/>
  <w15:commentEx w15:paraId="2E1ACF84" w15:done="0"/>
  <w15:commentEx w15:paraId="2DB42882" w15:done="0"/>
  <w15:commentEx w15:paraId="22AE7271" w15:paraIdParent="2DB42882" w15:done="0"/>
  <w15:commentEx w15:paraId="2C714D7C" w15:paraIdParent="2DB42882" w15:done="0"/>
  <w15:commentEx w15:paraId="3D45D8D3" w15:done="0"/>
  <w15:commentEx w15:paraId="11E20A37" w15:paraIdParent="3D45D8D3" w15:done="0"/>
  <w15:commentEx w15:paraId="209CE170" w15:done="0"/>
  <w15:commentEx w15:paraId="0172F6A8" w15:done="0"/>
  <w15:commentEx w15:paraId="46BDD085" w15:done="0"/>
  <w15:commentEx w15:paraId="469E7776" w15:paraIdParent="46BDD085" w15:done="0"/>
  <w15:commentEx w15:paraId="4B28BE19" w15:done="0"/>
  <w15:commentEx w15:paraId="67EBFD1A" w15:done="0"/>
  <w15:commentEx w15:paraId="2E843BDB" w15:paraIdParent="67EBFD1A" w15:done="0"/>
  <w15:commentEx w15:paraId="2B1BF718" w15:done="0"/>
  <w15:commentEx w15:paraId="37C2CD11" w15:paraIdParent="2B1BF718" w15:done="0"/>
  <w15:commentEx w15:paraId="1EB942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7855D" w16cex:dateUtc="2023-05-11T21:16:00Z"/>
  <w16cex:commentExtensible w16cex:durableId="280785F0" w16cex:dateUtc="2023-05-11T21:19:00Z"/>
  <w16cex:commentExtensible w16cex:durableId="2815C879" w16cex:dateUtc="2023-05-22T17:54:00Z"/>
  <w16cex:commentExtensible w16cex:durableId="2815C930" w16cex:dateUtc="2023-05-22T17:57:00Z"/>
  <w16cex:commentExtensible w16cex:durableId="2815C97C" w16cex:dateUtc="2023-05-22T17:59:00Z"/>
  <w16cex:commentExtensible w16cex:durableId="2815C9BA" w16cex:dateUtc="2023-05-22T18:00:00Z"/>
  <w16cex:commentExtensible w16cex:durableId="28260E47" w16cex:dateUtc="2023-06-04T00:08:00Z"/>
  <w16cex:commentExtensible w16cex:durableId="28078999" w16cex:dateUtc="2023-05-11T21:34:00Z"/>
  <w16cex:commentExtensible w16cex:durableId="28078A70" w16cex:dateUtc="2023-05-11T21:38:00Z"/>
  <w16cex:commentExtensible w16cex:durableId="2815CAF5" w16cex:dateUtc="2023-05-22T18:05:00Z"/>
  <w16cex:commentExtensible w16cex:durableId="282613DD" w16cex:dateUtc="2023-06-04T00:32:00Z"/>
  <w16cex:commentExtensible w16cex:durableId="2815CDD3" w16cex:dateUtc="2023-05-22T18:17:00Z"/>
  <w16cex:commentExtensible w16cex:durableId="2815CF2A" w16cex:dateUtc="2023-05-22T18:23:00Z"/>
  <w16cex:commentExtensible w16cex:durableId="282617D1" w16cex:dateUtc="2023-06-04T00:49:00Z"/>
  <w16cex:commentExtensible w16cex:durableId="28261950" w16cex:dateUtc="2023-06-04T00:56:00Z"/>
  <w16cex:commentExtensible w16cex:durableId="280C7415" w16cex:dateUtc="2023-05-15T15:04:00Z"/>
  <w16cex:commentExtensible w16cex:durableId="2815D376" w16cex:dateUtc="2023-05-22T18:41:00Z"/>
  <w16cex:commentExtensible w16cex:durableId="280C74F1" w16cex:dateUtc="2023-05-15T15:08:00Z"/>
  <w16cex:commentExtensible w16cex:durableId="280C7E5E" w16cex:dateUtc="2023-05-15T15:48:00Z"/>
  <w16cex:commentExtensible w16cex:durableId="280C879A" w16cex:dateUtc="2023-05-15T16:27:00Z"/>
  <w16cex:commentExtensible w16cex:durableId="2815D3D6" w16cex:dateUtc="2023-05-22T18:43:00Z"/>
  <w16cex:commentExtensible w16cex:durableId="2815D4A6" w16cex:dateUtc="2023-05-22T18:46:00Z"/>
  <w16cex:commentExtensible w16cex:durableId="280C81C6" w16cex:dateUtc="2023-05-15T16:02:00Z"/>
  <w16cex:commentExtensible w16cex:durableId="280C8246" w16cex:dateUtc="2023-05-15T16:04:00Z"/>
  <w16cex:commentExtensible w16cex:durableId="2815D5D8" w16cex:dateUtc="2023-05-22T18:51:00Z"/>
  <w16cex:commentExtensible w16cex:durableId="28261E3B" w16cex:dateUtc="2023-06-04T01:16:00Z"/>
  <w16cex:commentExtensible w16cex:durableId="280CB01A" w16cex:dateUtc="2023-05-15T19:20:00Z"/>
  <w16cex:commentExtensible w16cex:durableId="280C8250" w16cex:dateUtc="2023-05-15T16:05:00Z"/>
  <w16cex:commentExtensible w16cex:durableId="280C94FC" w16cex:dateUtc="2023-05-15T17:24:00Z"/>
  <w16cex:commentExtensible w16cex:durableId="280C9437" w16cex:dateUtc="2023-05-15T17:21:00Z"/>
  <w16cex:commentExtensible w16cex:durableId="2815D6FE" w16cex:dateUtc="2023-05-22T18:56:00Z"/>
  <w16cex:commentExtensible w16cex:durableId="280C94A2" w16cex:dateUtc="2023-05-15T17:23:00Z"/>
  <w16cex:commentExtensible w16cex:durableId="2815D766" w16cex:dateUtc="2023-05-22T18:58:00Z"/>
  <w16cex:commentExtensible w16cex:durableId="280C9D4E" w16cex:dateUtc="2023-05-15T18:00:00Z"/>
  <w16cex:commentExtensible w16cex:durableId="2826219D" w16cex:dateUtc="2023-06-04T01:31:00Z"/>
  <w16cex:commentExtensible w16cex:durableId="280C9E2B" w16cex:dateUtc="2023-05-15T18:03:00Z"/>
  <w16cex:commentExtensible w16cex:durableId="280C9E7B" w16cex:dateUtc="2023-05-15T18:05:00Z"/>
  <w16cex:commentExtensible w16cex:durableId="2815D987" w16cex:dateUtc="2023-05-22T19:07:00Z"/>
  <w16cex:commentExtensible w16cex:durableId="280CB05E" w16cex:dateUtc="2023-05-15T19:21:00Z"/>
  <w16cex:commentExtensible w16cex:durableId="282635C3" w16cex:dateUtc="2023-06-04T02:57:00Z"/>
  <w16cex:commentExtensible w16cex:durableId="282636B2" w16cex:dateUtc="2023-06-04T03:01:00Z"/>
  <w16cex:commentExtensible w16cex:durableId="28263F99" w16cex:dateUtc="2023-06-04T03:39:00Z"/>
  <w16cex:commentExtensible w16cex:durableId="280CA96F" w16cex:dateUtc="2023-05-15T18:51:00Z"/>
  <w16cex:commentExtensible w16cex:durableId="282641A3" w16cex:dateUtc="2023-06-04T03:48:00Z"/>
  <w16cex:commentExtensible w16cex:durableId="280CA990" w16cex:dateUtc="2023-05-15T18:52:00Z"/>
  <w16cex:commentExtensible w16cex:durableId="280C93DF" w16cex:dateUtc="2023-05-15T17:19:00Z"/>
  <w16cex:commentExtensible w16cex:durableId="2815DC60" w16cex:dateUtc="2023-05-22T19:19:00Z"/>
  <w16cex:commentExtensible w16cex:durableId="28264291" w16cex:dateUtc="2023-06-04T03:52:00Z"/>
  <w16cex:commentExtensible w16cex:durableId="280CB29C" w16cex:dateUtc="2023-05-15T19:31:00Z"/>
  <w16cex:commentExtensible w16cex:durableId="282644D7" w16cex:dateUtc="2023-06-04T04:01:00Z"/>
  <w16cex:commentExtensible w16cex:durableId="280CB448" w16cex:dateUtc="2023-05-15T19:38:00Z"/>
  <w16cex:commentExtensible w16cex:durableId="28264667" w16cex:dateUtc="2023-06-04T04:08:00Z"/>
  <w16cex:commentExtensible w16cex:durableId="28264920" w16cex:dateUtc="2023-06-04T04:20:00Z"/>
  <w16cex:commentExtensible w16cex:durableId="2815DDB7" w16cex:dateUtc="2023-05-22T19:25:00Z"/>
  <w16cex:commentExtensible w16cex:durableId="2815DE1E" w16cex:dateUtc="2023-05-22T19:27:00Z"/>
  <w16cex:commentExtensible w16cex:durableId="28264B0F" w16cex:dateUtc="2023-06-04T04:28:00Z"/>
  <w16cex:commentExtensible w16cex:durableId="280CAABD" w16cex:dateUtc="2023-05-15T18:57:00Z"/>
  <w16cex:commentExtensible w16cex:durableId="280CAAE1" w16cex:dateUtc="2023-05-15T18:58:00Z"/>
  <w16cex:commentExtensible w16cex:durableId="28261240" w16cex:dateUtc="2023-06-04T00:25:00Z"/>
  <w16cex:commentExtensible w16cex:durableId="280C8576" w16cex:dateUtc="2023-05-15T16:18:00Z"/>
  <w16cex:commentExtensible w16cex:durableId="2815D84A" w16cex:dateUtc="2023-05-22T19:02:00Z"/>
  <w16cex:commentExtensible w16cex:durableId="280C96D9" w16cex:dateUtc="2023-05-15T17:32:00Z"/>
  <w16cex:commentExtensible w16cex:durableId="2815DEFD" w16cex:dateUtc="2023-05-22T19:30:00Z"/>
  <w16cex:commentExtensible w16cex:durableId="2815DFA1" w16cex:dateUtc="2023-05-22T19:33:00Z"/>
  <w16cex:commentExtensible w16cex:durableId="28264E41" w16cex:dateUtc="2023-06-04T04:41:00Z"/>
  <w16cex:commentExtensible w16cex:durableId="280C9C76" w16cex:dateUtc="2023-05-15T17:56:00Z"/>
  <w16cex:commentExtensible w16cex:durableId="2815E01F" w16cex:dateUtc="2023-05-22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78D8D" w16cid:durableId="2807855D"/>
  <w16cid:commentId w16cid:paraId="0D6E3DAF" w16cid:durableId="280785F0"/>
  <w16cid:commentId w16cid:paraId="72D7B53D" w16cid:durableId="2815C879"/>
  <w16cid:commentId w16cid:paraId="5E0B74A3" w16cid:durableId="28260C0C"/>
  <w16cid:commentId w16cid:paraId="7007F672" w16cid:durableId="28260C0D"/>
  <w16cid:commentId w16cid:paraId="0AA5AA43" w16cid:durableId="28260C0E"/>
  <w16cid:commentId w16cid:paraId="6126B3EA" w16cid:durableId="28260C0F"/>
  <w16cid:commentId w16cid:paraId="2C37F67F" w16cid:durableId="280782CB"/>
  <w16cid:commentId w16cid:paraId="039CEDB7" w16cid:durableId="28260C11"/>
  <w16cid:commentId w16cid:paraId="13BC4C6A" w16cid:durableId="2815C930"/>
  <w16cid:commentId w16cid:paraId="6EBA699F" w16cid:durableId="2815C97C"/>
  <w16cid:commentId w16cid:paraId="7F11BB79" w16cid:durableId="2815C9BA"/>
  <w16cid:commentId w16cid:paraId="4B01759D" w16cid:durableId="28260E47"/>
  <w16cid:commentId w16cid:paraId="005AAF16" w16cid:durableId="28078999"/>
  <w16cid:commentId w16cid:paraId="447FAD02" w16cid:durableId="280782CC"/>
  <w16cid:commentId w16cid:paraId="06992FFB" w16cid:durableId="28078A70"/>
  <w16cid:commentId w16cid:paraId="22F1BEAB" w16cid:durableId="2815CAF5"/>
  <w16cid:commentId w16cid:paraId="2032B31B" w16cid:durableId="282613DD"/>
  <w16cid:commentId w16cid:paraId="1AB1C304" w16cid:durableId="2815CDD3"/>
  <w16cid:commentId w16cid:paraId="0C2EF31B" w16cid:durableId="280782CD"/>
  <w16cid:commentId w16cid:paraId="454D1420" w16cid:durableId="28260C1B"/>
  <w16cid:commentId w16cid:paraId="4B72BC33" w16cid:durableId="2815CF2A"/>
  <w16cid:commentId w16cid:paraId="26E7EEE2" w16cid:durableId="282617D1"/>
  <w16cid:commentId w16cid:paraId="4E96043C" w16cid:durableId="28260C1D"/>
  <w16cid:commentId w16cid:paraId="00C31710" w16cid:durableId="28261950"/>
  <w16cid:commentId w16cid:paraId="1C2FD7DC" w16cid:durableId="280C7415"/>
  <w16cid:commentId w16cid:paraId="44AB24E5" w16cid:durableId="2815D376"/>
  <w16cid:commentId w16cid:paraId="0F88D1C7" w16cid:durableId="28260C20"/>
  <w16cid:commentId w16cid:paraId="3BA4D1AA" w16cid:durableId="280C74F1"/>
  <w16cid:commentId w16cid:paraId="3180631F" w16cid:durableId="280C7E5E"/>
  <w16cid:commentId w16cid:paraId="7DED4E3E" w16cid:durableId="280C879A"/>
  <w16cid:commentId w16cid:paraId="7AB30272" w16cid:durableId="280782CE"/>
  <w16cid:commentId w16cid:paraId="7880A7D1" w16cid:durableId="280782CF"/>
  <w16cid:commentId w16cid:paraId="3FE86CB8" w16cid:durableId="2815D3D6"/>
  <w16cid:commentId w16cid:paraId="23BD9FE3" w16cid:durableId="2815D4A6"/>
  <w16cid:commentId w16cid:paraId="7646EA30" w16cid:durableId="280C81C6"/>
  <w16cid:commentId w16cid:paraId="329351C0" w16cid:durableId="280C8246"/>
  <w16cid:commentId w16cid:paraId="6DCDB424" w16cid:durableId="2815D5D8"/>
  <w16cid:commentId w16cid:paraId="2ACF6031" w16cid:durableId="28261E3B"/>
  <w16cid:commentId w16cid:paraId="5F97B101" w16cid:durableId="280CB01A"/>
  <w16cid:commentId w16cid:paraId="57660F69" w16cid:durableId="280C8250"/>
  <w16cid:commentId w16cid:paraId="053F8138" w16cid:durableId="280C94FC"/>
  <w16cid:commentId w16cid:paraId="32D785DE" w16cid:durableId="280C9437"/>
  <w16cid:commentId w16cid:paraId="13A172F9" w16cid:durableId="2815D6FE"/>
  <w16cid:commentId w16cid:paraId="4BEF8C9A" w16cid:durableId="280C94A2"/>
  <w16cid:commentId w16cid:paraId="0C6CE1C7" w16cid:durableId="2815D766"/>
  <w16cid:commentId w16cid:paraId="7E738535" w16cid:durableId="280C9D4E"/>
  <w16cid:commentId w16cid:paraId="1FB0FCA9" w16cid:durableId="2826219D"/>
  <w16cid:commentId w16cid:paraId="3BBBF924" w16cid:durableId="280C9E2B"/>
  <w16cid:commentId w16cid:paraId="2C44497B" w16cid:durableId="280C9E7B"/>
  <w16cid:commentId w16cid:paraId="5612BDC3" w16cid:durableId="2815D987"/>
  <w16cid:commentId w16cid:paraId="24E8B925" w16cid:durableId="280CB05E"/>
  <w16cid:commentId w16cid:paraId="76B3674E" w16cid:durableId="28260C37"/>
  <w16cid:commentId w16cid:paraId="5C9FF466" w16cid:durableId="282635C3"/>
  <w16cid:commentId w16cid:paraId="60DDB1D0" w16cid:durableId="28260C38"/>
  <w16cid:commentId w16cid:paraId="3B72B591" w16cid:durableId="282636B2"/>
  <w16cid:commentId w16cid:paraId="15553B1B" w16cid:durableId="28263F99"/>
  <w16cid:commentId w16cid:paraId="2043EC83" w16cid:durableId="280CA96F"/>
  <w16cid:commentId w16cid:paraId="25A64001" w16cid:durableId="282641A3"/>
  <w16cid:commentId w16cid:paraId="3F46D52F" w16cid:durableId="280782D0"/>
  <w16cid:commentId w16cid:paraId="4C73E694" w16cid:durableId="280CA990"/>
  <w16cid:commentId w16cid:paraId="4C8CCB30" w16cid:durableId="280C93DF"/>
  <w16cid:commentId w16cid:paraId="7C5583D6" w16cid:durableId="2815DC60"/>
  <w16cid:commentId w16cid:paraId="298A91F9" w16cid:durableId="28264291"/>
  <w16cid:commentId w16cid:paraId="40F99E5A" w16cid:durableId="28260C3E"/>
  <w16cid:commentId w16cid:paraId="5E7B5601" w16cid:durableId="280CB29C"/>
  <w16cid:commentId w16cid:paraId="36B754B0" w16cid:durableId="282644D7"/>
  <w16cid:commentId w16cid:paraId="03CA9DEA" w16cid:durableId="280CB448"/>
  <w16cid:commentId w16cid:paraId="265203F7" w16cid:durableId="28260C41"/>
  <w16cid:commentId w16cid:paraId="2A863136" w16cid:durableId="28260C42"/>
  <w16cid:commentId w16cid:paraId="39BE9747" w16cid:durableId="28264667"/>
  <w16cid:commentId w16cid:paraId="5CEDDB17" w16cid:durableId="28264920"/>
  <w16cid:commentId w16cid:paraId="3D9AE65E" w16cid:durableId="2815DDB7"/>
  <w16cid:commentId w16cid:paraId="5A219003" w16cid:durableId="2815DE1E"/>
  <w16cid:commentId w16cid:paraId="27C0BCBC" w16cid:durableId="28264B0F"/>
  <w16cid:commentId w16cid:paraId="1389F280" w16cid:durableId="280782D1"/>
  <w16cid:commentId w16cid:paraId="414B3783" w16cid:durableId="280CAABD"/>
  <w16cid:commentId w16cid:paraId="07164DF8" w16cid:durableId="280CAAE1"/>
  <w16cid:commentId w16cid:paraId="312FB138" w16cid:durableId="28260C48"/>
  <w16cid:commentId w16cid:paraId="608AED9E" w16cid:durableId="28260C49"/>
  <w16cid:commentId w16cid:paraId="2E1ACF84" w16cid:durableId="280782D2"/>
  <w16cid:commentId w16cid:paraId="2DB42882" w16cid:durableId="280782D3"/>
  <w16cid:commentId w16cid:paraId="22AE7271" w16cid:durableId="28260C4C"/>
  <w16cid:commentId w16cid:paraId="2C714D7C" w16cid:durableId="28261240"/>
  <w16cid:commentId w16cid:paraId="3D45D8D3" w16cid:durableId="280782D4"/>
  <w16cid:commentId w16cid:paraId="11E20A37" w16cid:durableId="28260C4E"/>
  <w16cid:commentId w16cid:paraId="209CE170" w16cid:durableId="280C8576"/>
  <w16cid:commentId w16cid:paraId="0172F6A8" w16cid:durableId="2815D84A"/>
  <w16cid:commentId w16cid:paraId="46BDD085" w16cid:durableId="280C96D9"/>
  <w16cid:commentId w16cid:paraId="469E7776" w16cid:durableId="28260C52"/>
  <w16cid:commentId w16cid:paraId="4B28BE19" w16cid:durableId="2815DEFD"/>
  <w16cid:commentId w16cid:paraId="67EBFD1A" w16cid:durableId="2815DFA1"/>
  <w16cid:commentId w16cid:paraId="2E843BDB" w16cid:durableId="28264E41"/>
  <w16cid:commentId w16cid:paraId="2B1BF718" w16cid:durableId="280C9C76"/>
  <w16cid:commentId w16cid:paraId="37C2CD11" w16cid:durableId="2815E01F"/>
  <w16cid:commentId w16cid:paraId="1EB94221" w16cid:durableId="280782D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922DB2" w14:textId="77777777" w:rsidR="009805D3" w:rsidRDefault="009805D3" w:rsidP="00A0344C">
      <w:pPr>
        <w:spacing w:line="240" w:lineRule="auto"/>
      </w:pPr>
      <w:r>
        <w:separator/>
      </w:r>
    </w:p>
  </w:endnote>
  <w:endnote w:type="continuationSeparator" w:id="0">
    <w:p w14:paraId="77CE18FA" w14:textId="77777777" w:rsidR="009805D3" w:rsidRDefault="009805D3" w:rsidP="00A0344C">
      <w:pPr>
        <w:spacing w:line="240" w:lineRule="auto"/>
      </w:pPr>
      <w:r>
        <w:continuationSeparator/>
      </w:r>
    </w:p>
  </w:endnote>
  <w:endnote w:type="continuationNotice" w:id="1">
    <w:p w14:paraId="1BFA3AE4" w14:textId="77777777" w:rsidR="009805D3" w:rsidRDefault="009805D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8253438"/>
      <w:docPartObj>
        <w:docPartGallery w:val="Page Numbers (Bottom of Page)"/>
        <w:docPartUnique/>
      </w:docPartObj>
    </w:sdtPr>
    <w:sdtEndPr>
      <w:rPr>
        <w:noProof/>
      </w:rPr>
    </w:sdtEndPr>
    <w:sdtContent>
      <w:p w14:paraId="4992DDEB" w14:textId="63D45C96" w:rsidR="00A05471" w:rsidRDefault="00A05471">
        <w:pPr>
          <w:pStyle w:val="Footer"/>
        </w:pPr>
        <w:r>
          <w:fldChar w:fldCharType="begin"/>
        </w:r>
        <w:r>
          <w:instrText xml:space="preserve"> PAGE   \* MERGEFORMAT </w:instrText>
        </w:r>
        <w:r>
          <w:fldChar w:fldCharType="separate"/>
        </w:r>
        <w:r w:rsidR="005A48BA">
          <w:rPr>
            <w:noProof/>
          </w:rPr>
          <w:t>1</w:t>
        </w:r>
        <w:r>
          <w:rPr>
            <w:noProof/>
          </w:rPr>
          <w:fldChar w:fldCharType="end"/>
        </w:r>
      </w:p>
    </w:sdtContent>
  </w:sdt>
  <w:p w14:paraId="5DC84AE4" w14:textId="77777777" w:rsidR="00A05471" w:rsidRDefault="00A054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3EA6F" w14:textId="77777777" w:rsidR="009805D3" w:rsidRDefault="009805D3" w:rsidP="00A0344C">
      <w:pPr>
        <w:spacing w:line="240" w:lineRule="auto"/>
      </w:pPr>
      <w:r>
        <w:separator/>
      </w:r>
    </w:p>
  </w:footnote>
  <w:footnote w:type="continuationSeparator" w:id="0">
    <w:p w14:paraId="4B81E4F1" w14:textId="77777777" w:rsidR="009805D3" w:rsidRDefault="009805D3" w:rsidP="00A0344C">
      <w:pPr>
        <w:spacing w:line="240" w:lineRule="auto"/>
      </w:pPr>
      <w:r>
        <w:continuationSeparator/>
      </w:r>
    </w:p>
  </w:footnote>
  <w:footnote w:type="continuationNotice" w:id="1">
    <w:p w14:paraId="0C43FCF8" w14:textId="77777777" w:rsidR="009805D3" w:rsidRDefault="009805D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E8647" w14:textId="77777777" w:rsidR="005B4876" w:rsidRDefault="005B4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331E3"/>
    <w:multiLevelType w:val="hybridMultilevel"/>
    <w:tmpl w:val="06124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80837"/>
    <w:multiLevelType w:val="multilevel"/>
    <w:tmpl w:val="C08C5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22736F"/>
    <w:multiLevelType w:val="multilevel"/>
    <w:tmpl w:val="6BAE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16C04"/>
    <w:multiLevelType w:val="multilevel"/>
    <w:tmpl w:val="5C4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754918"/>
    <w:multiLevelType w:val="multilevel"/>
    <w:tmpl w:val="CCC2A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7D74B6"/>
    <w:multiLevelType w:val="multilevel"/>
    <w:tmpl w:val="53C2CB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43B71094"/>
    <w:multiLevelType w:val="multilevel"/>
    <w:tmpl w:val="54EE9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rah Elmendorf">
    <w15:presenceInfo w15:providerId="AD" w15:userId="S::sael7303@colorado.edu::68542486-ab22-4238-a7ac-ced14d62aa74"/>
  </w15:person>
  <w15:person w15:author="Amy Angert">
    <w15:presenceInfo w15:providerId="None" w15:userId="Amy Angert"/>
  </w15:person>
  <w15:person w15:author="celphin@student.ubc.ca">
    <w15:presenceInfo w15:providerId="AD" w15:userId="S::celphin@student.ubc.ca::f2a99608-39d5-4194-8b7b-844e196aaf2c"/>
  </w15:person>
  <w15:person w15:author="Courtney Collins">
    <w15:presenceInfo w15:providerId="Windows Live" w15:userId="8d8aebc49e9c8715"/>
  </w15:person>
  <w15:person w15:author="Henry, Greg">
    <w15:presenceInfo w15:providerId="AD" w15:userId="S::greg.henry@ubc.ca::46cd6063-ab43-4f8e-98d8-220ac3376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047"/>
    <w:rsid w:val="000021C1"/>
    <w:rsid w:val="00011561"/>
    <w:rsid w:val="00020685"/>
    <w:rsid w:val="00027570"/>
    <w:rsid w:val="00027700"/>
    <w:rsid w:val="0005167B"/>
    <w:rsid w:val="00072E06"/>
    <w:rsid w:val="00073F64"/>
    <w:rsid w:val="000B4152"/>
    <w:rsid w:val="000C29BE"/>
    <w:rsid w:val="000D3AC4"/>
    <w:rsid w:val="000E59FC"/>
    <w:rsid w:val="000E7D13"/>
    <w:rsid w:val="001209BC"/>
    <w:rsid w:val="0013408B"/>
    <w:rsid w:val="00135128"/>
    <w:rsid w:val="00140690"/>
    <w:rsid w:val="001508B9"/>
    <w:rsid w:val="001520F8"/>
    <w:rsid w:val="001650BD"/>
    <w:rsid w:val="00184DEE"/>
    <w:rsid w:val="001A6B13"/>
    <w:rsid w:val="001D21ED"/>
    <w:rsid w:val="001F31C3"/>
    <w:rsid w:val="001F728B"/>
    <w:rsid w:val="00200516"/>
    <w:rsid w:val="0020178C"/>
    <w:rsid w:val="002050E8"/>
    <w:rsid w:val="00213213"/>
    <w:rsid w:val="00216F4F"/>
    <w:rsid w:val="00256452"/>
    <w:rsid w:val="002601CF"/>
    <w:rsid w:val="002825AD"/>
    <w:rsid w:val="002958CA"/>
    <w:rsid w:val="002A65AF"/>
    <w:rsid w:val="002E7F00"/>
    <w:rsid w:val="002F4A23"/>
    <w:rsid w:val="00302388"/>
    <w:rsid w:val="00322369"/>
    <w:rsid w:val="00343874"/>
    <w:rsid w:val="003442C7"/>
    <w:rsid w:val="00354445"/>
    <w:rsid w:val="00357784"/>
    <w:rsid w:val="0039048F"/>
    <w:rsid w:val="003A1160"/>
    <w:rsid w:val="003A5693"/>
    <w:rsid w:val="003A60A8"/>
    <w:rsid w:val="003E03A0"/>
    <w:rsid w:val="003E7E76"/>
    <w:rsid w:val="00423D45"/>
    <w:rsid w:val="00434376"/>
    <w:rsid w:val="004656DD"/>
    <w:rsid w:val="00485BBE"/>
    <w:rsid w:val="00487DE8"/>
    <w:rsid w:val="004923D2"/>
    <w:rsid w:val="004A0F0A"/>
    <w:rsid w:val="004B1E9C"/>
    <w:rsid w:val="004C0D13"/>
    <w:rsid w:val="004C4F52"/>
    <w:rsid w:val="004E7C46"/>
    <w:rsid w:val="0050237B"/>
    <w:rsid w:val="00521C0B"/>
    <w:rsid w:val="0054608E"/>
    <w:rsid w:val="00546C6D"/>
    <w:rsid w:val="00564CE5"/>
    <w:rsid w:val="005A48BA"/>
    <w:rsid w:val="005B4876"/>
    <w:rsid w:val="005C4ACA"/>
    <w:rsid w:val="005C7938"/>
    <w:rsid w:val="005D5E98"/>
    <w:rsid w:val="0062364B"/>
    <w:rsid w:val="00623753"/>
    <w:rsid w:val="00623A0A"/>
    <w:rsid w:val="0064523D"/>
    <w:rsid w:val="006478AE"/>
    <w:rsid w:val="00652F07"/>
    <w:rsid w:val="00681147"/>
    <w:rsid w:val="00690EA9"/>
    <w:rsid w:val="00694FB4"/>
    <w:rsid w:val="006A183F"/>
    <w:rsid w:val="006A5FE5"/>
    <w:rsid w:val="006B5A65"/>
    <w:rsid w:val="006C4BC2"/>
    <w:rsid w:val="00707D6E"/>
    <w:rsid w:val="00727461"/>
    <w:rsid w:val="00767A80"/>
    <w:rsid w:val="007740C3"/>
    <w:rsid w:val="007812D1"/>
    <w:rsid w:val="00783E19"/>
    <w:rsid w:val="007C285C"/>
    <w:rsid w:val="008008A0"/>
    <w:rsid w:val="00815CB4"/>
    <w:rsid w:val="00851AC4"/>
    <w:rsid w:val="00873F9A"/>
    <w:rsid w:val="008D573D"/>
    <w:rsid w:val="008E26A2"/>
    <w:rsid w:val="008F0C16"/>
    <w:rsid w:val="008F254C"/>
    <w:rsid w:val="008F62A8"/>
    <w:rsid w:val="00913755"/>
    <w:rsid w:val="009160EC"/>
    <w:rsid w:val="009376ED"/>
    <w:rsid w:val="00946259"/>
    <w:rsid w:val="00964FF7"/>
    <w:rsid w:val="009805D3"/>
    <w:rsid w:val="009A3C16"/>
    <w:rsid w:val="009C36DC"/>
    <w:rsid w:val="009D0D24"/>
    <w:rsid w:val="009D37AD"/>
    <w:rsid w:val="009F05C8"/>
    <w:rsid w:val="00A0344C"/>
    <w:rsid w:val="00A05471"/>
    <w:rsid w:val="00A05A1A"/>
    <w:rsid w:val="00A1213B"/>
    <w:rsid w:val="00A43813"/>
    <w:rsid w:val="00A46221"/>
    <w:rsid w:val="00A638F6"/>
    <w:rsid w:val="00A75C5A"/>
    <w:rsid w:val="00A84154"/>
    <w:rsid w:val="00A867B1"/>
    <w:rsid w:val="00A9770B"/>
    <w:rsid w:val="00AA5744"/>
    <w:rsid w:val="00AC4209"/>
    <w:rsid w:val="00AC5B2F"/>
    <w:rsid w:val="00AC7230"/>
    <w:rsid w:val="00AE1FF5"/>
    <w:rsid w:val="00AF0E4E"/>
    <w:rsid w:val="00B25D65"/>
    <w:rsid w:val="00B3168F"/>
    <w:rsid w:val="00B32034"/>
    <w:rsid w:val="00B361D4"/>
    <w:rsid w:val="00B62644"/>
    <w:rsid w:val="00B64A06"/>
    <w:rsid w:val="00BA6570"/>
    <w:rsid w:val="00BD3862"/>
    <w:rsid w:val="00C2766B"/>
    <w:rsid w:val="00C5417A"/>
    <w:rsid w:val="00C878B9"/>
    <w:rsid w:val="00C95F03"/>
    <w:rsid w:val="00C96047"/>
    <w:rsid w:val="00CB251A"/>
    <w:rsid w:val="00CC682E"/>
    <w:rsid w:val="00CD5C14"/>
    <w:rsid w:val="00D07FD2"/>
    <w:rsid w:val="00D1311E"/>
    <w:rsid w:val="00D1464B"/>
    <w:rsid w:val="00D209E9"/>
    <w:rsid w:val="00D600AD"/>
    <w:rsid w:val="00D968D3"/>
    <w:rsid w:val="00DB4184"/>
    <w:rsid w:val="00DB59F5"/>
    <w:rsid w:val="00DD5841"/>
    <w:rsid w:val="00DD7271"/>
    <w:rsid w:val="00DE6872"/>
    <w:rsid w:val="00DF16D9"/>
    <w:rsid w:val="00DF774C"/>
    <w:rsid w:val="00E125E4"/>
    <w:rsid w:val="00E21306"/>
    <w:rsid w:val="00E25896"/>
    <w:rsid w:val="00E36871"/>
    <w:rsid w:val="00E5084D"/>
    <w:rsid w:val="00E565AD"/>
    <w:rsid w:val="00E876C6"/>
    <w:rsid w:val="00E95BB1"/>
    <w:rsid w:val="00EA1584"/>
    <w:rsid w:val="00EB202D"/>
    <w:rsid w:val="00EB3194"/>
    <w:rsid w:val="00EC6CAE"/>
    <w:rsid w:val="00ED01F5"/>
    <w:rsid w:val="00EE0A9B"/>
    <w:rsid w:val="00EE4BD3"/>
    <w:rsid w:val="00F02C8F"/>
    <w:rsid w:val="00F03258"/>
    <w:rsid w:val="00F05552"/>
    <w:rsid w:val="00F06DFE"/>
    <w:rsid w:val="00F9032F"/>
    <w:rsid w:val="00F9096F"/>
    <w:rsid w:val="00F9116C"/>
    <w:rsid w:val="00F9299D"/>
    <w:rsid w:val="00FA6DC7"/>
    <w:rsid w:val="00FA743F"/>
    <w:rsid w:val="00FB6E9B"/>
    <w:rsid w:val="00FC1D7B"/>
    <w:rsid w:val="00FC3615"/>
    <w:rsid w:val="00FE13EE"/>
    <w:rsid w:val="00FE4409"/>
    <w:rsid w:val="00FE49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4024"/>
  <w15:docId w15:val="{EA566110-D856-4F59-B036-88BAA2301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2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2C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7812D1"/>
    <w:rPr>
      <w:b/>
      <w:bCs/>
    </w:rPr>
  </w:style>
  <w:style w:type="character" w:customStyle="1" w:styleId="CommentSubjectChar">
    <w:name w:val="Comment Subject Char"/>
    <w:basedOn w:val="CommentTextChar"/>
    <w:link w:val="CommentSubject"/>
    <w:uiPriority w:val="99"/>
    <w:semiHidden/>
    <w:rsid w:val="007812D1"/>
    <w:rPr>
      <w:b/>
      <w:bCs/>
      <w:sz w:val="20"/>
      <w:szCs w:val="20"/>
    </w:rPr>
  </w:style>
  <w:style w:type="paragraph" w:styleId="ListParagraph">
    <w:name w:val="List Paragraph"/>
    <w:basedOn w:val="Normal"/>
    <w:uiPriority w:val="34"/>
    <w:qFormat/>
    <w:rsid w:val="009F05C8"/>
    <w:pPr>
      <w:ind w:left="720"/>
      <w:contextualSpacing/>
    </w:pPr>
  </w:style>
  <w:style w:type="character" w:styleId="Emphasis">
    <w:name w:val="Emphasis"/>
    <w:basedOn w:val="DefaultParagraphFont"/>
    <w:uiPriority w:val="20"/>
    <w:qFormat/>
    <w:rsid w:val="00A0344C"/>
    <w:rPr>
      <w:i/>
      <w:iCs/>
    </w:rPr>
  </w:style>
  <w:style w:type="character" w:styleId="LineNumber">
    <w:name w:val="line number"/>
    <w:basedOn w:val="DefaultParagraphFont"/>
    <w:uiPriority w:val="99"/>
    <w:semiHidden/>
    <w:unhideWhenUsed/>
    <w:rsid w:val="00A0344C"/>
  </w:style>
  <w:style w:type="paragraph" w:styleId="Header">
    <w:name w:val="header"/>
    <w:basedOn w:val="Normal"/>
    <w:link w:val="HeaderChar"/>
    <w:uiPriority w:val="99"/>
    <w:unhideWhenUsed/>
    <w:rsid w:val="00A0344C"/>
    <w:pPr>
      <w:tabs>
        <w:tab w:val="center" w:pos="4680"/>
        <w:tab w:val="right" w:pos="9360"/>
      </w:tabs>
      <w:spacing w:line="240" w:lineRule="auto"/>
    </w:pPr>
  </w:style>
  <w:style w:type="character" w:customStyle="1" w:styleId="HeaderChar">
    <w:name w:val="Header Char"/>
    <w:basedOn w:val="DefaultParagraphFont"/>
    <w:link w:val="Header"/>
    <w:uiPriority w:val="99"/>
    <w:rsid w:val="00A0344C"/>
  </w:style>
  <w:style w:type="paragraph" w:styleId="Footer">
    <w:name w:val="footer"/>
    <w:basedOn w:val="Normal"/>
    <w:link w:val="FooterChar"/>
    <w:uiPriority w:val="99"/>
    <w:unhideWhenUsed/>
    <w:rsid w:val="00A0344C"/>
    <w:pPr>
      <w:tabs>
        <w:tab w:val="center" w:pos="4680"/>
        <w:tab w:val="right" w:pos="9360"/>
      </w:tabs>
      <w:spacing w:line="240" w:lineRule="auto"/>
    </w:pPr>
  </w:style>
  <w:style w:type="character" w:customStyle="1" w:styleId="FooterChar">
    <w:name w:val="Footer Char"/>
    <w:basedOn w:val="DefaultParagraphFont"/>
    <w:link w:val="Footer"/>
    <w:uiPriority w:val="99"/>
    <w:rsid w:val="00A0344C"/>
  </w:style>
  <w:style w:type="character" w:styleId="Hyperlink">
    <w:name w:val="Hyperlink"/>
    <w:basedOn w:val="DefaultParagraphFont"/>
    <w:uiPriority w:val="99"/>
    <w:unhideWhenUsed/>
    <w:rsid w:val="00354445"/>
    <w:rPr>
      <w:color w:val="0000FF" w:themeColor="hyperlink"/>
      <w:u w:val="single"/>
    </w:rPr>
  </w:style>
  <w:style w:type="paragraph" w:styleId="Revision">
    <w:name w:val="Revision"/>
    <w:hidden/>
    <w:uiPriority w:val="99"/>
    <w:semiHidden/>
    <w:rsid w:val="00AE1FF5"/>
    <w:pPr>
      <w:spacing w:line="240" w:lineRule="auto"/>
    </w:pPr>
  </w:style>
  <w:style w:type="character" w:customStyle="1" w:styleId="UnresolvedMention1">
    <w:name w:val="Unresolved Mention1"/>
    <w:basedOn w:val="DefaultParagraphFont"/>
    <w:uiPriority w:val="99"/>
    <w:semiHidden/>
    <w:unhideWhenUsed/>
    <w:rsid w:val="005C79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29438">
      <w:bodyDiv w:val="1"/>
      <w:marLeft w:val="0"/>
      <w:marRight w:val="0"/>
      <w:marTop w:val="0"/>
      <w:marBottom w:val="0"/>
      <w:divBdr>
        <w:top w:val="none" w:sz="0" w:space="0" w:color="auto"/>
        <w:left w:val="none" w:sz="0" w:space="0" w:color="auto"/>
        <w:bottom w:val="none" w:sz="0" w:space="0" w:color="auto"/>
        <w:right w:val="none" w:sz="0" w:space="0" w:color="auto"/>
      </w:divBdr>
    </w:div>
    <w:div w:id="546725638">
      <w:bodyDiv w:val="1"/>
      <w:marLeft w:val="0"/>
      <w:marRight w:val="0"/>
      <w:marTop w:val="0"/>
      <w:marBottom w:val="0"/>
      <w:divBdr>
        <w:top w:val="none" w:sz="0" w:space="0" w:color="auto"/>
        <w:left w:val="none" w:sz="0" w:space="0" w:color="auto"/>
        <w:bottom w:val="none" w:sz="0" w:space="0" w:color="auto"/>
        <w:right w:val="none" w:sz="0" w:space="0" w:color="auto"/>
      </w:divBdr>
      <w:divsChild>
        <w:div w:id="1116489181">
          <w:marLeft w:val="0"/>
          <w:marRight w:val="0"/>
          <w:marTop w:val="0"/>
          <w:marBottom w:val="0"/>
          <w:divBdr>
            <w:top w:val="none" w:sz="0" w:space="0" w:color="auto"/>
            <w:left w:val="none" w:sz="0" w:space="0" w:color="auto"/>
            <w:bottom w:val="none" w:sz="0" w:space="0" w:color="auto"/>
            <w:right w:val="none" w:sz="0" w:space="0" w:color="auto"/>
          </w:divBdr>
        </w:div>
        <w:div w:id="1158497848">
          <w:marLeft w:val="0"/>
          <w:marRight w:val="0"/>
          <w:marTop w:val="0"/>
          <w:marBottom w:val="0"/>
          <w:divBdr>
            <w:top w:val="none" w:sz="0" w:space="0" w:color="auto"/>
            <w:left w:val="none" w:sz="0" w:space="0" w:color="auto"/>
            <w:bottom w:val="none" w:sz="0" w:space="0" w:color="auto"/>
            <w:right w:val="none" w:sz="0" w:space="0" w:color="auto"/>
          </w:divBdr>
        </w:div>
        <w:div w:id="1745102801">
          <w:marLeft w:val="0"/>
          <w:marRight w:val="0"/>
          <w:marTop w:val="0"/>
          <w:marBottom w:val="0"/>
          <w:divBdr>
            <w:top w:val="none" w:sz="0" w:space="0" w:color="auto"/>
            <w:left w:val="none" w:sz="0" w:space="0" w:color="auto"/>
            <w:bottom w:val="none" w:sz="0" w:space="0" w:color="auto"/>
            <w:right w:val="none" w:sz="0" w:space="0" w:color="auto"/>
          </w:divBdr>
        </w:div>
        <w:div w:id="311957543">
          <w:marLeft w:val="0"/>
          <w:marRight w:val="0"/>
          <w:marTop w:val="0"/>
          <w:marBottom w:val="0"/>
          <w:divBdr>
            <w:top w:val="none" w:sz="0" w:space="0" w:color="auto"/>
            <w:left w:val="none" w:sz="0" w:space="0" w:color="auto"/>
            <w:bottom w:val="none" w:sz="0" w:space="0" w:color="auto"/>
            <w:right w:val="none" w:sz="0" w:space="0" w:color="auto"/>
          </w:divBdr>
        </w:div>
        <w:div w:id="281114536">
          <w:marLeft w:val="0"/>
          <w:marRight w:val="0"/>
          <w:marTop w:val="0"/>
          <w:marBottom w:val="0"/>
          <w:divBdr>
            <w:top w:val="none" w:sz="0" w:space="0" w:color="auto"/>
            <w:left w:val="none" w:sz="0" w:space="0" w:color="auto"/>
            <w:bottom w:val="none" w:sz="0" w:space="0" w:color="auto"/>
            <w:right w:val="none" w:sz="0" w:space="0" w:color="auto"/>
          </w:divBdr>
        </w:div>
      </w:divsChild>
    </w:div>
    <w:div w:id="617175772">
      <w:bodyDiv w:val="1"/>
      <w:marLeft w:val="0"/>
      <w:marRight w:val="0"/>
      <w:marTop w:val="0"/>
      <w:marBottom w:val="0"/>
      <w:divBdr>
        <w:top w:val="none" w:sz="0" w:space="0" w:color="auto"/>
        <w:left w:val="none" w:sz="0" w:space="0" w:color="auto"/>
        <w:bottom w:val="none" w:sz="0" w:space="0" w:color="auto"/>
        <w:right w:val="none" w:sz="0" w:space="0" w:color="auto"/>
      </w:divBdr>
      <w:divsChild>
        <w:div w:id="1586112246">
          <w:marLeft w:val="0"/>
          <w:marRight w:val="0"/>
          <w:marTop w:val="0"/>
          <w:marBottom w:val="0"/>
          <w:divBdr>
            <w:top w:val="none" w:sz="0" w:space="0" w:color="auto"/>
            <w:left w:val="none" w:sz="0" w:space="0" w:color="auto"/>
            <w:bottom w:val="none" w:sz="0" w:space="0" w:color="auto"/>
            <w:right w:val="none" w:sz="0" w:space="0" w:color="auto"/>
          </w:divBdr>
        </w:div>
        <w:div w:id="1340617199">
          <w:marLeft w:val="0"/>
          <w:marRight w:val="0"/>
          <w:marTop w:val="0"/>
          <w:marBottom w:val="0"/>
          <w:divBdr>
            <w:top w:val="none" w:sz="0" w:space="0" w:color="auto"/>
            <w:left w:val="none" w:sz="0" w:space="0" w:color="auto"/>
            <w:bottom w:val="none" w:sz="0" w:space="0" w:color="auto"/>
            <w:right w:val="none" w:sz="0" w:space="0" w:color="auto"/>
          </w:divBdr>
        </w:div>
        <w:div w:id="953175092">
          <w:marLeft w:val="0"/>
          <w:marRight w:val="0"/>
          <w:marTop w:val="0"/>
          <w:marBottom w:val="0"/>
          <w:divBdr>
            <w:top w:val="none" w:sz="0" w:space="0" w:color="auto"/>
            <w:left w:val="none" w:sz="0" w:space="0" w:color="auto"/>
            <w:bottom w:val="none" w:sz="0" w:space="0" w:color="auto"/>
            <w:right w:val="none" w:sz="0" w:space="0" w:color="auto"/>
          </w:divBdr>
        </w:div>
        <w:div w:id="146870115">
          <w:marLeft w:val="0"/>
          <w:marRight w:val="0"/>
          <w:marTop w:val="0"/>
          <w:marBottom w:val="0"/>
          <w:divBdr>
            <w:top w:val="none" w:sz="0" w:space="0" w:color="auto"/>
            <w:left w:val="none" w:sz="0" w:space="0" w:color="auto"/>
            <w:bottom w:val="none" w:sz="0" w:space="0" w:color="auto"/>
            <w:right w:val="none" w:sz="0" w:space="0" w:color="auto"/>
          </w:divBdr>
        </w:div>
        <w:div w:id="1534616687">
          <w:marLeft w:val="0"/>
          <w:marRight w:val="0"/>
          <w:marTop w:val="0"/>
          <w:marBottom w:val="0"/>
          <w:divBdr>
            <w:top w:val="none" w:sz="0" w:space="0" w:color="auto"/>
            <w:left w:val="none" w:sz="0" w:space="0" w:color="auto"/>
            <w:bottom w:val="none" w:sz="0" w:space="0" w:color="auto"/>
            <w:right w:val="none" w:sz="0" w:space="0" w:color="auto"/>
          </w:divBdr>
        </w:div>
        <w:div w:id="784230279">
          <w:marLeft w:val="0"/>
          <w:marRight w:val="0"/>
          <w:marTop w:val="0"/>
          <w:marBottom w:val="0"/>
          <w:divBdr>
            <w:top w:val="none" w:sz="0" w:space="0" w:color="auto"/>
            <w:left w:val="none" w:sz="0" w:space="0" w:color="auto"/>
            <w:bottom w:val="none" w:sz="0" w:space="0" w:color="auto"/>
            <w:right w:val="none" w:sz="0" w:space="0" w:color="auto"/>
          </w:divBdr>
        </w:div>
        <w:div w:id="1416979811">
          <w:marLeft w:val="0"/>
          <w:marRight w:val="0"/>
          <w:marTop w:val="0"/>
          <w:marBottom w:val="0"/>
          <w:divBdr>
            <w:top w:val="none" w:sz="0" w:space="0" w:color="auto"/>
            <w:left w:val="none" w:sz="0" w:space="0" w:color="auto"/>
            <w:bottom w:val="none" w:sz="0" w:space="0" w:color="auto"/>
            <w:right w:val="none" w:sz="0" w:space="0" w:color="auto"/>
          </w:divBdr>
        </w:div>
      </w:divsChild>
    </w:div>
    <w:div w:id="940719400">
      <w:bodyDiv w:val="1"/>
      <w:marLeft w:val="0"/>
      <w:marRight w:val="0"/>
      <w:marTop w:val="0"/>
      <w:marBottom w:val="0"/>
      <w:divBdr>
        <w:top w:val="none" w:sz="0" w:space="0" w:color="auto"/>
        <w:left w:val="none" w:sz="0" w:space="0" w:color="auto"/>
        <w:bottom w:val="none" w:sz="0" w:space="0" w:color="auto"/>
        <w:right w:val="none" w:sz="0" w:space="0" w:color="auto"/>
      </w:divBdr>
      <w:divsChild>
        <w:div w:id="1200047023">
          <w:marLeft w:val="605"/>
          <w:marRight w:val="0"/>
          <w:marTop w:val="40"/>
          <w:marBottom w:val="80"/>
          <w:divBdr>
            <w:top w:val="none" w:sz="0" w:space="0" w:color="auto"/>
            <w:left w:val="none" w:sz="0" w:space="0" w:color="auto"/>
            <w:bottom w:val="none" w:sz="0" w:space="0" w:color="auto"/>
            <w:right w:val="none" w:sz="0" w:space="0" w:color="auto"/>
          </w:divBdr>
        </w:div>
      </w:divsChild>
    </w:div>
    <w:div w:id="1144349627">
      <w:bodyDiv w:val="1"/>
      <w:marLeft w:val="0"/>
      <w:marRight w:val="0"/>
      <w:marTop w:val="0"/>
      <w:marBottom w:val="0"/>
      <w:divBdr>
        <w:top w:val="none" w:sz="0" w:space="0" w:color="auto"/>
        <w:left w:val="none" w:sz="0" w:space="0" w:color="auto"/>
        <w:bottom w:val="none" w:sz="0" w:space="0" w:color="auto"/>
        <w:right w:val="none" w:sz="0" w:space="0" w:color="auto"/>
      </w:divBdr>
      <w:divsChild>
        <w:div w:id="1291323777">
          <w:marLeft w:val="0"/>
          <w:marRight w:val="0"/>
          <w:marTop w:val="0"/>
          <w:marBottom w:val="0"/>
          <w:divBdr>
            <w:top w:val="none" w:sz="0" w:space="0" w:color="auto"/>
            <w:left w:val="none" w:sz="0" w:space="0" w:color="auto"/>
            <w:bottom w:val="none" w:sz="0" w:space="0" w:color="auto"/>
            <w:right w:val="none" w:sz="0" w:space="0" w:color="auto"/>
          </w:divBdr>
        </w:div>
      </w:divsChild>
    </w:div>
    <w:div w:id="1547521183">
      <w:bodyDiv w:val="1"/>
      <w:marLeft w:val="0"/>
      <w:marRight w:val="0"/>
      <w:marTop w:val="0"/>
      <w:marBottom w:val="0"/>
      <w:divBdr>
        <w:top w:val="none" w:sz="0" w:space="0" w:color="auto"/>
        <w:left w:val="none" w:sz="0" w:space="0" w:color="auto"/>
        <w:bottom w:val="none" w:sz="0" w:space="0" w:color="auto"/>
        <w:right w:val="none" w:sz="0" w:space="0" w:color="auto"/>
      </w:divBdr>
      <w:divsChild>
        <w:div w:id="505167654">
          <w:marLeft w:val="0"/>
          <w:marRight w:val="0"/>
          <w:marTop w:val="0"/>
          <w:marBottom w:val="0"/>
          <w:divBdr>
            <w:top w:val="none" w:sz="0" w:space="0" w:color="auto"/>
            <w:left w:val="none" w:sz="0" w:space="0" w:color="auto"/>
            <w:bottom w:val="none" w:sz="0" w:space="0" w:color="auto"/>
            <w:right w:val="none" w:sz="0" w:space="0" w:color="auto"/>
          </w:divBdr>
        </w:div>
        <w:div w:id="519665960">
          <w:marLeft w:val="0"/>
          <w:marRight w:val="0"/>
          <w:marTop w:val="0"/>
          <w:marBottom w:val="0"/>
          <w:divBdr>
            <w:top w:val="none" w:sz="0" w:space="0" w:color="auto"/>
            <w:left w:val="none" w:sz="0" w:space="0" w:color="auto"/>
            <w:bottom w:val="none" w:sz="0" w:space="0" w:color="auto"/>
            <w:right w:val="none" w:sz="0" w:space="0" w:color="auto"/>
          </w:divBdr>
        </w:div>
        <w:div w:id="779228305">
          <w:marLeft w:val="0"/>
          <w:marRight w:val="0"/>
          <w:marTop w:val="0"/>
          <w:marBottom w:val="0"/>
          <w:divBdr>
            <w:top w:val="none" w:sz="0" w:space="0" w:color="auto"/>
            <w:left w:val="none" w:sz="0" w:space="0" w:color="auto"/>
            <w:bottom w:val="none" w:sz="0" w:space="0" w:color="auto"/>
            <w:right w:val="none" w:sz="0" w:space="0" w:color="auto"/>
          </w:divBdr>
        </w:div>
        <w:div w:id="171145512">
          <w:marLeft w:val="0"/>
          <w:marRight w:val="0"/>
          <w:marTop w:val="0"/>
          <w:marBottom w:val="0"/>
          <w:divBdr>
            <w:top w:val="none" w:sz="0" w:space="0" w:color="auto"/>
            <w:left w:val="none" w:sz="0" w:space="0" w:color="auto"/>
            <w:bottom w:val="none" w:sz="0" w:space="0" w:color="auto"/>
            <w:right w:val="none" w:sz="0" w:space="0" w:color="auto"/>
          </w:divBdr>
        </w:div>
        <w:div w:id="5718170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javascript:;" TargetMode="External"/><Relationship Id="rId3" Type="http://schemas.openxmlformats.org/officeDocument/2006/relationships/hyperlink" Target="javascript:;" TargetMode="External"/><Relationship Id="rId7" Type="http://schemas.openxmlformats.org/officeDocument/2006/relationships/hyperlink" Target="javascript:;" TargetMode="External"/><Relationship Id="rId12" Type="http://schemas.openxmlformats.org/officeDocument/2006/relationships/hyperlink" Target="https://doi.org/10.1371/journal.pone.0116586" TargetMode="External"/><Relationship Id="rId2" Type="http://schemas.openxmlformats.org/officeDocument/2006/relationships/hyperlink" Target="javascript:;" TargetMode="External"/><Relationship Id="rId1" Type="http://schemas.openxmlformats.org/officeDocument/2006/relationships/hyperlink" Target="javascript:;" TargetMode="External"/><Relationship Id="rId6" Type="http://schemas.openxmlformats.org/officeDocument/2006/relationships/hyperlink" Target="javascript:;" TargetMode="External"/><Relationship Id="rId11" Type="http://schemas.openxmlformats.org/officeDocument/2006/relationships/hyperlink" Target="https://www.nature.com/articles/nature15402" TargetMode="External"/><Relationship Id="rId5" Type="http://schemas.openxmlformats.org/officeDocument/2006/relationships/hyperlink" Target="javascript:;" TargetMode="External"/><Relationship Id="rId10" Type="http://schemas.openxmlformats.org/officeDocument/2006/relationships/hyperlink" Target="https://www.sciencedirect.com/science/article/abs/pii/016953479290192E" TargetMode="External"/><Relationship Id="rId4" Type="http://schemas.openxmlformats.org/officeDocument/2006/relationships/hyperlink" Target="javascript:;" TargetMode="External"/><Relationship Id="rId9" Type="http://schemas.openxmlformats.org/officeDocument/2006/relationships/hyperlink" Target="https://www.journals.uchicago.edu/doi/abs/10.1086/28310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g"/><Relationship Id="rId18" Type="http://schemas.openxmlformats.org/officeDocument/2006/relationships/image" Target="media/image7.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emf"/><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m2ubmF"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eader" Target="header1.xml"/><Relationship Id="rId28" Type="http://schemas.microsoft.com/office/2018/08/relationships/commentsExtensible" Target="commentsExtensible.xml"/><Relationship Id="rId10" Type="http://schemas.openxmlformats.org/officeDocument/2006/relationships/hyperlink" Target="https://www.zotero.org/google-docs/?sDhYDI" TargetMode="Externa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g"/><Relationship Id="rId22" Type="http://schemas.openxmlformats.org/officeDocument/2006/relationships/hyperlink" Target="https://github.com/cour10eygrace/ITEX_pheno_demo"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922CF-C71A-4C7B-9C32-1C31E320E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6598</Words>
  <Characters>37614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court</dc:creator>
  <cp:lastModifiedBy>Courtney Collins</cp:lastModifiedBy>
  <cp:revision>2</cp:revision>
  <dcterms:created xsi:type="dcterms:W3CDTF">2023-06-05T21:16:00Z</dcterms:created>
  <dcterms:modified xsi:type="dcterms:W3CDTF">2023-06-05T21:16:00Z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id="SHhxHCBC"/&gt;&lt;style id="" hasBibliography="0" bibliographyStyleHasBeenSet="0"/&gt;&lt;prefs/&gt;&lt;/data&gt;</vt:lpwstr>
  </property>
</Properties>
</file>