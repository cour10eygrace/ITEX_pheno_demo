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3BF63" w14:textId="6FCB2770" w:rsidR="00AE1FF5" w:rsidRPr="00E86A92" w:rsidRDefault="00AE1FF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Flowering time responses to warming drive reproductive fitness in a </w:t>
      </w:r>
      <w:r w:rsidR="00E86A92" w:rsidRPr="00E86A92">
        <w:rPr>
          <w:rFonts w:ascii="Times New Roman" w:eastAsia="Calibri" w:hAnsi="Times New Roman" w:cs="Times New Roman"/>
          <w:b/>
          <w:sz w:val="24"/>
          <w:szCs w:val="24"/>
        </w:rPr>
        <w:t>changing</w:t>
      </w:r>
      <w:r w:rsidRPr="00E86A92">
        <w:rPr>
          <w:rFonts w:ascii="Times New Roman" w:eastAsia="Calibri" w:hAnsi="Times New Roman" w:cs="Times New Roman"/>
          <w:b/>
          <w:sz w:val="24"/>
          <w:szCs w:val="24"/>
        </w:rPr>
        <w:t xml:space="preserve"> Arctic </w:t>
      </w:r>
    </w:p>
    <w:p w14:paraId="06CEC74B" w14:textId="77777777" w:rsidR="00E86A92" w:rsidRDefault="00E86A92" w:rsidP="00BF1136">
      <w:pPr>
        <w:spacing w:line="480" w:lineRule="auto"/>
        <w:jc w:val="both"/>
        <w:rPr>
          <w:rFonts w:ascii="Times New Roman" w:eastAsia="Calibri" w:hAnsi="Times New Roman" w:cs="Times New Roman"/>
          <w:sz w:val="24"/>
          <w:szCs w:val="24"/>
        </w:rPr>
      </w:pPr>
    </w:p>
    <w:p w14:paraId="18648F4E" w14:textId="1648ED92" w:rsidR="00C96047" w:rsidRPr="00E86A92" w:rsidRDefault="001508B9" w:rsidP="00E86A92">
      <w:pPr>
        <w:spacing w:line="480" w:lineRule="auto"/>
        <w:ind w:firstLine="360"/>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Courtney G. Collins</w:t>
      </w:r>
      <w:r w:rsidR="00A0344C" w:rsidRPr="00E86A92">
        <w:rPr>
          <w:rFonts w:ascii="Times New Roman" w:eastAsia="Calibri" w:hAnsi="Times New Roman" w:cs="Times New Roman"/>
          <w:sz w:val="24"/>
          <w:szCs w:val="24"/>
          <w:vertAlign w:val="superscript"/>
        </w:rPr>
        <w:t>1, 2</w:t>
      </w:r>
      <w:r w:rsidRPr="00E86A92">
        <w:rPr>
          <w:rFonts w:ascii="Times New Roman" w:eastAsia="Calibri" w:hAnsi="Times New Roman" w:cs="Times New Roman"/>
          <w:sz w:val="24"/>
          <w:szCs w:val="24"/>
        </w:rPr>
        <w:t>, Amy Angert</w:t>
      </w:r>
      <w:r w:rsidR="00A0344C" w:rsidRPr="00E86A92">
        <w:rPr>
          <w:rFonts w:ascii="Times New Roman" w:eastAsia="Calibri" w:hAnsi="Times New Roman" w:cs="Times New Roman"/>
          <w:sz w:val="24"/>
          <w:szCs w:val="24"/>
          <w:vertAlign w:val="superscript"/>
        </w:rPr>
        <w:t>1, 2</w:t>
      </w:r>
      <w:r w:rsidRPr="00E86A92">
        <w:rPr>
          <w:rFonts w:ascii="Times New Roman" w:eastAsia="Calibri" w:hAnsi="Times New Roman" w:cs="Times New Roman"/>
          <w:sz w:val="24"/>
          <w:szCs w:val="24"/>
        </w:rPr>
        <w:t>, Karin Clark</w:t>
      </w:r>
      <w:r w:rsidR="00A0344C" w:rsidRPr="00E86A92">
        <w:rPr>
          <w:rFonts w:ascii="Times New Roman" w:eastAsia="Calibri" w:hAnsi="Times New Roman" w:cs="Times New Roman"/>
          <w:sz w:val="24"/>
          <w:szCs w:val="24"/>
          <w:vertAlign w:val="superscript"/>
        </w:rPr>
        <w:t>3</w:t>
      </w:r>
      <w:r w:rsidRPr="00E86A92">
        <w:rPr>
          <w:rFonts w:ascii="Times New Roman" w:eastAsia="Calibri" w:hAnsi="Times New Roman" w:cs="Times New Roman"/>
          <w:sz w:val="24"/>
          <w:szCs w:val="24"/>
        </w:rPr>
        <w:t>, Sarah Elmendorf</w:t>
      </w:r>
      <w:r w:rsidR="00A0344C" w:rsidRPr="00E86A92">
        <w:rPr>
          <w:rFonts w:ascii="Times New Roman" w:eastAsia="Calibri" w:hAnsi="Times New Roman" w:cs="Times New Roman"/>
          <w:sz w:val="24"/>
          <w:szCs w:val="24"/>
          <w:vertAlign w:val="superscript"/>
        </w:rPr>
        <w:t>4</w:t>
      </w:r>
      <w:r w:rsidRPr="00E86A92">
        <w:rPr>
          <w:rFonts w:ascii="Times New Roman" w:eastAsia="Calibri" w:hAnsi="Times New Roman" w:cs="Times New Roman"/>
          <w:sz w:val="24"/>
          <w:szCs w:val="24"/>
        </w:rPr>
        <w:t>, Cassandra Elphinstone</w:t>
      </w:r>
      <w:r w:rsidR="00A0344C" w:rsidRPr="00E86A92">
        <w:rPr>
          <w:rFonts w:ascii="Times New Roman" w:eastAsia="Calibri" w:hAnsi="Times New Roman" w:cs="Times New Roman"/>
          <w:sz w:val="24"/>
          <w:szCs w:val="24"/>
          <w:vertAlign w:val="superscript"/>
        </w:rPr>
        <w:t>1, 2, 5</w:t>
      </w:r>
      <w:r w:rsidRPr="00E86A92">
        <w:rPr>
          <w:rFonts w:ascii="Times New Roman" w:eastAsia="Calibri" w:hAnsi="Times New Roman" w:cs="Times New Roman"/>
          <w:sz w:val="24"/>
          <w:szCs w:val="24"/>
        </w:rPr>
        <w:t>, and Greg Henry</w:t>
      </w:r>
      <w:r w:rsidR="00A0344C" w:rsidRPr="00E86A92">
        <w:rPr>
          <w:rFonts w:ascii="Times New Roman" w:eastAsia="Calibri" w:hAnsi="Times New Roman" w:cs="Times New Roman"/>
          <w:sz w:val="24"/>
          <w:szCs w:val="24"/>
          <w:vertAlign w:val="superscript"/>
        </w:rPr>
        <w:t xml:space="preserve">1, 5 </w:t>
      </w:r>
      <w:r w:rsidRPr="00E86A92">
        <w:rPr>
          <w:rFonts w:ascii="Times New Roman" w:eastAsia="Calibri" w:hAnsi="Times New Roman" w:cs="Times New Roman"/>
          <w:sz w:val="24"/>
          <w:szCs w:val="24"/>
        </w:rPr>
        <w:t xml:space="preserve"> </w:t>
      </w:r>
    </w:p>
    <w:p w14:paraId="606B9A61" w14:textId="33FF34F7"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Biodiversity Research Centre, The University of British Columbia, Vancouver BC, Canada </w:t>
      </w:r>
    </w:p>
    <w:p w14:paraId="31882F9F" w14:textId="1AA8AE5A"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Department of Botany, The University of British Columbia, Vancouver BC, Canada</w:t>
      </w:r>
    </w:p>
    <w:p w14:paraId="004536EC" w14:textId="77777777"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Department of Environment and Natural Resources, Government of the Northwest Territories, Yellowknife, NT, Canada </w:t>
      </w:r>
    </w:p>
    <w:p w14:paraId="2B714A8D" w14:textId="2635FD5A"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Institute of Arctic and Alpine Research, University of Colorado Boulder, Boulder, CO, USA</w:t>
      </w:r>
    </w:p>
    <w:p w14:paraId="3FCD8858" w14:textId="5AC1FDFB" w:rsidR="00A0344C" w:rsidRPr="00E86A92"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Department of Geography, The University of British Columbia, Vancouver BC, Canada</w:t>
      </w:r>
    </w:p>
    <w:p w14:paraId="7E61FD4C" w14:textId="77777777" w:rsidR="00A0344C" w:rsidRPr="00E86A92" w:rsidRDefault="00A0344C" w:rsidP="00A0344C">
      <w:pPr>
        <w:pStyle w:val="ListParagraph"/>
        <w:spacing w:line="480" w:lineRule="auto"/>
        <w:jc w:val="both"/>
        <w:rPr>
          <w:rFonts w:ascii="Times New Roman" w:eastAsia="Calibri" w:hAnsi="Times New Roman" w:cs="Times New Roman"/>
          <w:b/>
          <w:sz w:val="24"/>
          <w:szCs w:val="24"/>
        </w:rPr>
      </w:pPr>
    </w:p>
    <w:p w14:paraId="6F59008B" w14:textId="067DBA86" w:rsidR="00A0344C" w:rsidRPr="00E86A92" w:rsidRDefault="006B5A65" w:rsidP="006B5A65">
      <w:pPr>
        <w:shd w:val="clear" w:color="auto" w:fill="FFFFFF"/>
        <w:spacing w:line="480" w:lineRule="auto"/>
        <w:textAlignment w:val="baseline"/>
        <w:rPr>
          <w:rFonts w:ascii="Times New Roman" w:eastAsia="Calibri" w:hAnsi="Times New Roman" w:cs="Times New Roman"/>
          <w:b/>
          <w:sz w:val="24"/>
          <w:szCs w:val="24"/>
        </w:rPr>
      </w:pPr>
      <w:r w:rsidRPr="00E86A92">
        <w:rPr>
          <w:rFonts w:ascii="Times New Roman" w:eastAsia="Calibri" w:hAnsi="Times New Roman" w:cs="Times New Roman"/>
          <w:b/>
          <w:sz w:val="24"/>
          <w:szCs w:val="24"/>
        </w:rPr>
        <w:t>Background and Aims</w:t>
      </w:r>
    </w:p>
    <w:p w14:paraId="206967DF" w14:textId="1338A506" w:rsidR="006B5A65" w:rsidRPr="00E86A92" w:rsidRDefault="006B5A65" w:rsidP="00302388">
      <w:pPr>
        <w:shd w:val="clear" w:color="auto" w:fill="FFFFFF"/>
        <w:spacing w:line="480" w:lineRule="auto"/>
        <w:jc w:val="both"/>
        <w:textAlignment w:val="baseline"/>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The Arctic is warming at an alarming rate, leading to </w:t>
      </w:r>
      <w:r w:rsidR="004923D2" w:rsidRPr="00E86A92">
        <w:rPr>
          <w:rFonts w:ascii="Times New Roman" w:eastAsia="Calibri" w:hAnsi="Times New Roman" w:cs="Times New Roman"/>
          <w:sz w:val="24"/>
          <w:szCs w:val="24"/>
        </w:rPr>
        <w:t>earlier</w:t>
      </w:r>
      <w:r w:rsidRPr="00E86A92">
        <w:rPr>
          <w:rFonts w:ascii="Times New Roman" w:eastAsia="Calibri" w:hAnsi="Times New Roman" w:cs="Times New Roman"/>
          <w:sz w:val="24"/>
          <w:szCs w:val="24"/>
        </w:rPr>
        <w:t xml:space="preserve"> spring </w:t>
      </w:r>
      <w:r w:rsidR="004923D2" w:rsidRPr="00E86A92">
        <w:rPr>
          <w:rFonts w:ascii="Times New Roman" w:eastAsia="Calibri" w:hAnsi="Times New Roman" w:cs="Times New Roman"/>
          <w:sz w:val="24"/>
          <w:szCs w:val="24"/>
        </w:rPr>
        <w:t>conditions and</w:t>
      </w:r>
      <w:r w:rsidRPr="00E86A92">
        <w:rPr>
          <w:rFonts w:ascii="Times New Roman" w:eastAsia="Calibri" w:hAnsi="Times New Roman" w:cs="Times New Roman"/>
          <w:sz w:val="24"/>
          <w:szCs w:val="24"/>
        </w:rPr>
        <w:t xml:space="preserve"> </w:t>
      </w:r>
      <w:r w:rsidR="007C285C" w:rsidRPr="00E86A92">
        <w:rPr>
          <w:rFonts w:ascii="Times New Roman" w:eastAsia="Calibri" w:hAnsi="Times New Roman" w:cs="Times New Roman"/>
          <w:sz w:val="24"/>
          <w:szCs w:val="24"/>
        </w:rPr>
        <w:t xml:space="preserve">plant </w:t>
      </w:r>
      <w:r w:rsidRPr="00E86A92">
        <w:rPr>
          <w:rFonts w:ascii="Times New Roman" w:eastAsia="Calibri" w:hAnsi="Times New Roman" w:cs="Times New Roman"/>
          <w:sz w:val="24"/>
          <w:szCs w:val="24"/>
        </w:rPr>
        <w:t xml:space="preserve">phenology. </w:t>
      </w:r>
      <w:r w:rsidR="005011A7" w:rsidRPr="00E86A92">
        <w:rPr>
          <w:rFonts w:ascii="Times New Roman" w:eastAsia="Calibri" w:hAnsi="Times New Roman" w:cs="Times New Roman"/>
          <w:sz w:val="24"/>
          <w:szCs w:val="24"/>
        </w:rPr>
        <w:t>It is</w:t>
      </w:r>
      <w:r w:rsidRPr="00E86A92">
        <w:rPr>
          <w:rFonts w:ascii="Times New Roman" w:eastAsia="Calibri" w:hAnsi="Times New Roman" w:cs="Times New Roman"/>
          <w:sz w:val="24"/>
          <w:szCs w:val="24"/>
        </w:rPr>
        <w:t xml:space="preserve"> often unclear to what degree changes in </w:t>
      </w:r>
      <w:r w:rsidR="005C4ACA" w:rsidRPr="00E86A92">
        <w:rPr>
          <w:rFonts w:ascii="Times New Roman" w:eastAsia="Calibri" w:hAnsi="Times New Roman" w:cs="Times New Roman"/>
          <w:sz w:val="24"/>
          <w:szCs w:val="24"/>
        </w:rPr>
        <w:t>reproductive</w:t>
      </w:r>
      <w:r w:rsidRPr="00E86A92">
        <w:rPr>
          <w:rFonts w:ascii="Times New Roman" w:eastAsia="Calibri" w:hAnsi="Times New Roman" w:cs="Times New Roman"/>
          <w:sz w:val="24"/>
          <w:szCs w:val="24"/>
        </w:rPr>
        <w:t xml:space="preserve"> fitness </w:t>
      </w:r>
      <w:r w:rsidR="005C4ACA" w:rsidRPr="00E86A92">
        <w:rPr>
          <w:rFonts w:ascii="Times New Roman" w:eastAsia="Calibri" w:hAnsi="Times New Roman" w:cs="Times New Roman"/>
          <w:sz w:val="24"/>
          <w:szCs w:val="24"/>
        </w:rPr>
        <w:t>(flower, fruit, seed production)</w:t>
      </w:r>
      <w:r w:rsidRPr="00E86A92">
        <w:rPr>
          <w:rFonts w:ascii="Times New Roman" w:eastAsia="Calibri" w:hAnsi="Times New Roman" w:cs="Times New Roman"/>
          <w:sz w:val="24"/>
          <w:szCs w:val="24"/>
        </w:rPr>
        <w:t xml:space="preserve"> are a direct response to warming </w:t>
      </w:r>
      <w:r w:rsidR="00BD3862" w:rsidRPr="00E86A92">
        <w:rPr>
          <w:rFonts w:ascii="Times New Roman" w:eastAsia="Calibri" w:hAnsi="Times New Roman" w:cs="Times New Roman"/>
          <w:sz w:val="24"/>
          <w:szCs w:val="24"/>
        </w:rPr>
        <w:t xml:space="preserve">versus an indirect response </w:t>
      </w:r>
      <w:r w:rsidRPr="00E86A92">
        <w:rPr>
          <w:rFonts w:ascii="Times New Roman" w:eastAsia="Calibri" w:hAnsi="Times New Roman" w:cs="Times New Roman"/>
          <w:sz w:val="24"/>
          <w:szCs w:val="24"/>
        </w:rPr>
        <w:t xml:space="preserve">through shifting phenology. </w:t>
      </w:r>
      <w:r w:rsidR="000D3AC4" w:rsidRPr="00E86A92">
        <w:rPr>
          <w:rFonts w:ascii="Times New Roman" w:eastAsia="Calibri" w:hAnsi="Times New Roman" w:cs="Times New Roman"/>
          <w:sz w:val="24"/>
          <w:szCs w:val="24"/>
        </w:rPr>
        <w:t>T</w:t>
      </w:r>
      <w:r w:rsidR="00B470E4" w:rsidRPr="00E86A92">
        <w:rPr>
          <w:rFonts w:ascii="Times New Roman" w:eastAsia="Calibri" w:hAnsi="Times New Roman" w:cs="Times New Roman"/>
          <w:sz w:val="24"/>
          <w:szCs w:val="24"/>
        </w:rPr>
        <w:t>his</w:t>
      </w:r>
      <w:r w:rsidR="000D3AC4" w:rsidRPr="00E86A92">
        <w:rPr>
          <w:rFonts w:ascii="Times New Roman" w:eastAsia="Calibri" w:hAnsi="Times New Roman" w:cs="Times New Roman"/>
          <w:sz w:val="24"/>
          <w:szCs w:val="24"/>
        </w:rPr>
        <w:t xml:space="preserve"> study</w:t>
      </w:r>
      <w:r w:rsidR="00BD3862" w:rsidRPr="00E86A92">
        <w:rPr>
          <w:rFonts w:ascii="Times New Roman" w:eastAsia="Calibri" w:hAnsi="Times New Roman" w:cs="Times New Roman"/>
          <w:sz w:val="24"/>
          <w:szCs w:val="24"/>
        </w:rPr>
        <w:t xml:space="preserve"> aims to </w:t>
      </w:r>
      <w:r w:rsidR="00CA3D59" w:rsidRPr="00E86A92">
        <w:rPr>
          <w:rFonts w:ascii="Times New Roman" w:eastAsia="Calibri" w:hAnsi="Times New Roman" w:cs="Times New Roman"/>
          <w:sz w:val="24"/>
          <w:szCs w:val="24"/>
        </w:rPr>
        <w:t xml:space="preserve">quantify the relative importance of </w:t>
      </w:r>
      <w:r w:rsidR="00BF1136" w:rsidRPr="00E86A92">
        <w:rPr>
          <w:rFonts w:ascii="Times New Roman" w:eastAsia="Calibri" w:hAnsi="Times New Roman" w:cs="Times New Roman"/>
          <w:sz w:val="24"/>
          <w:szCs w:val="24"/>
        </w:rPr>
        <w:t>these direct</w:t>
      </w:r>
      <w:r w:rsidR="00CA3D59" w:rsidRPr="00E86A92">
        <w:rPr>
          <w:rFonts w:ascii="Times New Roman" w:eastAsia="Calibri" w:hAnsi="Times New Roman" w:cs="Times New Roman"/>
          <w:sz w:val="24"/>
          <w:szCs w:val="24"/>
        </w:rPr>
        <w:t xml:space="preserve"> and indirect </w:t>
      </w:r>
      <w:r w:rsidR="00BF1136" w:rsidRPr="00E86A92">
        <w:rPr>
          <w:rFonts w:ascii="Times New Roman" w:eastAsia="Calibri" w:hAnsi="Times New Roman" w:cs="Times New Roman"/>
          <w:sz w:val="24"/>
          <w:szCs w:val="24"/>
        </w:rPr>
        <w:t xml:space="preserve">pathways and project the net effects of </w:t>
      </w:r>
      <w:r w:rsidR="00CA3D59" w:rsidRPr="00E86A92">
        <w:rPr>
          <w:rFonts w:ascii="Times New Roman" w:eastAsia="Calibri" w:hAnsi="Times New Roman" w:cs="Times New Roman"/>
          <w:sz w:val="24"/>
          <w:szCs w:val="24"/>
        </w:rPr>
        <w:t xml:space="preserve">warming on </w:t>
      </w:r>
      <w:r w:rsidR="00BD3862" w:rsidRPr="00E86A92">
        <w:rPr>
          <w:rFonts w:ascii="Times New Roman" w:eastAsia="Calibri" w:hAnsi="Times New Roman" w:cs="Times New Roman"/>
          <w:sz w:val="24"/>
          <w:szCs w:val="24"/>
        </w:rPr>
        <w:t xml:space="preserve">plant phenology and reproductive fitness </w:t>
      </w:r>
      <w:r w:rsidR="00BF1136" w:rsidRPr="00E86A92">
        <w:rPr>
          <w:rFonts w:ascii="Times New Roman" w:eastAsia="Calibri" w:hAnsi="Times New Roman" w:cs="Times New Roman"/>
          <w:sz w:val="24"/>
          <w:szCs w:val="24"/>
        </w:rPr>
        <w:t xml:space="preserve">under </w:t>
      </w:r>
      <w:r w:rsidR="00B470E4" w:rsidRPr="00E86A92">
        <w:rPr>
          <w:rFonts w:ascii="Times New Roman" w:eastAsia="Calibri" w:hAnsi="Times New Roman" w:cs="Times New Roman"/>
          <w:sz w:val="24"/>
          <w:szCs w:val="24"/>
        </w:rPr>
        <w:t xml:space="preserve">current and </w:t>
      </w:r>
      <w:r w:rsidR="00BF1136" w:rsidRPr="00E86A92">
        <w:rPr>
          <w:rFonts w:ascii="Times New Roman" w:eastAsia="Calibri" w:hAnsi="Times New Roman" w:cs="Times New Roman"/>
          <w:sz w:val="24"/>
          <w:szCs w:val="24"/>
        </w:rPr>
        <w:t>future climate scenarios</w:t>
      </w:r>
      <w:r w:rsidR="00BD3862" w:rsidRPr="00E86A92">
        <w:rPr>
          <w:rFonts w:ascii="Times New Roman" w:eastAsia="Calibri" w:hAnsi="Times New Roman" w:cs="Times New Roman"/>
          <w:sz w:val="24"/>
          <w:szCs w:val="24"/>
        </w:rPr>
        <w:t>.</w:t>
      </w:r>
    </w:p>
    <w:p w14:paraId="72E87A3C" w14:textId="77777777" w:rsidR="001E3467" w:rsidRPr="00E86A92" w:rsidRDefault="006B5A65" w:rsidP="001E3467">
      <w:pPr>
        <w:shd w:val="clear" w:color="auto" w:fill="FFFFFF"/>
        <w:spacing w:line="480" w:lineRule="auto"/>
        <w:textAlignment w:val="baseline"/>
        <w:rPr>
          <w:rFonts w:ascii="Times New Roman" w:eastAsia="Times New Roman" w:hAnsi="Times New Roman" w:cs="Times New Roman"/>
          <w:b/>
          <w:sz w:val="24"/>
          <w:szCs w:val="24"/>
          <w:lang w:val="en-US"/>
        </w:rPr>
      </w:pPr>
      <w:r w:rsidRPr="00E86A92">
        <w:rPr>
          <w:rFonts w:ascii="Times New Roman" w:eastAsia="Times New Roman" w:hAnsi="Times New Roman" w:cs="Times New Roman"/>
          <w:b/>
          <w:sz w:val="24"/>
          <w:szCs w:val="24"/>
          <w:lang w:val="en-US"/>
        </w:rPr>
        <w:t>Methods</w:t>
      </w:r>
    </w:p>
    <w:p w14:paraId="46D54B88" w14:textId="4F3BE4C6" w:rsidR="00302388" w:rsidRPr="00E86A92" w:rsidRDefault="007740C3" w:rsidP="001E3467">
      <w:pPr>
        <w:shd w:val="clear" w:color="auto" w:fill="FFFFFF"/>
        <w:spacing w:line="480" w:lineRule="auto"/>
        <w:textAlignment w:val="baseline"/>
        <w:rPr>
          <w:rFonts w:ascii="Times New Roman" w:eastAsia="Times New Roman" w:hAnsi="Times New Roman" w:cs="Times New Roman"/>
          <w:b/>
          <w:sz w:val="24"/>
          <w:szCs w:val="24"/>
          <w:lang w:val="en-US"/>
        </w:rPr>
      </w:pPr>
      <w:r w:rsidRPr="00E86A92">
        <w:rPr>
          <w:rFonts w:ascii="Times New Roman" w:eastAsia="Calibri" w:hAnsi="Times New Roman" w:cs="Times New Roman"/>
          <w:sz w:val="24"/>
          <w:szCs w:val="24"/>
        </w:rPr>
        <w:t xml:space="preserve"> </w:t>
      </w:r>
      <w:r w:rsidR="00BD3862" w:rsidRPr="00E86A92">
        <w:rPr>
          <w:rFonts w:ascii="Times New Roman" w:eastAsia="Calibri" w:hAnsi="Times New Roman" w:cs="Times New Roman"/>
          <w:sz w:val="24"/>
          <w:szCs w:val="24"/>
          <w:highlight w:val="white"/>
        </w:rPr>
        <w:t>W</w:t>
      </w:r>
      <w:r w:rsidR="001508B9" w:rsidRPr="00E86A92">
        <w:rPr>
          <w:rFonts w:ascii="Times New Roman" w:eastAsia="Calibri" w:hAnsi="Times New Roman" w:cs="Times New Roman"/>
          <w:sz w:val="24"/>
          <w:szCs w:val="24"/>
          <w:highlight w:val="white"/>
        </w:rPr>
        <w:t xml:space="preserve">e used two long-term datasets on twelve tundra species in the Canadian Arctic as part of the International Tundra Experiment (ITEX). </w:t>
      </w:r>
      <w:r w:rsidR="001508B9" w:rsidRPr="00E86A92">
        <w:rPr>
          <w:rFonts w:ascii="Times New Roman" w:eastAsia="Calibri" w:hAnsi="Times New Roman" w:cs="Times New Roman"/>
          <w:sz w:val="24"/>
          <w:szCs w:val="24"/>
        </w:rPr>
        <w:t>Phenology and reproductive fitness</w:t>
      </w:r>
      <w:r w:rsidR="005011A7" w:rsidRPr="00E86A92">
        <w:rPr>
          <w:rFonts w:ascii="Times New Roman" w:eastAsia="Calibri" w:hAnsi="Times New Roman" w:cs="Times New Roman"/>
          <w:sz w:val="24"/>
          <w:szCs w:val="24"/>
        </w:rPr>
        <w:t xml:space="preserve"> </w:t>
      </w:r>
      <w:proofErr w:type="gramStart"/>
      <w:r w:rsidR="005011A7" w:rsidRPr="00E86A92">
        <w:rPr>
          <w:rFonts w:ascii="Times New Roman" w:eastAsia="Calibri" w:hAnsi="Times New Roman" w:cs="Times New Roman"/>
          <w:sz w:val="24"/>
          <w:szCs w:val="24"/>
        </w:rPr>
        <w:t>were recorded</w:t>
      </w:r>
      <w:proofErr w:type="gramEnd"/>
      <w:r w:rsidR="005011A7" w:rsidRPr="00E86A92">
        <w:rPr>
          <w:rFonts w:ascii="Times New Roman" w:eastAsia="Calibri" w:hAnsi="Times New Roman" w:cs="Times New Roman"/>
          <w:sz w:val="24"/>
          <w:szCs w:val="24"/>
        </w:rPr>
        <w:t xml:space="preserve"> annually</w:t>
      </w:r>
      <w:r w:rsidR="001508B9" w:rsidRPr="00E86A92">
        <w:rPr>
          <w:rFonts w:ascii="Times New Roman" w:eastAsia="Calibri" w:hAnsi="Times New Roman" w:cs="Times New Roman"/>
          <w:sz w:val="24"/>
          <w:szCs w:val="24"/>
        </w:rPr>
        <w:t xml:space="preserve"> </w:t>
      </w:r>
      <w:r w:rsidR="00CA3D59" w:rsidRPr="00E86A92">
        <w:rPr>
          <w:rFonts w:ascii="Times New Roman" w:eastAsia="Calibri" w:hAnsi="Times New Roman" w:cs="Times New Roman"/>
          <w:sz w:val="24"/>
          <w:szCs w:val="24"/>
        </w:rPr>
        <w:t xml:space="preserve">on tagged individual plants </w:t>
      </w:r>
      <w:r w:rsidR="001508B9" w:rsidRPr="00E86A92">
        <w:rPr>
          <w:rFonts w:ascii="Times New Roman" w:eastAsia="Calibri" w:hAnsi="Times New Roman" w:cs="Times New Roman"/>
          <w:sz w:val="24"/>
          <w:szCs w:val="24"/>
        </w:rPr>
        <w:t xml:space="preserve">at </w:t>
      </w:r>
      <w:r w:rsidR="00485BBE" w:rsidRPr="00E86A92">
        <w:rPr>
          <w:rFonts w:ascii="Times New Roman" w:eastAsia="Calibri" w:hAnsi="Times New Roman" w:cs="Times New Roman"/>
          <w:sz w:val="24"/>
          <w:szCs w:val="24"/>
        </w:rPr>
        <w:t>both</w:t>
      </w:r>
      <w:r w:rsidR="001508B9" w:rsidRPr="00E86A92">
        <w:rPr>
          <w:rFonts w:ascii="Times New Roman" w:eastAsia="Calibri" w:hAnsi="Times New Roman" w:cs="Times New Roman"/>
          <w:sz w:val="24"/>
          <w:szCs w:val="24"/>
        </w:rPr>
        <w:t xml:space="preserve"> Daring Lake, Northwest Territories (64.87,</w:t>
      </w:r>
      <w:r w:rsidR="001F728B"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-111.58) </w:t>
      </w:r>
      <w:r w:rsidR="001508B9" w:rsidRPr="00E86A92">
        <w:rPr>
          <w:rFonts w:ascii="Times New Roman" w:eastAsia="Calibri" w:hAnsi="Times New Roman" w:cs="Times New Roman"/>
          <w:sz w:val="24"/>
          <w:szCs w:val="24"/>
        </w:rPr>
        <w:lastRenderedPageBreak/>
        <w:t xml:space="preserve">and Alexandra Fiord, Nunavut (78.83, -75.80). Observed plant species encompass a wide range of taxonomic diversity and plant functional types with circumpolar or circumboreal distributions. We use Hierarchical Bayesian Structural Equation models to compare the direct and indirect effects of climate warming on phenology and reproductive fitness across species, sites and years. </w:t>
      </w:r>
    </w:p>
    <w:p w14:paraId="38CAEB76" w14:textId="131D217B" w:rsidR="00302388" w:rsidRPr="00E86A92" w:rsidRDefault="00302388"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Key Results</w:t>
      </w:r>
    </w:p>
    <w:p w14:paraId="42D56511" w14:textId="6C2C3797" w:rsidR="00302388"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 find that warming, both experimental and ambient, drives earlier flowering across species, which leads to higher numbers of flowers and fruits produced</w:t>
      </w:r>
      <w:r w:rsidR="00ED354B" w:rsidRPr="00E86A92">
        <w:rPr>
          <w:rFonts w:ascii="Times New Roman" w:eastAsia="Calibri" w:hAnsi="Times New Roman" w:cs="Times New Roman"/>
          <w:sz w:val="24"/>
          <w:szCs w:val="24"/>
        </w:rPr>
        <w:t xml:space="preserve">, reflecting directional phenotypic </w:t>
      </w:r>
      <w:r w:rsidR="007740C3" w:rsidRPr="00E86A92">
        <w:rPr>
          <w:rFonts w:ascii="Times New Roman" w:eastAsia="Calibri" w:hAnsi="Times New Roman" w:cs="Times New Roman"/>
          <w:sz w:val="24"/>
          <w:szCs w:val="24"/>
        </w:rPr>
        <w:t>selection for earlier flowering phenology</w:t>
      </w:r>
      <w:r w:rsidRPr="00E86A92">
        <w:rPr>
          <w:rFonts w:ascii="Times New Roman" w:eastAsia="Calibri" w:hAnsi="Times New Roman" w:cs="Times New Roman"/>
          <w:sz w:val="24"/>
          <w:szCs w:val="24"/>
        </w:rPr>
        <w:t xml:space="preserve">. Furthermore, this indirect effect of climate warming mediated through phenology was generally </w:t>
      </w:r>
      <w:r w:rsidR="001F728B" w:rsidRPr="00E86A92">
        <w:rPr>
          <w:rFonts w:ascii="Times New Roman" w:eastAsia="Calibri" w:hAnsi="Times New Roman" w:cs="Times New Roman"/>
          <w:sz w:val="24"/>
          <w:szCs w:val="24"/>
        </w:rPr>
        <w:t xml:space="preserve">~2-3x </w:t>
      </w:r>
      <w:r w:rsidRPr="00E86A92">
        <w:rPr>
          <w:rFonts w:ascii="Times New Roman" w:eastAsia="Calibri" w:hAnsi="Times New Roman" w:cs="Times New Roman"/>
          <w:sz w:val="24"/>
          <w:szCs w:val="24"/>
        </w:rPr>
        <w:t>stronger than the direct effect of climate on the number of flowers and fruits</w:t>
      </w:r>
      <w:r w:rsidR="007740C3" w:rsidRPr="00E86A92">
        <w:rPr>
          <w:rFonts w:ascii="Times New Roman" w:eastAsia="Calibri" w:hAnsi="Times New Roman" w:cs="Times New Roman"/>
          <w:sz w:val="24"/>
          <w:szCs w:val="24"/>
        </w:rPr>
        <w:t xml:space="preserve">. </w:t>
      </w:r>
      <w:r w:rsidR="00417373" w:rsidRPr="00E86A92">
        <w:rPr>
          <w:rFonts w:ascii="Times New Roman" w:hAnsi="Times New Roman" w:cs="Times New Roman"/>
          <w:sz w:val="24"/>
          <w:szCs w:val="24"/>
        </w:rPr>
        <w:t xml:space="preserve">Under </w:t>
      </w:r>
      <w:r w:rsidR="00417373" w:rsidRPr="00E86A92">
        <w:rPr>
          <w:rFonts w:ascii="Times New Roman" w:eastAsia="Calibri" w:hAnsi="Times New Roman" w:cs="Times New Roman"/>
          <w:sz w:val="24"/>
          <w:szCs w:val="24"/>
        </w:rPr>
        <w:t xml:space="preserve">future climate predictions, individual plants showed a </w:t>
      </w:r>
      <w:proofErr w:type="gramStart"/>
      <w:r w:rsidR="00417373" w:rsidRPr="00E86A92">
        <w:rPr>
          <w:rFonts w:ascii="Times New Roman" w:eastAsia="Calibri" w:hAnsi="Times New Roman" w:cs="Times New Roman"/>
          <w:sz w:val="24"/>
          <w:szCs w:val="24"/>
        </w:rPr>
        <w:t>~2 to 4.5 fold</w:t>
      </w:r>
      <w:proofErr w:type="gramEnd"/>
      <w:r w:rsidR="00417373" w:rsidRPr="00E86A92">
        <w:rPr>
          <w:rFonts w:ascii="Times New Roman" w:eastAsia="Calibri" w:hAnsi="Times New Roman" w:cs="Times New Roman"/>
          <w:sz w:val="24"/>
          <w:szCs w:val="24"/>
        </w:rPr>
        <w:t xml:space="preserve"> increase in their reproductive output</w:t>
      </w:r>
      <w:r w:rsidR="00B05334" w:rsidRPr="00E86A92">
        <w:rPr>
          <w:rFonts w:ascii="Times New Roman" w:eastAsia="Calibri" w:hAnsi="Times New Roman" w:cs="Times New Roman"/>
          <w:sz w:val="24"/>
          <w:szCs w:val="24"/>
        </w:rPr>
        <w:t>s</w:t>
      </w:r>
      <w:r w:rsidR="00417373" w:rsidRPr="00E86A92">
        <w:rPr>
          <w:rFonts w:ascii="Times New Roman" w:eastAsia="Calibri" w:hAnsi="Times New Roman" w:cs="Times New Roman"/>
          <w:sz w:val="24"/>
          <w:szCs w:val="24"/>
        </w:rPr>
        <w:t xml:space="preserve"> (flower counts)</w:t>
      </w:r>
      <w:r w:rsidR="00B05334" w:rsidRPr="00E86A92">
        <w:rPr>
          <w:rFonts w:ascii="Times New Roman" w:eastAsia="Calibri" w:hAnsi="Times New Roman" w:cs="Times New Roman"/>
          <w:sz w:val="24"/>
          <w:szCs w:val="24"/>
        </w:rPr>
        <w:t>.</w:t>
      </w:r>
    </w:p>
    <w:p w14:paraId="2B12A608" w14:textId="77777777" w:rsidR="00302388" w:rsidRPr="00E86A92" w:rsidRDefault="0030238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Conclusions</w:t>
      </w:r>
    </w:p>
    <w:p w14:paraId="1C3DDB21" w14:textId="19936BE1" w:rsidR="00C96047" w:rsidRPr="00E86A92" w:rsidRDefault="0030238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 Our results suggest</w:t>
      </w:r>
      <w:r w:rsidR="001508B9" w:rsidRPr="00E86A92">
        <w:rPr>
          <w:rFonts w:ascii="Times New Roman" w:eastAsia="Calibri" w:hAnsi="Times New Roman" w:cs="Times New Roman"/>
          <w:sz w:val="24"/>
          <w:szCs w:val="24"/>
        </w:rPr>
        <w:t xml:space="preserve"> that</w:t>
      </w:r>
      <w:r w:rsidR="001F728B"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on average, the benefits of early flowering</w:t>
      </w:r>
      <w:r w:rsidR="001F728B" w:rsidRPr="00E86A92">
        <w:rPr>
          <w:rFonts w:ascii="Times New Roman" w:eastAsia="Calibri" w:hAnsi="Times New Roman" w:cs="Times New Roman"/>
          <w:sz w:val="24"/>
          <w:szCs w:val="24"/>
        </w:rPr>
        <w:t>, such as</w:t>
      </w:r>
      <w:r w:rsidR="001508B9" w:rsidRPr="00E86A92">
        <w:rPr>
          <w:rFonts w:ascii="Times New Roman" w:eastAsia="Calibri" w:hAnsi="Times New Roman" w:cs="Times New Roman"/>
          <w:sz w:val="24"/>
          <w:szCs w:val="24"/>
        </w:rPr>
        <w:t xml:space="preserve"> increased development time and subsequent enhanced reproductive output</w:t>
      </w:r>
      <w:r w:rsidR="001F728B"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may outweigh its risks. Overall, this work provides important insights into population-level consequences of phenological shifts in a warming Arctic over multi-decadal time scales. </w:t>
      </w:r>
    </w:p>
    <w:p w14:paraId="23515E2B" w14:textId="77777777" w:rsidR="00302388" w:rsidRPr="00E86A92" w:rsidRDefault="00302388" w:rsidP="00A0344C">
      <w:pPr>
        <w:spacing w:line="480" w:lineRule="auto"/>
        <w:jc w:val="both"/>
        <w:rPr>
          <w:rFonts w:ascii="Times New Roman" w:eastAsia="Calibri" w:hAnsi="Times New Roman" w:cs="Times New Roman"/>
          <w:sz w:val="24"/>
          <w:szCs w:val="24"/>
        </w:rPr>
      </w:pPr>
    </w:p>
    <w:p w14:paraId="59ECBC43" w14:textId="5BF4362B" w:rsidR="00A0344C" w:rsidRPr="00E86A92" w:rsidRDefault="00A0344C" w:rsidP="00A0344C">
      <w:pPr>
        <w:spacing w:line="480" w:lineRule="auto"/>
        <w:jc w:val="both"/>
        <w:rPr>
          <w:rFonts w:ascii="Times New Roman" w:hAnsi="Times New Roman" w:cs="Times New Roman"/>
          <w:sz w:val="24"/>
          <w:szCs w:val="24"/>
        </w:rPr>
      </w:pPr>
      <w:r w:rsidRPr="00E86A92">
        <w:rPr>
          <w:rFonts w:ascii="Times New Roman" w:eastAsia="Calibri" w:hAnsi="Times New Roman" w:cs="Times New Roman"/>
          <w:b/>
          <w:sz w:val="24"/>
          <w:szCs w:val="24"/>
        </w:rPr>
        <w:t>Keywords</w:t>
      </w:r>
      <w:r w:rsidRPr="00E86A92">
        <w:rPr>
          <w:rFonts w:ascii="Times New Roman" w:eastAsia="Calibri" w:hAnsi="Times New Roman" w:cs="Times New Roman"/>
          <w:sz w:val="24"/>
          <w:szCs w:val="24"/>
        </w:rPr>
        <w:t>:</w:t>
      </w:r>
      <w:r w:rsidRPr="00E86A92">
        <w:rPr>
          <w:rFonts w:ascii="Times New Roman" w:hAnsi="Times New Roman" w:cs="Times New Roman"/>
          <w:sz w:val="24"/>
          <w:szCs w:val="24"/>
          <w:shd w:val="clear" w:color="auto" w:fill="FFFFFF"/>
        </w:rPr>
        <w:t xml:space="preserve"> </w:t>
      </w:r>
    </w:p>
    <w:p w14:paraId="6523C3F3" w14:textId="3B0716F3" w:rsidR="004923D2" w:rsidRPr="00E86A92" w:rsidRDefault="004923D2" w:rsidP="00A0344C">
      <w:pPr>
        <w:spacing w:line="480" w:lineRule="auto"/>
        <w:jc w:val="both"/>
        <w:rPr>
          <w:rFonts w:ascii="Times New Roman" w:hAnsi="Times New Roman" w:cs="Times New Roman"/>
          <w:sz w:val="24"/>
          <w:szCs w:val="24"/>
          <w:shd w:val="clear" w:color="auto" w:fill="FFFFFF"/>
        </w:rPr>
      </w:pPr>
      <w:r w:rsidRPr="00E86A92">
        <w:rPr>
          <w:rFonts w:ascii="Times New Roman" w:hAnsi="Times New Roman" w:cs="Times New Roman"/>
          <w:sz w:val="24"/>
          <w:szCs w:val="24"/>
          <w:shd w:val="clear" w:color="auto" w:fill="FFFFFF"/>
        </w:rPr>
        <w:t xml:space="preserve">Tundra, Arctic, phenology, </w:t>
      </w:r>
      <w:r w:rsidR="000D3AC4" w:rsidRPr="00E86A92">
        <w:rPr>
          <w:rFonts w:ascii="Times New Roman" w:hAnsi="Times New Roman" w:cs="Times New Roman"/>
          <w:sz w:val="24"/>
          <w:szCs w:val="24"/>
          <w:shd w:val="clear" w:color="auto" w:fill="FFFFFF"/>
        </w:rPr>
        <w:t xml:space="preserve">reproductive </w:t>
      </w:r>
      <w:r w:rsidRPr="00E86A92">
        <w:rPr>
          <w:rFonts w:ascii="Times New Roman" w:hAnsi="Times New Roman" w:cs="Times New Roman"/>
          <w:sz w:val="24"/>
          <w:szCs w:val="24"/>
          <w:shd w:val="clear" w:color="auto" w:fill="FFFFFF"/>
        </w:rPr>
        <w:t>fitness, flowering time</w:t>
      </w:r>
      <w:r w:rsidR="000D3AC4" w:rsidRPr="00E86A92">
        <w:rPr>
          <w:rFonts w:ascii="Times New Roman" w:hAnsi="Times New Roman" w:cs="Times New Roman"/>
          <w:sz w:val="24"/>
          <w:szCs w:val="24"/>
          <w:shd w:val="clear" w:color="auto" w:fill="FFFFFF"/>
        </w:rPr>
        <w:t xml:space="preserve">, </w:t>
      </w:r>
      <w:r w:rsidR="00DE6872" w:rsidRPr="00E86A92">
        <w:rPr>
          <w:rFonts w:ascii="Times New Roman" w:hAnsi="Times New Roman" w:cs="Times New Roman"/>
          <w:sz w:val="24"/>
          <w:szCs w:val="24"/>
          <w:shd w:val="clear" w:color="auto" w:fill="FFFFFF"/>
        </w:rPr>
        <w:t>climate change</w:t>
      </w:r>
    </w:p>
    <w:p w14:paraId="1A08439E" w14:textId="59846119" w:rsidR="005011A7" w:rsidRDefault="005011A7" w:rsidP="00A0344C">
      <w:pPr>
        <w:spacing w:line="480" w:lineRule="auto"/>
        <w:jc w:val="both"/>
        <w:rPr>
          <w:rFonts w:ascii="Times New Roman" w:hAnsi="Times New Roman" w:cs="Times New Roman"/>
          <w:sz w:val="24"/>
          <w:szCs w:val="24"/>
          <w:shd w:val="clear" w:color="auto" w:fill="FFFFFF"/>
        </w:rPr>
      </w:pPr>
    </w:p>
    <w:p w14:paraId="468DD625" w14:textId="367FD183" w:rsidR="00E86A92" w:rsidRDefault="00E86A92" w:rsidP="00A0344C">
      <w:pPr>
        <w:spacing w:line="480" w:lineRule="auto"/>
        <w:jc w:val="both"/>
        <w:rPr>
          <w:rFonts w:ascii="Times New Roman" w:hAnsi="Times New Roman" w:cs="Times New Roman"/>
          <w:sz w:val="24"/>
          <w:szCs w:val="24"/>
          <w:shd w:val="clear" w:color="auto" w:fill="FFFFFF"/>
        </w:rPr>
      </w:pPr>
    </w:p>
    <w:p w14:paraId="60955432" w14:textId="43274E19" w:rsidR="00E86A92" w:rsidRDefault="00E86A92" w:rsidP="00A0344C">
      <w:pPr>
        <w:spacing w:line="480" w:lineRule="auto"/>
        <w:jc w:val="both"/>
        <w:rPr>
          <w:rFonts w:ascii="Times New Roman" w:hAnsi="Times New Roman" w:cs="Times New Roman"/>
          <w:sz w:val="24"/>
          <w:szCs w:val="24"/>
          <w:shd w:val="clear" w:color="auto" w:fill="FFFFFF"/>
        </w:rPr>
      </w:pPr>
    </w:p>
    <w:p w14:paraId="55EBE58E" w14:textId="77777777" w:rsidR="00E86A92" w:rsidRPr="00E86A92" w:rsidRDefault="00E86A92" w:rsidP="00A0344C">
      <w:pPr>
        <w:spacing w:line="480" w:lineRule="auto"/>
        <w:jc w:val="both"/>
        <w:rPr>
          <w:rFonts w:ascii="Times New Roman" w:hAnsi="Times New Roman" w:cs="Times New Roman"/>
          <w:sz w:val="24"/>
          <w:szCs w:val="24"/>
          <w:shd w:val="clear" w:color="auto" w:fill="FFFFFF"/>
        </w:rPr>
      </w:pPr>
    </w:p>
    <w:p w14:paraId="1D13FF94" w14:textId="2C63F851" w:rsidR="00C96047" w:rsidRPr="00E86A92" w:rsidRDefault="00A0344C" w:rsidP="00A0344C">
      <w:pPr>
        <w:spacing w:before="240" w:after="240"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I</w:t>
      </w:r>
      <w:r w:rsidR="001508B9" w:rsidRPr="00E86A92">
        <w:rPr>
          <w:rFonts w:ascii="Times New Roman" w:eastAsia="Calibri" w:hAnsi="Times New Roman" w:cs="Times New Roman"/>
          <w:b/>
          <w:sz w:val="24"/>
          <w:szCs w:val="24"/>
        </w:rPr>
        <w:t>ntroduction</w:t>
      </w:r>
    </w:p>
    <w:p w14:paraId="234095A0" w14:textId="7A47A22B" w:rsidR="00C96047" w:rsidRPr="00E86A92" w:rsidRDefault="001508B9"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Shifting plant phenology, i.e., the timing of life cycle events, such as flowering, fruiting, leaf emergence</w:t>
      </w:r>
      <w:r w:rsidR="00020685" w:rsidRPr="00E86A92">
        <w:rPr>
          <w:rFonts w:ascii="Times New Roman" w:eastAsia="Calibri" w:hAnsi="Times New Roman" w:cs="Times New Roman"/>
          <w:sz w:val="24"/>
          <w:szCs w:val="24"/>
        </w:rPr>
        <w:t xml:space="preserve"> and senescence</w:t>
      </w:r>
      <w:r w:rsidRPr="00E86A92">
        <w:rPr>
          <w:rFonts w:ascii="Times New Roman" w:eastAsia="Calibri" w:hAnsi="Times New Roman" w:cs="Times New Roman"/>
          <w:sz w:val="24"/>
          <w:szCs w:val="24"/>
        </w:rPr>
        <w:t xml:space="preserve">, among others, is one of the most striking manifestations of climate change in terrestrial ecosystems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{"citationID":"qyrkBtNZ","properties":{"formattedCitation":"(Parmesan {\\i{}et al.} 2003)","plainCitation":"(Parmesan et al. 2003)","noteIndex":0},"citationItems":[{"id":4176,"uris":["http://zotero.org/users/11033306/items/QBVQJSLN"],"itemData":{"id":4176,"type":"article-journal","abstract":"Causal attribution of recent biological trends to climate change is complicated because non-climatic influences dominate local, short-term biological changes. Any underlying signal from climate change is likely to be revealed by analyses that seek systematic trends across diverse species and geographic regions; however, debates within the Intergovernmental Panel on Climate Change (IPCC) reveal several definitions of a 'systematic trend'. Here, we explore these differences, apply diverse analyses to more than 1,700 species, and show that recent biological trends match climate change predictions. Global meta-analyses documented significant range shifts averaging 6.1 km per decade towards the poles (or metres per decade upward), and significant mean advancement of spring events by 2.3 days per decade. We define a diagnostic fingerprint of temporal and spatial 'sign-switching' responses uniquely predicted by twentieth century climate trends. Among appropriate long-term/large-scale/multi-species data sets, this diagnostic fingerprint was found for 279 species. This suite of analyses generates 'very high confidence' (as laid down by the IPCC) that climate change is already affecting living systems.","container-title":"Nature","DOI":"10.1038/nature01286","ISSN":"0028-0836","issue":"6918","note":"PMID: 12511946\nISBN: 0028-0836","page":"37-42","title":"A globally coherent fingerprint of climate change impacts across natural systems.","volume":"421","author":[{"family":"Parmesan","given":"Camille"},{"family":"Parmesan","given":"Camille"},{"family":"Yohe","given":"Gary"},{"family":"Yohe","given":"Gary"}],"issued":{"date-parts":[["2003"]]}}}],"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(Parmesan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2003)</w:t>
      </w:r>
      <w:r w:rsidR="0086413D" w:rsidRPr="00E86A92">
        <w:rPr>
          <w:rFonts w:ascii="Times New Roman" w:eastAsia="Calibri" w:hAnsi="Times New Roman" w:cs="Times New Roman"/>
          <w:sz w:val="24"/>
          <w:szCs w:val="24"/>
        </w:rPr>
        <w:fldChar w:fldCharType="end"/>
      </w:r>
      <w:r w:rsidR="0086413D"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Such </w:t>
      </w:r>
      <w:proofErr w:type="spellStart"/>
      <w:r w:rsidRPr="00E86A92">
        <w:rPr>
          <w:rFonts w:ascii="Times New Roman" w:eastAsia="Calibri" w:hAnsi="Times New Roman" w:cs="Times New Roman"/>
          <w:sz w:val="24"/>
          <w:szCs w:val="24"/>
        </w:rPr>
        <w:t>phenological</w:t>
      </w:r>
      <w:proofErr w:type="spellEnd"/>
      <w:r w:rsidRPr="00E86A92">
        <w:rPr>
          <w:rFonts w:ascii="Times New Roman" w:eastAsia="Calibri" w:hAnsi="Times New Roman" w:cs="Times New Roman"/>
          <w:sz w:val="24"/>
          <w:szCs w:val="24"/>
        </w:rPr>
        <w:t xml:space="preserve"> shifts can have profound implications for the growth, survival and reproduction of plant populations, but the consequences of these shifts at the population level are still poorly understood</w:t>
      </w:r>
      <w:r w:rsidR="0086413D" w:rsidRPr="00E86A92">
        <w:rPr>
          <w:rFonts w:ascii="Times New Roman" w:eastAsia="Calibri" w:hAnsi="Times New Roman" w:cs="Times New Roman"/>
          <w:sz w:val="24"/>
          <w:szCs w:val="24"/>
        </w:rPr>
        <w:t xml:space="preserve">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{"citationID":"7CVgR9bT","properties":{"formattedCitation":"(Mclean {\\i{}et al.} 2016; Iler {\\i{}et al.} 2019, 2021; Block {\\i{}et al.} 2020)","plainCitation":"(Mclean et al. 2016; Iler et al. 2019, 2021; Block et al. 2020)","noteIndex":0},"citationItems":[{"id":11485,"uris":["http://zotero.org/users/11033306/items/DLZQAYVH"],"itemData":{"id":11485,"type":"article-journal","abstract":"Species' responses to climate change are variable and diverse, yet our understanding of how different responses (e.g. physiological, behavioural, demographic) relate and how they affect the parameters most relevant for conservation (e.g. population persistence) is lacking. Despite this, studies that observe changes in one type of response typically assume that effects on population dynamics will occur, perhaps fallaciously. We use a hierarchical framework to explain and test when impacts of climate on traits (e.g. phenology) affect demographic rates (e.g. reproduction) and in turn population dynamics. Using this conceptual framework, we distinguish four mechanisms that can prevent lower-level responses from impacting population dynamics. Testable hypotheses were identified from the literature that suggest life-history and ecological characteristics which could predict when these mechanisms are likely to be important. A quantitative example on birds illustrates how, even with limited data and without fully-parameterized population models, new insights can be gained; differences among species in the impacts of climate-driven phenological changes on population growth were not explained by the number of broods or density dependence. Our approach helps to predict the types of species in which climate sensitivities of phenotypic traits have strong demographic and population consequences, which is crucial for conservation prioritization of data-deficient species.","container-title":"Ecology Letters","DOI":"10.1111/ele.12599","ISSN":"14610248","issue":"6","note":"PMID: 27062059","page":"595-608","title":"Predicting when climate-driven phenotypic change affects population dynamics","volume":"19","author":[{"family":"Mclean","given":"Nina"},{"family":"Lawson","given":"Callum R."},{"family":"Leech","given":"Dave I."},{"family":"Pol","given":"Martijn","non-dropping-particle":"van de"}],"issued":{"date-parts":[["2016"]]}}},{"id":11356,"uris":["http://zotero.org/users/11033306/items/76L4XLEA"],"itemData":{"id":11356,"type":"article-journal","abstract":"Despite a global footprint of shifts in flowering phenology in response to climate change, the reproductive consequences of these shifts are poorly understood. Furthermore, it is unknown whether altered flowering times affect plant population viability. We examine whether climate change-induced earlier flowering has consequences for population persistence by incorporating reproductive losses from frost damage (a risk of early flowering) into population models of a subalpine sunflower (Helianthella quinquenervis). Using long-term demographic data for three populations that span the species’ elevation range (8–15 years, depending on the population), we first examine how snowmelt date affects plant vital rates. To verify vital rate responses to snowmelt date experimentally, we manipulate snowmelt date with a snow removal experiment at one population. Finally, we construct stochastic population projection models and Life Table Response Experiments for each population. We find that populations decline (λs &lt; 1) as snowmelt dates become earlier. Frost damage to flower buds, a consequence of climate change-induced earlier flowering, does not contribute strongly to population declines. Instead, we find evidence that negative effects on survival, likely due to increased drought risk during longer growing seasons, drive projected population declines under earlier snowmelt dates. Synthesis. Shifts in flowering phenology are a conspicuous and important aspect of biological responses to climate change, but here we show that the phenology of reproductive events can be unreliable measures of threats to population persistence, even when earlier flowering is associated with substantial reproductive losses. Evidence for shifts in reproductive phenology, along with scarcer evidence that these shifts actually influence reproductive success, are valuable but can paint an incomplete and even misleading picture of plant population responses to climate change.","container-title":"Journal of Ecology","DOI":"10.1111/1365-2745.13146","ISSN":"13652745","issue":"4","page":"1931-1943","title":"Reproductive losses due to climate change-induced earlier flowering are not the primary threat to plant population viability in a perennial herb","volume":"107","author":[{"family":"Iler","given":"Amy M."},{"family":"Compagnoni","given":"Aldo"},{"family":"Inouye","given":"David W."},{"family":"Williams","given":"Jennifer L."},{"family":"CaraDonna","given":"Paul J."},{"family":"Anderson","given":"Aaron"},{"family":"Miller","given":"Tom E.X."}],"issued":{"date-parts":[["2019"]]}}},{"id":13261,"uris":["http://zotero.org/users/11033306/items/BYPQLFJ6"],"itemData":{"id":13261,"type":"article-journal","abstract":"When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R.K."},{"family":"Post","given":"Eric"}],"issued":{"date-parts":[["2021"]]}}},{"id":13247,"uris":["http://zotero.org/users/11033306/items/9F2RS6AY"],"itemData":{"id":13247,"type":"article-journal","abstract":"Phenological shifts, changes in the seasonal timing of life cycle events, are among the best documented responses of species to climate change. However, the consequences of these phenological shifts for population dynamics remain unclear. Population growth could be enhanced if species that advance their phenology benefit from longer growing seasons and gain a pre-emptive advantage in resource competition. However, it might also be reduced if phenological advances increase exposure to stresses, such as herbivores and, in colder climates, harsh abiotic conditions early in the growing season. We exposed subalpine grasslands to ~3 K of warming by transplanting intact turfs from 2000 m to 1400 m elevation in the eastern Swiss Alps, with turfs transplanted within the 2000 m site acting as a control. In the first growing season after transplantation, we recorded species’ flowering phenology at both elevations. We also measured species’ cover change for three consecutive years as a measure of plant performance. We used models to estimate species’ phenological plasticity (the response of flowering time to the change in climate) and analysed its relationship with cover changes following climate change. The phenological plasticity of the 18 species in our study varied widely but was unrelated to their changes in cover. Moreover, early- and late-flowering species did not differ in their cover response to warming, nor in the relationship between cover changes and phenological plasticity. These results were replicated in a similar transplant experiment within the same subalpine community, established one year earlier and using larger turfs. We discuss the various ecological processes that can be affected by phenological shifts, and argue why the population-level consequences of these shifts are likely to be species- and context-specific. Our results highlight the importance of testing assumptions about how warming-induced changes in phenotypic traits, like phenology, impact population dynamics.","container-title":"Oikos","DOI":"10.1111/oik.06667","ISSN":"16000706","issue":"2","page":"184-193","title":"Phenological plasticity is a poor predictor of subalpine plant population performance following experimental climate change","volume":"129","author":[{"family":"Block","given":"Sebastián"},{"family":"Alexander","given":"Jake M."},{"family":"Levine","given":"Jonathan M."}],"issued":{"date-parts":[["2020"]]}}}],"schema":"https://github.com/citation-style-language/schema/raw/master/csl-citation.json"}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(Mclean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2016; </w:t>
      </w:r>
      <w:proofErr w:type="spellStart"/>
      <w:r w:rsidR="0086413D" w:rsidRPr="00E86A92">
        <w:rPr>
          <w:rFonts w:ascii="Times New Roman" w:hAnsi="Times New Roman" w:cs="Times New Roman"/>
          <w:sz w:val="24"/>
          <w:szCs w:val="24"/>
        </w:rPr>
        <w:t>Iler</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2019, 2021; Block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2020)</w:t>
      </w:r>
      <w:r w:rsidR="0086413D"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While phenological shifts </w:t>
      </w:r>
      <w:proofErr w:type="gramStart"/>
      <w:r w:rsidRPr="00E86A92">
        <w:rPr>
          <w:rFonts w:ascii="Times New Roman" w:eastAsia="Calibri" w:hAnsi="Times New Roman" w:cs="Times New Roman"/>
          <w:sz w:val="24"/>
          <w:szCs w:val="24"/>
        </w:rPr>
        <w:t>are often assumed</w:t>
      </w:r>
      <w:proofErr w:type="gramEnd"/>
      <w:r w:rsidRPr="00E86A92">
        <w:rPr>
          <w:rFonts w:ascii="Times New Roman" w:eastAsia="Calibri" w:hAnsi="Times New Roman" w:cs="Times New Roman"/>
          <w:sz w:val="24"/>
          <w:szCs w:val="24"/>
        </w:rPr>
        <w:t xml:space="preserve"> beneficial, this is not always the case, as advantageous changes in growth and reproductive timing may incur additional fitness costs. These costs include exposure to extreme weather events (e.g. late season frosts) and altered biotic interactions such as mismatches with pollinators or enhanced herbivory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{"citationID":"eeBxREQz","properties":{"formattedCitation":"(Inouye 2008; Post {\\i{}et al.} 2008; Kudo and Ida 2013; Meineke {\\i{}et al.} 2021; Panchen {\\i{}et al.} 2021)","plainCitation":"(Inouye 2008; Post et al. 2008; Kudo and Ida 2013; Meineke et al. 2021; Panchen et al. 2021)","noteIndex":0},"citationItems":[{"id":14443,"uris":["http://zotero.org/users/11033306/items/AB5UX7W6"],"itemData":{"id":14443,"type":"article-journal","abstract":"The timing of life history traits is central to lifetime fitness and nowhere is this more evident or well studied as in the phenology of flowering in governing plant reproductive success. Recent changes in the timing of environmental events attributable to climate change, such as the date of snowmelt at high altitudes, which initiates the growing season, have had important repercussions for some common perennial herbaceous wildflower species. The phenology of flowering at the Rocky Mountain Biological Laboratory (Colorado, USA) is strongly influenced by date of snowmelt, which makes this site ideal for examining phenological responses to climate change. Flower buds of Delphinium barbeyi, Erigeron speciosus, and Helianthella quinquenervis are sensitive to frost, and the earlier beginning of the growing season in recent years has exposed them to more frequent mid-June frost kills. From 1992 to 1998, on average 36.1% of Helianthella buds were frosted, but for 1999–2006 the mean is 73.9%; in only one year since 1998 have plants escaped all frost damage. For all three of these perennial species, there is a significant relationship between the date of snowmelt and the abundance of flowering that summer. Greater snowpack results in later snowmelt, later beginning of the growing season, and less frost mortality of buds. Microhabitat differences in snow accumulation, snowmelt patterns, and cold air drainage during frost events can be significant; an elevation difference of only 12 m between two plots resulted in a temperature difference of almost 2°C in 2006 and a difference of 37% in frost damage to buds. The loss of flowers and therefore seeds can reduce recruitment in these plant populations, and affect pollinators, herbivores, and seed predators that previously relied on them. Other plant species in this environment are similarly susceptible to frost damage so the negative effects for recruitment and for consumers dependent on flowers and seeds could be widespread. These findings point out the paradox of increased frost damage in the face of global warming, provide important insights into the adaptive significance of phenology, and have general implications for flowering plants throughout the region and anywhere climate change is having similar impacts.","container-title":"Ecology","DOI":"10.1890/06-2128.1","ISSN":"1939-9170","issue":"2","language":"en","note":"_eprint: https://onlinelibrary.wiley.com/doi/pdf/10.1890/06-2128.1","page":"353-362","source":"Wiley Online Library","title":"Effects of Climate Change on Phenology, Frost Damage, and Floral Abundance of Montane Wildflowers","volume":"89","author":[{"family":"Inouye","given":"David W."}],"issued":{"date-parts":[["2008"]]}}},{"id":10770,"uris":["http://zotero.org/users/11033306/items/95DJ9AM8"],"itemData":{"id":10770,"type":"article-journal","abstract":"Temporal advancement of resource availability by warming in seasonal environments can reduce reproductive success of vertebrates if their own reproductive phenology does not also advance with warming. Indirect evidence from large-scale analyses suggests, however, that migratory vertebrates might compensate for this by tracking phenological variation across landscapes. Results from our two-year warming experiment combined with seven years of observations of plant phenology and offspring production by caribou (Rangifer tarandus) in Greenland, however, contradict evidence from large-scale analyses. At spatial scales relevant to the foraging horizon of individual herbivores, spatial variability in plant phenology was reduced-not increased-by both experimental and observed warming. Concurrently, offspring production by female caribou declined with reductions in spatial variability in plant phenology. By highlighting the spatial dimension of trophic mismatch, these results reveal heretofore unexpected adverse consequences of climatic warming for herbivore population ecology. © 2008 The Royal Society.","container-title":"Proceedings of the Royal Society B: Biological Sciences","DOI":"10.1098/rspb.2008.0463","ISSN":"14712970","issue":"1646","page":"2005-2013","title":"Warming, plant phenology and the spatial dimension of trophic mismatch for large herbivores","volume":"275","author":[{"family":"Post","given":"Eric"},{"family":"Pedersen","given":"Christian"},{"family":"Wilmers","given":"Christopher C."},{"family":"Forchhammer","given":"Mads C."}],"issued":{"date-parts":[["2008"]]}}},{"id":14453,"uris":["http://zotero.org/users/11033306/items/CSB4DEMX"],"itemData":{"id":14453,"type":"article-journal","abstract":"Climate warming accelerates the timing of flowering and insect pollinator emergence, especially in spring. If these phenological shifts progress independently between species, features of plant—pollinator mutualisms may be modified. However, evidence of phenological mismatch in pollination systems is limited. We investigated the phenologies of a spring ephemeral, Corydalis ambigua, and its pollinators (bumble bees), and seed-set success over 10—14 years in three populations. Although both flowering onset and first detection of overwintered queen bees in the C. ambigua populations were closely related to snowmelt time and/or spring temperature, flowering tended to be ahead of first pollinator detection when spring came early, resulting in lower seed production owing to low pollination service. Relationships between flowering onset time, phenological mismatch, and seed-set success strongly suggest that phenological mismatch is a major limiting factor for reproduction of spring ephemerals. This report demonstrates the mechanism of phenological mismatch and its ecological impact on plant—pollinator interactions based on long-term monitoring. Frequent occurrence of mismatch can decrease seed production and may affect the population dynamics of spring ephemerals.","container-title":"Ecology","ISSN":"0012-9658","issue":"10","note":"publisher: Ecological Society of America","page":"2311-2320","source":"JSTOR","title":"Early onset of spring increases the phenological mismatch between plants and pollinators","volume":"94","author":[{"family":"Kudo","given":"Gaku"},{"family":"Ida","given":"Takashi Y."}],"issued":{"date-parts":[["2013"]]}}},{"id":14482,"uris":["http://zotero.org/users/11033306/items/BNYUZWS5"],"itemData":{"id":14482,"type":"article-journal","abstract":"Species interactions drive ecosystem processes and are a major focus of global change research. Among the most consequential interactions expected to shift with climate change are those between insect herbivores and plants, both of which are highly sensitive to temperature. Insect herbivores and their host plants display varying levels of synchrony that could be disrupted or enhanced by climate change, yet empirical data on changes in synchrony are lacking. Using evidence of herbivory on herbarium specimens collected from the northeastern United States and France from 1900 to 2015, we provide evidence that plant species with temperature-sensitive phenologies experience higher levels of insect damage in warmer years, while less temperature-sensitive, co-occurring species do not. While herbivory might be mediated by interactions between warming and phenology through multiple pathways, we suggest that warming might lengthen growing seasons for phenologically sensitive plant species, exposing their leaves to herbivores for longer periods of time in warm years. We propose that elevated herbivory in warm years may represent a previously underappreciated cost to phenological tracking of climate change over longer timescales.","container-title":"Global Change Biology","DOI":"10.1111/gcb.15600","ISSN":"1365-2486","issue":"11","language":"en","note":"_eprint: https://onlinelibrary.wiley.com/doi/pdf/10.1111/gcb.15600","page":"2315-2327","source":"Wiley Online Library","title":"Phenological sensitivity to temperature mediates herbivory","volume":"27","author":[{"family":"Meineke","given":"Emily K."},{"family":"Davis","given":"Charles C."},{"family":"Davies","given":"T. Jonathan"}],"issued":{"date-parts":[["2021"]]}}},{"id":13281,"uris":["http://zotero.org/users/11033306/items/5G77KRA6"],"itemData":{"id":13281,"type":"article-journal","abstract":"The low reproductive success of Arctic plants is predicted to increase as the climate warms. However, climate extremes add complexity to these predictions. In the extremely cold year of 2018, multiple Arctic trophic levels experienced reproductive failure. We analysed a unique long-term record of seed viability from experimentally warmed and ambient plots at Alexandra Fiord, Ellesmere Island which has been running since 1992 and included 2018 and the extremely warm year of 2019. Positive and negative July temperature anomalies and summer temperatures have increased significantly by 0.5, -0.3 and 0.4°C/decade since 1977, resulting in greater extremes and increased inter-annual variation. Seed viability of some species has increased with climate warming. Across years, seed viability of woody species was consistently higher in warmed than ambient plots while the opposite was true for forbs. In 2018, seed viability of woody species in ambient plots was significantly lower than normal but comparable with past years for forb species. Not all species returned to normal seed viability levels in 2019. Our study highlights the potential for greater sexual reproductive failure in tundra plants with increasing climate extremes. We suggest that poor seed viability of woody species in cold years could constrain shrub recruitment and may aid forb species establishment on bare tundra.","container-title":"Arctic Science","DOI":"10.1139/as-2020-0045","ISSN":"2368-7460","page":"1-38","title":"Increased Arctic climate extremes constrain expected higher plant reproductive success in a warmer climate","author":[{"family":"Panchen","given":"Zoe A"},{"family":"Frei","given":"Esther R."},{"family":"Henry","given":"Greg H.R."}],"issued":{"date-parts":[["2021"]]}}}],"schema":"https://github.com/citation-style-language/schema/raw/master/csl-citation.json"}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 xml:space="preserve">(Inouye 2008; Post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2008; Kudo and Ida 2013; </w:t>
      </w:r>
      <w:proofErr w:type="spellStart"/>
      <w:r w:rsidR="0086413D" w:rsidRPr="00E86A92">
        <w:rPr>
          <w:rFonts w:ascii="Times New Roman" w:hAnsi="Times New Roman" w:cs="Times New Roman"/>
          <w:sz w:val="24"/>
          <w:szCs w:val="24"/>
        </w:rPr>
        <w:t>Meineke</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2021; Panchen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2021)</w:t>
      </w:r>
      <w:r w:rsidR="0086413D" w:rsidRPr="00E86A92">
        <w:rPr>
          <w:rFonts w:ascii="Times New Roman" w:eastAsia="Calibri" w:hAnsi="Times New Roman" w:cs="Times New Roman"/>
          <w:sz w:val="24"/>
          <w:szCs w:val="24"/>
        </w:rPr>
        <w:fldChar w:fldCharType="end"/>
      </w:r>
      <w:r w:rsidR="0086413D"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p>
    <w:p w14:paraId="7FB8F230" w14:textId="5E44AB80" w:rsidR="00C96047" w:rsidRPr="00E86A92" w:rsidRDefault="00B470E4"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Earlier flowering is</w:t>
      </w:r>
      <w:r w:rsidR="001508B9" w:rsidRPr="00E86A92">
        <w:rPr>
          <w:rFonts w:ascii="Times New Roman" w:eastAsia="Calibri" w:hAnsi="Times New Roman" w:cs="Times New Roman"/>
          <w:sz w:val="24"/>
          <w:szCs w:val="24"/>
        </w:rPr>
        <w:t xml:space="preserve"> </w:t>
      </w:r>
      <w:r w:rsidR="00F02C8F" w:rsidRPr="00E86A92">
        <w:rPr>
          <w:rFonts w:ascii="Times New Roman" w:eastAsia="Calibri" w:hAnsi="Times New Roman" w:cs="Times New Roman"/>
          <w:sz w:val="24"/>
          <w:szCs w:val="24"/>
        </w:rPr>
        <w:t>a</w:t>
      </w:r>
      <w:r w:rsidR="001508B9" w:rsidRPr="00E86A92">
        <w:rPr>
          <w:rFonts w:ascii="Times New Roman" w:eastAsia="Calibri" w:hAnsi="Times New Roman" w:cs="Times New Roman"/>
          <w:sz w:val="24"/>
          <w:szCs w:val="24"/>
        </w:rPr>
        <w:t xml:space="preserve"> commonl</w:t>
      </w:r>
      <w:r w:rsidR="00F02C8F" w:rsidRPr="00E86A92">
        <w:rPr>
          <w:rFonts w:ascii="Times New Roman" w:eastAsia="Calibri" w:hAnsi="Times New Roman" w:cs="Times New Roman"/>
          <w:sz w:val="24"/>
          <w:szCs w:val="24"/>
        </w:rPr>
        <w:t>y observed phenological response</w:t>
      </w:r>
      <w:r w:rsidR="001508B9" w:rsidRPr="00E86A92">
        <w:rPr>
          <w:rFonts w:ascii="Times New Roman" w:eastAsia="Calibri" w:hAnsi="Times New Roman" w:cs="Times New Roman"/>
          <w:sz w:val="24"/>
          <w:szCs w:val="24"/>
        </w:rPr>
        <w:t xml:space="preserve"> to warming temperatures across the globe, particularly in high latitude or high elevation ecosystems</w:t>
      </w:r>
      <w:r w:rsidR="0086413D" w:rsidRPr="00E86A92">
        <w:rPr>
          <w:rFonts w:ascii="Times New Roman" w:eastAsia="Calibri" w:hAnsi="Times New Roman" w:cs="Times New Roman"/>
          <w:sz w:val="24"/>
          <w:szCs w:val="24"/>
        </w:rPr>
        <w:t xml:space="preserve"> </w:t>
      </w:r>
      <w:r w:rsidR="0086413D" w:rsidRPr="00E86A92">
        <w:rPr>
          <w:rFonts w:ascii="Times New Roman" w:eastAsia="Calibri" w:hAnsi="Times New Roman" w:cs="Times New Roman"/>
          <w:sz w:val="24"/>
          <w:szCs w:val="24"/>
        </w:rPr>
        <w:fldChar w:fldCharType="begin"/>
      </w:r>
      <w:r w:rsidR="0086413D" w:rsidRPr="00E86A92">
        <w:rPr>
          <w:rFonts w:ascii="Times New Roman" w:eastAsia="Calibri" w:hAnsi="Times New Roman" w:cs="Times New Roman"/>
          <w:sz w:val="24"/>
          <w:szCs w:val="24"/>
        </w:rPr>
        <w:instrText xml:space="preserve"> ADDIN ZOTERO_ITEM CSL_CITATION {"citationID":"6MYKmsS4","properties":{"formattedCitation":"(Primack {\\i{}et al.} 2004; H\\uc0\\u248{}ye {\\i{}et al.} 2007; Parmesan 2007; Prev\\uc0\\u233{}y {\\i{}et al.} 2017; B\\uc0\\u252{}ntgen {\\i{}et al.} 2022)","plainCitation":"(Primack et al. 2004; Høye et al. 2007; Parmesan 2007; Prevéy et al. 2017; Büntgen et al. 2022)","noteIndex":0},"citationItems":[{"id":14448,"uris":["http://zotero.org/users/11033306/items/9HCCFJ63"],"itemData":{"id":14448,"type":"article-journal","abstract":"Museum specimens collected in the past may be a valuable source of information on the response of species to climate change. This idea was tested by comparing the flowering times during the year 2003 of 229 living plants growing at the Arnold Arboretum in Boston, Massachusetts, USA, with 372 records of flowering times from 1885 to 2002 using herbarium specimens of the same individual plants. During this period, Boston experienced a 1.5°C increase in mean annual temperature. Flowering times became progressively earlier; plants flowered 8 d earlier from 1980 to 2002 than they did from 1900 to 1920. Most of this shift toward earlier flowering times is explained by the influence of temperature, especially temperatures in the months of February, March, April, and May, on flowering time. Plants with a long flowering duration appear to be as useful for detecting responses to changing temperatures as plants with a short flowering duration. Additional studies using herbarium specimens to detect responses to climate change could examine specimens from specific, intensively collected localities, such as mountain peaks, islands, and unique habitats.","container-title":"American Journal of Botany","DOI":"10.3732/ajb.91.8.1260","ISSN":"1537-2197","issue":"8","language":"en","note":"_eprint: https://onlinelibrary.wiley.com/doi/pdf/10.3732/ajb.91.8.1260","page":"1260-1264","source":"Wiley Online Library","title":"Herbarium specimens demonstrate earlier flowering times in response to warming in Boston","volume":"91","author":[{"family":"Primack","given":"Daniel"},{"family":"Imbres","given":"Carolyn"},{"family":"Primack","given":"Richard B."},{"family":"Miller-Rushing","given":"Abraham J."},{"family":"Del Tredici","given":"Peter"}],"issued":{"date-parts":[["2004"]]}}},{"id":11260,"uris":["http://zotero.org/users/11033306/items/WXNK769B"],"itemData":{"id":11260,"type":"article-journal","abstract":"Despite uncertainties in the magnitude of expected global warming over the next century, one consistent feature of extant and projected changes is that Arctic environments are and will be exposed to the greatest warming [1]. Concomitant with such large abiotic changes, biological responses to warming at high northern latitudes are also expected to outpace those at lower latitudes. One of the clearest and most rapid signals of biological response to rising temperatures across an array of biomes has been shifts in species phenology [2-4], yet to date evidence for phenological responses to climate change has been presented from most biomes except the High Arctic [3]. Given the well-established consequences for population dynamics of shifts in the timing of life history events [5,6], it is essential that the High Arctic be represented in assessments of phenological response to climate change. Using the most comprehensive data set available from this region, we document extremely rapid climate-induced advancement of flowering, emergence and egg-laying in a wide array of species in a high-arctic ecosystem. The strong responses and the large variability within species and taxa illustrate how easily biological interactions may be disrupted by abiotic forcing, and how dramatic responses to climatic changes can be for arctic ecosystems. © 2007 Elsevier Ltd. All rights reserved.","container-title":"Current Biology","DOI":"10.1016/j.cub.2007.04.047","ISSN":"09609822","issue":"12","page":"449-451","title":"Rapid advancement of spring in the High Arctic","volume":"17","author":[{"family":"Høye","given":"Toke T."},{"family":"Post","given":"Eric"},{"family":"Meltofte","given":"Hans"},{"family":"Schmidt","given":"Niels M."},{"family":"Forchhammer","given":"Mads C."}],"issued":{"date-parts":[["2007"]]}}},{"id":10545,"uris":["http://zotero.org/users/11033306/items/58E89AG2"],"itemData":{"id":10545,"type":"article-journal","abstract":"New analyses are presented addressing the global impacts of recent climate change on phenology of plant and animal species. A meta-analysis spanning 203 species was conducted on published datasets from the northern hemisphere. Phenological response was examined with respect to two factors: distribution of species across latitudes and taxonomic affiliation or functional grouping of target species. Amphibians had a significantly stronger shift toward earlier breeding than all other taxonomic/functional groups, advancing more than twice as fast as trees, birds and butterflies. In turn, butterfly emergence or migratory arrival showed three times stronger advancement than the first flowering of herbs, perhaps portending increasing asynchrony in insect-plant interactions. Response was significantly stronger at higher latitudes where warming has been stronger, but latitude explained &lt; 4% of the variation. Despite expectation, latitude was not yet an important predictor of climate change impacts on phenology. The only two previously published estimates of the magnitude of global response are quite different: 2.3 and 5.1 days decade(-1) advancement. The scientific community has assumed this difference to be real and has attempted to explain it in terms of biologically relevant phenomena: specifically, differences in distribution of data across latitudes, taxa or time periods. Here, these and other possibilities are explored. All analyses indicate that the difference in estimated response is primarily due to differences between the studies in criteria for incorporating data. It is a clear and automatic consequence of the exclusion by one study of data on 'stable' (nonresponsive) species. Once this is accounted for, the two studies support each other, generating similar conclusions despite analyzing substantially nonoverlapping datasets. Analyses here on a new expanded dataset estimate an overall spring advancement across the northern hemisphere of 2.8 days decade(-1). This is the first quantitative analysis showing that data-sampling methodologies significantly impact global (synthetic) estimates of magnitude of global warming response.","container-title":"Global Change Biology","DOI":"10.1111/j.1365-2486.2007.01404.x","ISSN":"13541013","issue":"9","page":"1860-1872","title":"Influences of species, latitudes and methodologies on estimates of phenological response to global warming","volume":"13","author":[{"family":"Parmesan","given":"Camille"}],"issued":{"date-parts":[["2007"]]}}},{"id":11048,"uris":["http://zotero.org/users/11033306/items/K5K7KW9G"],"itemData":{"id":11048,"type":"article-journal","abstract":"Warmer temperatures are accelerating the phenology of organisms around the world. Temperature sensitivity of phenology might be greater in colder, higher latitude sites than in warmer regions, in part because small changes in temperature constitute greater relative changes in thermal balance at colder sites. To test this hypothesis, we examined up to 20 years of phenology data for 47 tundra plant species at 18 high-latitude sites along a climatic gradient. Across all species, the timing of leaf emergence and flowering was more sensitive to a given increase in summer temperature at colder than warmer high-latitude locations. A similar pattern was seen over time for the flowering phenology of a widespread species, Cassiope tetragona. These are among the first results highlighting differential phenological responses of plants across a climatic gradient and suggest the possibility of convergence in flowering times and therefore an increase in gene flow across latitudes as the climate warms.","container-title":"Global Change Biology","DOI":"10.1111/gcb.13619","ISSN":"13652486","issue":"7","note":"PMID: 28079308","page":"2660-2671","title":"Greater temperature sensitivity of plant phenology at colder sites: implications for convergence across northern latitudes","volume":"23","author":[{"family":"Prevéy","given":"Janet"},{"family":"Vellend","given":"Mark"},{"family":"Rüger","given":"Nadja"},{"family":"Hollister","given":"Robert D."},{"family":"Bjorkman","given":"Anne D."},{"family":"Myers-Smith","given":"Isla H."},{"family":"Elmendorf","given":"Sarah C."},{"family":"Clark","given":"Karin"},{"family":"Cooper","given":"Elisabeth J."},{"family":"Elberling","given":"Bo"},{"family":"Fosaa","given":"Anna M."},{"family":"Henry","given":"Gregory H.R."},{"family":"Høye","given":"Toke T."},{"family":"Jónsdóttir","given":"Ingibjörg S."},{"family":"Klanderud","given":"Kari"},{"family":"Lévesque","given":"Esther"},{"family":"Mauritz","given":"Marguerite"},{"family":"Molau","given":"Ulf"},{"family":"Natali","given":"Susan M."},{"family":"Oberbauer","given":"Steven F."},{"family":"Panchen","given":"Zoe A."},{"family":"Post","given":"Eric"},{"family":"Rumpf","given":"Sabine B."},{"family":"Schmidt","given":"Niels M."},{"family":"Schuur","given":"Edward A.G."},{"family":"Semenchuk","given":"Phillip R."},{"family":"Troxler","given":"Tiffany"},{"family":"Welker","given":"Jeffrey M."},{"family":"Rixen","given":"Christian"}],"issued":{"date-parts":[["2017"]]}}},{"id":14459,"uris":["http://zotero.org/users/11033306/items/WLXNYIN2"],"itemData":{"id":14459,"type":"article-journal","abstract":"Global temperatures are rising at an unprecedented rate, but environmental responses are often difficult to recognize and quantify. Long-term observations of plant phenology, the annually recurring sequence of plant developmental stages, can provide sensitive measures of climate change and important information for ecosystem services. Here, we present 419 354 recordings of the first flowering date from 406 plant species in the UK between 1753 and 2019 CE. Community-wide first flowering advanced by almost one month on average when comparing all observations before and after 1986 (\n              p\n              &lt; 0.0001). The mean first flowering time is 6 days earlier in southern than northern sites, 5 days earlier under urban than rural settings, and 1 day earlier at lower than higher elevations. Compared to trees and shrubs, the largest lifeform-specific phenological shift of 32 days is found in herbs, which are generally characterized by fast turnover rates and potentially high levels of genetic adaptation. Correlated with January–April maximum temperatures at −0.81 from 1952–2019 (\n              p\n              &lt; 0.0001), the observed trends (5.4 days per decade) and extremes (66 days between the earliest and latest annual mean) in the UK's first flowering dataset can affect the functioning and productivity of ecosystems and agriculture.","container-title":"Proceedings of the Royal Society B: Biological Sciences","DOI":"10.1098/rspb.2021.2456","ISSN":"0962-8452, 1471-2954","issue":"1968","journalAbbreviation":"Proc. R. Soc. B.","language":"en","page":"20212456","source":"DOI.org (Crossref)","title":"Plants in the UK flower a month earlier under recent warming","volume":"289","author":[{"family":"Büntgen","given":"Ulf"},{"family":"Piermattei","given":"Alma"},{"family":"Krusic","given":"Paul J."},{"family":"Esper","given":"Jan"},{"family":"Sparks","given":"Tim"},{"family":"Crivellaro","given":"Alan"}],"issued":{"date-parts":[["2022",2,9]]}}}],"schema":"https://github.com/citation-style-language/schema/raw/master/csl-citation.json"} </w:instrText>
      </w:r>
      <w:r w:rsidR="0086413D" w:rsidRPr="00E86A92">
        <w:rPr>
          <w:rFonts w:ascii="Times New Roman" w:eastAsia="Calibri" w:hAnsi="Times New Roman" w:cs="Times New Roman"/>
          <w:sz w:val="24"/>
          <w:szCs w:val="24"/>
        </w:rPr>
        <w:fldChar w:fldCharType="separate"/>
      </w:r>
      <w:r w:rsidR="0086413D" w:rsidRPr="00E86A92">
        <w:rPr>
          <w:rFonts w:ascii="Times New Roman" w:hAnsi="Times New Roman" w:cs="Times New Roman"/>
          <w:sz w:val="24"/>
          <w:szCs w:val="24"/>
        </w:rPr>
        <w:t>(</w:t>
      </w:r>
      <w:proofErr w:type="spellStart"/>
      <w:r w:rsidR="0086413D" w:rsidRPr="00E86A92">
        <w:rPr>
          <w:rFonts w:ascii="Times New Roman" w:hAnsi="Times New Roman" w:cs="Times New Roman"/>
          <w:sz w:val="24"/>
          <w:szCs w:val="24"/>
        </w:rPr>
        <w:t>Primack</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2004; </w:t>
      </w:r>
      <w:proofErr w:type="spellStart"/>
      <w:r w:rsidR="0086413D" w:rsidRPr="00E86A92">
        <w:rPr>
          <w:rFonts w:ascii="Times New Roman" w:hAnsi="Times New Roman" w:cs="Times New Roman"/>
          <w:sz w:val="24"/>
          <w:szCs w:val="24"/>
        </w:rPr>
        <w:t>Høye</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2007; Parmesan 2007; </w:t>
      </w:r>
      <w:proofErr w:type="spellStart"/>
      <w:r w:rsidR="0086413D" w:rsidRPr="00E86A92">
        <w:rPr>
          <w:rFonts w:ascii="Times New Roman" w:hAnsi="Times New Roman" w:cs="Times New Roman"/>
          <w:sz w:val="24"/>
          <w:szCs w:val="24"/>
        </w:rPr>
        <w:t>Prevéy</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2017; </w:t>
      </w:r>
      <w:proofErr w:type="spellStart"/>
      <w:r w:rsidR="0086413D" w:rsidRPr="00E86A92">
        <w:rPr>
          <w:rFonts w:ascii="Times New Roman" w:hAnsi="Times New Roman" w:cs="Times New Roman"/>
          <w:sz w:val="24"/>
          <w:szCs w:val="24"/>
        </w:rPr>
        <w:t>Büntgen</w:t>
      </w:r>
      <w:proofErr w:type="spellEnd"/>
      <w:r w:rsidR="0086413D" w:rsidRPr="00E86A92">
        <w:rPr>
          <w:rFonts w:ascii="Times New Roman" w:hAnsi="Times New Roman" w:cs="Times New Roman"/>
          <w:sz w:val="24"/>
          <w:szCs w:val="24"/>
        </w:rPr>
        <w:t xml:space="preserve"> </w:t>
      </w:r>
      <w:r w:rsidR="0086413D" w:rsidRPr="00E86A92">
        <w:rPr>
          <w:rFonts w:ascii="Times New Roman" w:hAnsi="Times New Roman" w:cs="Times New Roman"/>
          <w:i/>
          <w:iCs/>
          <w:sz w:val="24"/>
          <w:szCs w:val="24"/>
        </w:rPr>
        <w:t>et al.</w:t>
      </w:r>
      <w:r w:rsidR="0086413D" w:rsidRPr="00E86A92">
        <w:rPr>
          <w:rFonts w:ascii="Times New Roman" w:hAnsi="Times New Roman" w:cs="Times New Roman"/>
          <w:sz w:val="24"/>
          <w:szCs w:val="24"/>
        </w:rPr>
        <w:t xml:space="preserve"> 2022)</w:t>
      </w:r>
      <w:r w:rsidR="0086413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This trend is robust in both experimentally warmed systems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{"citationID":"HXwTuc0i","properties":{"formattedCitation":"(Arft {\\i{}et al.} 1999; Collins {\\i{}et al.} 2021)","plainCitation":"(Arft et al. 1999; Collins et al. 2021)","noteIndex":0},"citationItems":[{"id":10553,"uris":["http://zotero.org/users/11033306/items/BJS5C9RK"],"itemData":{"id":10553,"type":"article-journal","abstract":"The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A."}],"issued":{"date-parts":[["1999"]]}}},{"id":12975,"uris":["http://zotero.org/users/11033306/items/USRGX87J"],"itemData":{"id":12975,"type":"article-journal","container-title":"Nature Communications","DOI":"10.1038/s41467-021-23841-2","issue":"3442","license":"All rights reserved","title":"Experimental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W"},{"family":"Assman","given":"Jakob J"},{"family":"Atalo","given":"Juha M"},{"family":"Carbognani","given":"Michele"},{"family":"Chisholm","given":"Chelsea"},{"family":"Cooper","given":"Elisabeth J"},{"family":"Forester","given":"Chiara"},{"family":"Jonsdottir","given":"Ingibjorg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G"},{"family":"Semenchuk","given":"Philip"},{"family":"Smith","given":"Jane G"},{"family":"Steltzer","given":"Heidi"},{"family":"Totland","given":"Ørjan"},{"family":"Walker","given":"Marilyn D"},{"family":"Welker","given":"Jeffrey M"},{"family":"Suding","given":"Katharine N"}],"issued":{"date-parts":[["2021"]]}}}],"schema":"https://github.com/citation-style-language/schema/raw/master/csl-citation.json"}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w:t>
      </w:r>
      <w:proofErr w:type="spellStart"/>
      <w:r w:rsidR="006F037D" w:rsidRPr="00E86A92">
        <w:rPr>
          <w:rFonts w:ascii="Times New Roman" w:hAnsi="Times New Roman" w:cs="Times New Roman"/>
          <w:sz w:val="24"/>
          <w:szCs w:val="24"/>
        </w:rPr>
        <w:t>Arft</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1999; Collins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2021)</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and with warming patterns in ambient climate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{"citationID":"x2JYg5II","properties":{"formattedCitation":"(Oberbauer {\\i{}et al.} 2013; Prev\\uc0\\u233{}y {\\i{}et al.} 2019)","plainCitation":"(Oberbauer et al. 2013; Prevéy et al. 2019)","noteIndex":0},"citationItems":[{"id":10551,"uris":["http://zotero.org/users/11033306/items/PV5XHDGD"],"itemData":{"id":10551,"type":"article-journal","abstract":"The rapidly warming temperatures in high-latitude and alpine regions have the potential to alter the phenology of Arctic and alpine plants, affecting processes ranging from food webs to ecosystem trace gas fluxes. The International Tundra Experiment (ITEX) was initiated in 1990 to evaluate the effects of expected rapid changes in temperature on tundra plant phenology, growth and community changes using experimental warming. Here, we used the ITEX control data to test the phenological responses to background temperature variation across sites spanning latitudinal and moisture gradients. The dataset overall did not show an advance in phenology; instead, temperature variability during the years sampled and an absence of warming at some sites resulted in mixed responses. Phenological transitions of high Arctic plants clearly occurred at lower heat sum thresholds than those of low Arctic and alpine plants. However, sensitivity to temperature change was similar among plants from the different climate zones. Plants of different communities and growth forms differed for some phenological responses. Heat sums associated with flowering and greening appear to have increased over time. These results point to a complex suite of changes in plant communities and ecosystem function in high latitudes and elevations as the climate warms.","container-title":"Philosophical Transactions of the Royal Society B: Biological Sciences","DOI":"10.1098/rstb.2012.0481","ISSN":"09628436","issue":"1624","title":"Phenological response of tundra plants to background climate variation tested using the International Tundra Experiment","volume":"368","author":[{"family":"Oberbauer","given":"S. F."},{"family":"Elmendorf","given":"S. C."},{"family":"Troxler","given":"T. G."},{"family":"Hollister","given":"R. D."},{"family":"Rocha","given":"A. V."},{"family":"Bret-Harte","given":"M. S."},{"family":"Dawes","given":"M. A."},{"family":"Fosaa","given":"A. M."},{"family":"Henry","given":"G. H.R."},{"family":"Høye","given":"T. T."},{"family":"Jarrad","given":"F. C."},{"family":"Jónsdóttir","given":"I. S."},{"family":"Klanderud","given":"K."},{"family":"Klein","given":"J. A."},{"family":"Molau","given":"U."},{"family":"Rixen","given":"C."},{"family":"Schmidt","given":"N. M."},{"family":"Shaver","given":"G. R."},{"family":"Slider","given":"R. T."},{"literal":"Totland"},{"family":"Wahren","given":"C. H."},{"family":"Welker","given":"J. M."}],"issued":{"date-parts":[["2013"]]}}},{"id":10557,"uris":["http://zotero.org/users/11033306/items/T9FNUBZJ"],"itemData":{"id":10557,"type":"article-journal","abstract":"Advancing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biomes.","container-title":"Nature Ecology and Evolution","DOI":"10.1038/s41559-018-0745-6","ISSN":"2397334X","issue":"1","page":"45-52","title":"Warming shortens flowering seasons of tundra plant communities","volume":"3","author":[{"family":"Prevéy","given":"Janet S."},{"family":"Rixen","given":"Christian"},{"family":"Rüger","given":"Nadja"},{"family":"Høye","given":"Toke T."},{"family":"Bjorkman","given":"Anne D."},{"family":"Myers-Smith","given":"Isla H."},{"family":"Elmendorf","given":"Sarah C."},{"family":"Ashton","given":"Isabel W."},{"family":"Cannone","given":"Nicoletta"},{"family":"Chisholm","given":"Chelsea L."},{"family":"Clark","given":"Karin"},{"family":"Cooper","given":"Elisabeth J."},{"family":"Elberling","given":"Bo"},{"family":"Fosaa","given":"Anna Maria"},{"family":"Henry","given":"Greg H.R."},{"family":"Hollister","given":"Robert D."},{"family":"Jónsdóttir","given":"Ingibjörg Svala"},{"family":"Klanderud","given":"Kari"},{"family":"Kopp","given":"Christopher W."},{"family":"Lévesque","given":"Esther"},{"family":"Mauritz","given":"Marguerite"},{"family":"Molau","given":"Ulf"},{"family":"Natali","given":"Susan M."},{"family":"Oberbauer","given":"Steven F."},{"family":"Panchen","given":"Zoe A."},{"family":"Post","given":"Eric"},{"family":"Rumpf","given":"Sabine B."},{"family":"Schmidt","given":"Niels Martin"},{"family":"Schuur","given":"Edward"},{"family":"Semenchuk","given":"Philipp R."},{"family":"Smith","given":"Jane G."},{"family":"Suding","given":"Katharine N."},{"family":"Totland","given":"Ørjan"},{"family":"Troxler","given":"Tiffany"},{"family":"Venn","given":"Susanna"},{"family":"Wahren","given":"Carl Henrik"},{"family":"Welker","given":"Jeffrey M."},{"family":"Wipf","given":"Sonja"}],"issued":{"date-parts":[["2019"]]}}}],"schema":"https://github.com/citation-style-language/schema/raw/master/csl-citation.json"}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w:t>
      </w:r>
      <w:proofErr w:type="spellStart"/>
      <w:r w:rsidR="006F037D" w:rsidRPr="00E86A92">
        <w:rPr>
          <w:rFonts w:ascii="Times New Roman" w:hAnsi="Times New Roman" w:cs="Times New Roman"/>
          <w:sz w:val="24"/>
          <w:szCs w:val="24"/>
        </w:rPr>
        <w:t>Oberbauer</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2013; </w:t>
      </w:r>
      <w:proofErr w:type="spellStart"/>
      <w:r w:rsidR="006F037D" w:rsidRPr="00E86A92">
        <w:rPr>
          <w:rFonts w:ascii="Times New Roman" w:hAnsi="Times New Roman" w:cs="Times New Roman"/>
          <w:sz w:val="24"/>
          <w:szCs w:val="24"/>
        </w:rPr>
        <w:t>Prevéy</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2019)</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Earlier flowering time in response to warming </w:t>
      </w:r>
      <w:r w:rsidR="00F02C8F" w:rsidRPr="00E86A92">
        <w:rPr>
          <w:rFonts w:ascii="Times New Roman" w:eastAsia="Calibri" w:hAnsi="Times New Roman" w:cs="Times New Roman"/>
          <w:sz w:val="24"/>
          <w:szCs w:val="24"/>
        </w:rPr>
        <w:t>has been</w:t>
      </w:r>
      <w:r w:rsidR="001508B9" w:rsidRPr="00E86A92">
        <w:rPr>
          <w:rFonts w:ascii="Times New Roman" w:eastAsia="Calibri" w:hAnsi="Times New Roman" w:cs="Times New Roman"/>
          <w:sz w:val="24"/>
          <w:szCs w:val="24"/>
        </w:rPr>
        <w:t xml:space="preserve"> associated with increased reproductive fitness including flower, fruit, and seed production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{"citationID":"n7brZflC","properties":{"formattedCitation":"(Cleland {\\i{}et al.} 2012; Iler {\\i{}et al.} 2021)","plainCitation":"(Cleland et al. 2012; Iler et al. 2021)","noteIndex":0},"citationItems":[{"id":13721,"uris":["http://zotero.org/users/11033306/items/IVYYXI6G"],"itemData":{"id":13721,"type":"article-journal","abstract":"Earlier spring phenology observed in many plant species in recent decades provides compelling evidence that species are already responding to the rising global temperatures associated with anthropogenic climate change. There is great variability among species, however, in their phenological sensitivity to temperature. Species that do not phenologically \"track\" climate change may be at a disadvantage if their growth becomes limited by missed interactions with mutualists, or a shorter growing season relative to earlieractive competitors. Here, we set out to test the hypothesis that phenological sensitivity could be used to predict species performance in a warming climate, by synthesizing results across terrestrial warming experiments. We assembled data for 57 species across 24 studies where flowering or vegetative phenology was matched with a measure of species performance. Performance metrics included biomass, percent cover, number of flowers, or individual growth. We found that species that advanced their phenology with warming also increased their performance, whereas those that did not advance tended to decline in performance with warming. This indicates that species that cannot phenologically \"track\" climate may be at increased risk with future climate change, and it suggests that phenological monitoring may provide an important tool for setting future conservation priorities. © 2012 by the Ecological Society of America.","container-title":"Ecology","DOI":"10.1890/11-1912.1","ISSN":"00129658","issue":"8","note":"PMID: 22928404","page":"1765-1771","title":"Phenological tracking enables positive species responses to climate change","volume":"93","author":[{"family":"Cleland","given":"Elsa E."},{"family":"Allen","given":"Jenica M."},{"family":"Crimmins","given":"Theresa M."},{"family":"Dunne","given":"Jennifer A."},{"family":"Pau","given":"Stephanie"},{"family":"Travers","given":"Steven E."},{"family":"Zavaleta","given":"Erika S."},{"family":"Wolkovich","given":"Elizabeth M."}],"issued":{"date-parts":[["2012"]]}}},{"id":13261,"uris":["http://zotero.org/users/11033306/items/BYPQLFJ6"],"itemData":{"id":13261,"type":"article-journal","abstract":"When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(Cleland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2012; </w:t>
      </w:r>
      <w:proofErr w:type="spellStart"/>
      <w:r w:rsidR="006F037D" w:rsidRPr="00E86A92">
        <w:rPr>
          <w:rFonts w:ascii="Times New Roman" w:hAnsi="Times New Roman" w:cs="Times New Roman"/>
          <w:sz w:val="24"/>
          <w:szCs w:val="24"/>
        </w:rPr>
        <w:t>Iler</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2021)</w:t>
      </w:r>
      <w:r w:rsidR="006F037D" w:rsidRPr="00E86A92">
        <w:rPr>
          <w:rFonts w:ascii="Times New Roman" w:eastAsia="Calibri" w:hAnsi="Times New Roman" w:cs="Times New Roman"/>
          <w:sz w:val="24"/>
          <w:szCs w:val="24"/>
        </w:rPr>
        <w:fldChar w:fldCharType="end"/>
      </w:r>
      <w:r w:rsidR="006F037D"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However, in many cases, it is unclear to what degree this increase in reproductive output is a direct response to climate and/or an indirect effect mediated by shifting phenology. This </w:t>
      </w:r>
      <w:r w:rsidR="00F02C8F" w:rsidRPr="00E86A92">
        <w:rPr>
          <w:rFonts w:ascii="Times New Roman" w:eastAsia="Calibri" w:hAnsi="Times New Roman" w:cs="Times New Roman"/>
          <w:sz w:val="24"/>
          <w:szCs w:val="24"/>
        </w:rPr>
        <w:t xml:space="preserve">uncertainty </w:t>
      </w:r>
      <w:r w:rsidR="001508B9" w:rsidRPr="00E86A92">
        <w:rPr>
          <w:rFonts w:ascii="Times New Roman" w:eastAsia="Calibri" w:hAnsi="Times New Roman" w:cs="Times New Roman"/>
          <w:sz w:val="24"/>
          <w:szCs w:val="24"/>
        </w:rPr>
        <w:t xml:space="preserve">is especially an issue for many </w:t>
      </w:r>
      <w:r w:rsidR="008F254C" w:rsidRPr="00E86A92">
        <w:rPr>
          <w:rFonts w:ascii="Times New Roman" w:eastAsia="Calibri" w:hAnsi="Times New Roman" w:cs="Times New Roman"/>
          <w:sz w:val="24"/>
          <w:szCs w:val="24"/>
        </w:rPr>
        <w:t>temperature-limited</w:t>
      </w:r>
      <w:r w:rsidR="001508B9" w:rsidRPr="00E86A92">
        <w:rPr>
          <w:rFonts w:ascii="Times New Roman" w:eastAsia="Calibri" w:hAnsi="Times New Roman" w:cs="Times New Roman"/>
          <w:sz w:val="24"/>
          <w:szCs w:val="24"/>
        </w:rPr>
        <w:t xml:space="preserve"> species, where both phenology and reproductive fitness may be sensitive to warming</w:t>
      </w:r>
      <w:r w:rsidR="006F037D" w:rsidRPr="00E86A92">
        <w:rPr>
          <w:rFonts w:ascii="Times New Roman" w:eastAsia="Calibri" w:hAnsi="Times New Roman" w:cs="Times New Roman"/>
          <w:sz w:val="24"/>
          <w:szCs w:val="24"/>
        </w:rPr>
        <w:t xml:space="preserv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{"citationID":"gZLxJL7X","properties":{"formattedCitation":"(Wookey {\\i{}et al.} 1993; Henry and Molau 1997; Arft {\\i{}et al.} 1999; Kudo and Suzuki 2003; Klady {\\i{}et al.} 2011)","plainCitation":"(Wookey et al. 1993; Henry and Molau 1997; Arft et al. 1999; Kudo and Suzuki 2003; Klady et al. 2011)","noteIndex":0},"citationItems":[{"id":14451,"uris":["http://zotero.org/users/11033306/items/4YNWLHCI"],"itemData":{"id":14451,"type":"article-journal","abstract":"The effects of temperature, precipitation and nutrient perturbations, and their interactions, are being assessed on two contrasting arctic ecosystems to simulate impacts of climate change. One, a high arctic polar semi-desert community, is characterised by a sparse, low and aggregated vegetation cover where plant proliferation is by seedlings, whereas the other, a sub-arctic dwarf shrub heath, is characterised by a complete vegetation cover of erect, clonal dwarf shrubs which spread vegetatively. The developmental processes of seed production were shown to be highly sensitive, even within one growing season, to specific environmental perturbations which differed between sites. At the polar semi-desert site, there was a striking effect of the temperature enhancement treatments on phenology and seed-setting of Dryas octopetala ssp. octopetala, with almost no seed-setting occurring in plots experiencing ambient temperatures. By contrast, there were no significant effects of temperature enhancement alone on fruit production of Empetrum hermaphroditum at the sub-Arctic dwarf shrub heath site, although fruit production was significantly influenced by the application of nutrients and/or water. The response of a dominant high arctic dwarf shrub to increased temperature suggests that any climate warming may stimulate seed-set. This could be particularly important in the high Arctic where colonisation can proceed in areas dominated by bare ground and where genetic recombination may be needed to generate tolerance to predicted changes of great magnitude. In the sub-Arctic, however, the closed vegetation is dominated by clonally-proliferating species and recruitment from seedlings is rare. Plant fitness will increase here in response to any increased vegetative growth resulting from higher nutrient availability in warmer organic soils.","container-title":"Oikos","DOI":"10.2307/3545361","ISSN":"0030-1299","issue":"3","note":"publisher: [Nordic Society Oikos, Wiley]","page":"490-502","source":"JSTOR","title":"Comparative Responses of Phenology and Reproductive Development to Simulated Environmental Change in Sub-Arctic and High Arctic Plants","volume":"67","author":[{"family":"Wookey","given":"P. A."},{"family":"Parsons","given":"A. N."},{"family":"Welker","given":"J. M."},{"family":"Potter","given":"J. A."},{"family":"Callaghan","given":"T. V."},{"family":"Lee","given":"J. A."},{"family":"Press","given":"M. C."}],"issued":{"date-parts":[["1993"]]}}},{"id":11345,"uris":["http://zotero.org/users/11033306/items/GP7CWHQZ"],"itemData":{"id":11345,"type":"article-journal","abstract":"The International Tundra Experiment (ITEX) was established in late 1990 at a meeting of arctic tundra ecologists as a response to predictions that the human-enhanced greenhouse warming would occur earliest and most intensely at high latitudes. The initial objective of ITEX was to monitor phenology, growth and reproduction in major circumpolar vascular plant species in response to climate variations and environmental manipulations at sites throughout the tundra biome. The manipulations involve passive warming of tundra plots in open-top chambers (OTCs), and manipulating snow depth to alter growing season length. Standard protocols were developed for measurements, experimental design and statistical analyses, and published in an ITEX Manual. The standard methods ensure comparable data are collected at all sites. This special issue of Global Change Biology is based on papers developed from the 6th ITEX Workshop, held at the University of Ottawa, Ottawa, Canada, 7-11 April 1995. The papers compare short-term responses (1-3 years) of common species to climate variations and manipulations at ITEX sites. The OTCs increase mean near-surface temperatures by 1-3°C during the growing season, simulating predictions from global circulation models. All species investigated responded to the temperature increase, especially in phenology and reproductive variables. However, these short-term responses were individualistic, and no general pattern in type or magnitude of response was noted for functional types or phenology class. Responses were generally similar among sites, although the magnitude of response tended to be greater in high Arctic sites. Early snowmelt increased carbon : nutrient ratios in plants. Sustained growth and reproductive responses to warming will depend on nutrient supply, and increased carbon : nutrient ratios in litter could buffer nutrient cycling, and hence plant growth. Ongoing, long-term research at ITEX sites, linked to other global change initiatives, will help elucidate probable effects of climate change at the ecosystems level in arctic and alpine tundra. © 1997 Blackwell Science Ltd.","container-title":"Global Change Biology","DOI":"10.1111/j.1365-2486.1997.gcb132.x","ISSN":"13541013","issue":"SUPPL. 1","page":"1-9","title":"Tundra plants and climate change: The international tundra experiment (ITEX)","volume":"3","author":[{"family":"Henry","given":"G. H.R."},{"family":"Molau","given":"U."}],"issued":{"date-parts":[["1997"]]}}},{"id":10553,"uris":["http://zotero.org/users/11033306/items/BJS5C9RK"],"itemData":{"id":10553,"type":"article-journal","abstract":"The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A."}],"issued":{"date-parts":[["1999"]]}}},{"id":14455,"uris":["http://zotero.org/users/11033306/items/QLKN5NKN"],"itemData":{"id":14455,"type":"article-journal","abstract":"Warming effects on shoot growth, production, reproductive activity, and vegetation structure of alpine shrubs were measured over 5 years in a mid-latitude alpine fellfield in northern Japan. Open-top chambers (OTC) increased the daily mean air-temperature by 1.5–2.3°C throughout the growing season but the effect on soil temperature was small. Two evergreen species, Ledum palustre and Empetrum nigrum, tended to increase their annual shoot production and aboveground-mass accumulation in the OTCs, whereas flower production did not differ. Two deciduous species, Vaccinium uliginosum and Arctous alpinus, increased their flower production in the OTCs, whereas the vegetative growth and mass accumulation did not change. No significant differences in vegetative and flower production were detected in Vaccinium vitis-idaea between the OTCs and control plots. The shoot survival and growth in terms of height of most species increased in the OTCs relative to the control treatment, and the growth rate was significantly different among species. As a result, interspecific competition seemed to be accelerated in the OTCs, and the less competitive V. vitis-idaea was suppressed by other plant species. The response to the warming observed in this study was rather different from that seen in arctic and subarctic plants even within the same species, indicating that the warming effect may cause different responses between arctic and mid-latitude alpine ecosystems. We concluded that the artificial warming over 5 years accelerated the growth of a few restricted species and lead to the change in vegetation structure in the mid-latitude alpine ecosystem.","container-title":"Oecologia","DOI":"10.1007/s00442-003-1179-6","ISSN":"1432-1939","issue":"2","journalAbbreviation":"Oecologia","language":"en","page":"280-287","source":"Springer Link","title":"Warming effects on growth, production, and vegetation structure of alpine shrubs: a five-year experiment in northern Japan","title-short":"Warming effects on growth, production, and vegetation structure of alpine shrubs","volume":"135","author":[{"family":"Kudo","given":"Gaku"},{"family":"Suzuki","given":"Shizuo"}],"issued":{"date-parts":[["2003",4,1]]}}},{"id":11104,"uris":["http://zotero.org/users/11033306/items/46QBNN7B"],"itemData":{"id":11104,"type":"article-journal","abstract":"We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w:t>
      </w:r>
      <w:proofErr w:type="spellStart"/>
      <w:r w:rsidR="006F037D" w:rsidRPr="00E86A92">
        <w:rPr>
          <w:rFonts w:ascii="Times New Roman" w:hAnsi="Times New Roman" w:cs="Times New Roman"/>
          <w:sz w:val="24"/>
          <w:szCs w:val="24"/>
        </w:rPr>
        <w:t>Wookey</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1993; Henry and </w:t>
      </w:r>
      <w:proofErr w:type="spellStart"/>
      <w:r w:rsidR="006F037D" w:rsidRPr="00E86A92">
        <w:rPr>
          <w:rFonts w:ascii="Times New Roman" w:hAnsi="Times New Roman" w:cs="Times New Roman"/>
          <w:sz w:val="24"/>
          <w:szCs w:val="24"/>
        </w:rPr>
        <w:t>Molau</w:t>
      </w:r>
      <w:proofErr w:type="spellEnd"/>
      <w:r w:rsidR="006F037D" w:rsidRPr="00E86A92">
        <w:rPr>
          <w:rFonts w:ascii="Times New Roman" w:hAnsi="Times New Roman" w:cs="Times New Roman"/>
          <w:sz w:val="24"/>
          <w:szCs w:val="24"/>
        </w:rPr>
        <w:t xml:space="preserve"> 1997; </w:t>
      </w:r>
      <w:proofErr w:type="spellStart"/>
      <w:r w:rsidR="006F037D" w:rsidRPr="00E86A92">
        <w:rPr>
          <w:rFonts w:ascii="Times New Roman" w:hAnsi="Times New Roman" w:cs="Times New Roman"/>
          <w:sz w:val="24"/>
          <w:szCs w:val="24"/>
        </w:rPr>
        <w:t>Arft</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1999; Kudo and Suzuki 2003; </w:t>
      </w:r>
      <w:proofErr w:type="spellStart"/>
      <w:r w:rsidR="006F037D" w:rsidRPr="00E86A92">
        <w:rPr>
          <w:rFonts w:ascii="Times New Roman" w:hAnsi="Times New Roman" w:cs="Times New Roman"/>
          <w:sz w:val="24"/>
          <w:szCs w:val="24"/>
        </w:rPr>
        <w:t>Klady</w:t>
      </w:r>
      <w:proofErr w:type="spellEnd"/>
      <w:r w:rsidR="006F037D" w:rsidRPr="00E86A92">
        <w:rPr>
          <w:rFonts w:ascii="Times New Roman" w:hAnsi="Times New Roman" w:cs="Times New Roman"/>
          <w:sz w:val="24"/>
          <w:szCs w:val="24"/>
        </w:rPr>
        <w:t xml:space="preserve">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2011)</w:t>
      </w:r>
      <w:r w:rsidR="006F037D"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Therefore, it is essential to disentangle the direct and indirect effects of climate </w:t>
      </w:r>
      <w:r w:rsidR="001508B9" w:rsidRPr="00E86A92">
        <w:rPr>
          <w:rFonts w:ascii="Times New Roman" w:eastAsia="Calibri" w:hAnsi="Times New Roman" w:cs="Times New Roman"/>
          <w:sz w:val="24"/>
          <w:szCs w:val="24"/>
        </w:rPr>
        <w:lastRenderedPageBreak/>
        <w:t>on plant phenology and reproductive fitness to understand the population-level consequences of phenological shifts under global change.</w:t>
      </w:r>
    </w:p>
    <w:p w14:paraId="75301E2F" w14:textId="7CEB7047" w:rsidR="007812D1" w:rsidRPr="00E86A92" w:rsidRDefault="00EE4BD3" w:rsidP="00B470E4">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Advanced flowering phenology</w:t>
      </w:r>
      <w:r w:rsidR="00C95F03" w:rsidRPr="00E86A92">
        <w:rPr>
          <w:rFonts w:ascii="Times New Roman" w:eastAsia="Calibri" w:hAnsi="Times New Roman" w:cs="Times New Roman"/>
          <w:sz w:val="24"/>
          <w:szCs w:val="24"/>
        </w:rPr>
        <w:t xml:space="preserve"> over time</w:t>
      </w:r>
      <w:r w:rsidRPr="00E86A92">
        <w:rPr>
          <w:rFonts w:ascii="Times New Roman" w:eastAsia="Calibri" w:hAnsi="Times New Roman" w:cs="Times New Roman"/>
          <w:sz w:val="24"/>
          <w:szCs w:val="24"/>
        </w:rPr>
        <w:t xml:space="preserve"> may reflect </w:t>
      </w:r>
      <w:r w:rsidR="00C95F03" w:rsidRPr="00E86A92">
        <w:rPr>
          <w:rFonts w:ascii="Times New Roman" w:eastAsia="Calibri" w:hAnsi="Times New Roman" w:cs="Times New Roman"/>
          <w:sz w:val="24"/>
          <w:szCs w:val="24"/>
        </w:rPr>
        <w:t>a combination of</w:t>
      </w:r>
      <w:r w:rsidRPr="00E86A92">
        <w:rPr>
          <w:rFonts w:ascii="Times New Roman" w:eastAsia="Calibri" w:hAnsi="Times New Roman" w:cs="Times New Roman"/>
          <w:sz w:val="24"/>
          <w:szCs w:val="24"/>
        </w:rPr>
        <w:t xml:space="preserve"> plastic responses to w</w:t>
      </w:r>
      <w:r w:rsidR="00011561" w:rsidRPr="00E86A92">
        <w:rPr>
          <w:rFonts w:ascii="Times New Roman" w:eastAsia="Calibri" w:hAnsi="Times New Roman" w:cs="Times New Roman"/>
          <w:sz w:val="24"/>
          <w:szCs w:val="24"/>
        </w:rPr>
        <w:t>arming temperatures</w:t>
      </w:r>
      <w:r w:rsidR="00C95F03" w:rsidRPr="00E86A92">
        <w:rPr>
          <w:rFonts w:ascii="Times New Roman" w:eastAsia="Calibri" w:hAnsi="Times New Roman" w:cs="Times New Roman"/>
          <w:sz w:val="24"/>
          <w:szCs w:val="24"/>
        </w:rPr>
        <w:t xml:space="preserve"> within individuals and</w:t>
      </w:r>
      <w:r w:rsidRPr="00E86A92">
        <w:rPr>
          <w:rFonts w:ascii="Times New Roman" w:eastAsia="Calibri" w:hAnsi="Times New Roman" w:cs="Times New Roman"/>
          <w:sz w:val="24"/>
          <w:szCs w:val="24"/>
        </w:rPr>
        <w:t xml:space="preserve"> </w:t>
      </w:r>
      <w:r w:rsidR="00C95F03" w:rsidRPr="00E86A92">
        <w:rPr>
          <w:rFonts w:ascii="Times New Roman" w:eastAsia="Calibri" w:hAnsi="Times New Roman" w:cs="Times New Roman"/>
          <w:sz w:val="24"/>
          <w:szCs w:val="24"/>
        </w:rPr>
        <w:t xml:space="preserve">differential fitness among individuals if </w:t>
      </w:r>
      <w:r w:rsidRPr="00E86A92">
        <w:rPr>
          <w:rFonts w:ascii="Times New Roman" w:eastAsia="Calibri" w:hAnsi="Times New Roman" w:cs="Times New Roman"/>
          <w:sz w:val="24"/>
          <w:szCs w:val="24"/>
        </w:rPr>
        <w:t>earlier flowering</w:t>
      </w:r>
      <w:r w:rsidR="00C95F03" w:rsidRPr="00E86A92">
        <w:rPr>
          <w:rFonts w:ascii="Times New Roman" w:eastAsia="Calibri" w:hAnsi="Times New Roman" w:cs="Times New Roman"/>
          <w:sz w:val="24"/>
          <w:szCs w:val="24"/>
        </w:rPr>
        <w:t xml:space="preserve"> is heritable</w:t>
      </w:r>
      <w:r w:rsidRPr="00E86A92">
        <w:rPr>
          <w:rFonts w:ascii="Times New Roman" w:eastAsia="Calibri" w:hAnsi="Times New Roman" w:cs="Times New Roman"/>
          <w:sz w:val="24"/>
          <w:szCs w:val="24"/>
        </w:rPr>
        <w:t xml:space="preserve"> </w:t>
      </w:r>
      <w:r w:rsidR="006F037D" w:rsidRPr="00E86A92">
        <w:rPr>
          <w:rFonts w:ascii="Times New Roman" w:eastAsia="Calibri" w:hAnsi="Times New Roman" w:cs="Times New Roman"/>
          <w:sz w:val="24"/>
          <w:szCs w:val="24"/>
        </w:rPr>
        <w:fldChar w:fldCharType="begin"/>
      </w:r>
      <w:r w:rsidR="006F037D" w:rsidRPr="00E86A92">
        <w:rPr>
          <w:rFonts w:ascii="Times New Roman" w:eastAsia="Calibri" w:hAnsi="Times New Roman" w:cs="Times New Roman"/>
          <w:sz w:val="24"/>
          <w:szCs w:val="24"/>
        </w:rPr>
        <w:instrText xml:space="preserve"> ADDIN ZOTERO_ITEM CSL_CITATION {"citationID":"KkFCB6Xr","properties":{"formattedCitation":"(Anderson {\\i{}et al.} 2012; Ehrl\\uc0\\u233{}n and Vald\\uc0\\u233{}s 2020)","plainCitation":"(Anderson et al. 2012; Ehrlén and Valdés 2020)","noteIndex":0},"citationItems":[{"id":15201,"uris":["http://zotero.org/users/11033306/items/ZL3R85MC"],"itemData":{"id":15201,"type":"article-journal","abstract":"Anthropogenic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change.","container-title":"Proceedings of the Royal Society B: Biological Sciences","DOI":"10.1098/rspb.2012.1051","ISSN":"0962-8452","issue":"1743","journalAbbreviation":"Proc Biol Sci","note":"PMID: 22787021\nPMCID: PMC3415914","page":"3843-3852","source":"PubMed Central","title":"Phenotypic plasticity and adaptive evolution contribute to advancing flowering phenology in response to climate change","volume":"279","author":[{"family":"Anderson","given":"Jill T."},{"family":"Inouye","given":"David W."},{"family":"McKinney","given":"Amy M."},{"family":"Colautti","given":"Robert I."},{"family":"Mitchell-Olds","given":"Tom"}],"issued":{"date-parts":[["2012",9,22]]}}},{"id":13333,"uris":["http://zotero.org/users/11033306/items/3ZJF5EXE"],"itemData":{"id":13333,"type":"article-journal","abstract":"To predict long-term responses to climate change, we need to understand how changes in temperature and precipitation elicit both immediate phenotypic responses and changes in natural selection. We used 22 years of data for the perennial herb Lathyrus vernus to examine how climate influences flowering phenology and phenotypic selection on phenology. Plants flowered earlier in springs with higher temperatures and higher precipitation. Early flowering was associated with a higher fitness in nearly all years, but selection for early flowering was significantly stronger in springs with higher temperatures and lower precipitation. Climate influenced selection through trait distributions, mean fitness and trait−fitness relationships, the latter accounting for most of the among-year variation in selection. Our results show that climate both induces phenotypic responses and alters natural selection, and that the change in the optimal phenotype might be either weaker, as for spring temperature, or stronger, as for precipitation, than the optimal response.","container-title":"Ecology Letters","DOI":"10.1111/ele.13468","ISSN":"14610248","issue":"4","note":"PMID: 31994327","page":"653-662","title":"Climate drives among-year variation in natural selection on flowering time","volume":"23","author":[{"family":"Ehrlén","given":"Johan"},{"family":"Valdés","given":"Alicia"}],"issued":{"date-parts":[["2020"]]}}}],"schema":"https://github.com/citation-style-language/schema/raw/master/csl-citation.json"} </w:instrText>
      </w:r>
      <w:r w:rsidR="006F037D" w:rsidRPr="00E86A92">
        <w:rPr>
          <w:rFonts w:ascii="Times New Roman" w:eastAsia="Calibri" w:hAnsi="Times New Roman" w:cs="Times New Roman"/>
          <w:sz w:val="24"/>
          <w:szCs w:val="24"/>
        </w:rPr>
        <w:fldChar w:fldCharType="separate"/>
      </w:r>
      <w:r w:rsidR="006F037D" w:rsidRPr="00E86A92">
        <w:rPr>
          <w:rFonts w:ascii="Times New Roman" w:hAnsi="Times New Roman" w:cs="Times New Roman"/>
          <w:sz w:val="24"/>
          <w:szCs w:val="24"/>
        </w:rPr>
        <w:t xml:space="preserve">(Anderson </w:t>
      </w:r>
      <w:r w:rsidR="006F037D" w:rsidRPr="00E86A92">
        <w:rPr>
          <w:rFonts w:ascii="Times New Roman" w:hAnsi="Times New Roman" w:cs="Times New Roman"/>
          <w:i/>
          <w:iCs/>
          <w:sz w:val="24"/>
          <w:szCs w:val="24"/>
        </w:rPr>
        <w:t>et al.</w:t>
      </w:r>
      <w:r w:rsidR="006F037D" w:rsidRPr="00E86A92">
        <w:rPr>
          <w:rFonts w:ascii="Times New Roman" w:hAnsi="Times New Roman" w:cs="Times New Roman"/>
          <w:sz w:val="24"/>
          <w:szCs w:val="24"/>
        </w:rPr>
        <w:t xml:space="preserve"> 2012; </w:t>
      </w:r>
      <w:proofErr w:type="spellStart"/>
      <w:r w:rsidR="006F037D" w:rsidRPr="00E86A92">
        <w:rPr>
          <w:rFonts w:ascii="Times New Roman" w:hAnsi="Times New Roman" w:cs="Times New Roman"/>
          <w:sz w:val="24"/>
          <w:szCs w:val="24"/>
        </w:rPr>
        <w:t>Ehrlén</w:t>
      </w:r>
      <w:proofErr w:type="spellEnd"/>
      <w:r w:rsidR="006F037D" w:rsidRPr="00E86A92">
        <w:rPr>
          <w:rFonts w:ascii="Times New Roman" w:hAnsi="Times New Roman" w:cs="Times New Roman"/>
          <w:sz w:val="24"/>
          <w:szCs w:val="24"/>
        </w:rPr>
        <w:t xml:space="preserve"> and Valdés 2020)</w:t>
      </w:r>
      <w:r w:rsidR="006F037D" w:rsidRPr="00E86A92">
        <w:rPr>
          <w:rFonts w:ascii="Times New Roman" w:eastAsia="Calibri" w:hAnsi="Times New Roman" w:cs="Times New Roman"/>
          <w:sz w:val="24"/>
          <w:szCs w:val="24"/>
        </w:rPr>
        <w:fldChar w:fldCharType="end"/>
      </w:r>
      <w:r w:rsidR="006F037D"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8250A6" w:rsidRPr="00E86A92">
        <w:rPr>
          <w:rFonts w:ascii="Times New Roman" w:eastAsia="Calibri" w:hAnsi="Times New Roman" w:cs="Times New Roman"/>
          <w:sz w:val="24"/>
          <w:szCs w:val="24"/>
        </w:rPr>
        <w:t>Phenotypic selection</w:t>
      </w:r>
      <w:r w:rsidR="00B54CE4" w:rsidRPr="00E86A92">
        <w:rPr>
          <w:rFonts w:ascii="Times New Roman" w:eastAsia="Calibri" w:hAnsi="Times New Roman" w:cs="Times New Roman"/>
          <w:sz w:val="24"/>
          <w:szCs w:val="24"/>
        </w:rPr>
        <w:t xml:space="preserve"> analys</w:t>
      </w:r>
      <w:r w:rsidR="008F1076" w:rsidRPr="00E86A92">
        <w:rPr>
          <w:rFonts w:ascii="Times New Roman" w:eastAsia="Calibri" w:hAnsi="Times New Roman" w:cs="Times New Roman"/>
          <w:sz w:val="24"/>
          <w:szCs w:val="24"/>
        </w:rPr>
        <w:t>e</w:t>
      </w:r>
      <w:r w:rsidR="00B54CE4" w:rsidRPr="00E86A92">
        <w:rPr>
          <w:rFonts w:ascii="Times New Roman" w:eastAsia="Calibri" w:hAnsi="Times New Roman" w:cs="Times New Roman"/>
          <w:sz w:val="24"/>
          <w:szCs w:val="24"/>
        </w:rPr>
        <w:t>s</w:t>
      </w:r>
      <w:r w:rsidR="008250A6" w:rsidRPr="00E86A92">
        <w:rPr>
          <w:rFonts w:ascii="Times New Roman" w:eastAsia="Calibri" w:hAnsi="Times New Roman" w:cs="Times New Roman"/>
          <w:sz w:val="24"/>
          <w:szCs w:val="24"/>
        </w:rPr>
        <w:t xml:space="preserve"> (i.e. </w:t>
      </w:r>
      <w:r w:rsidR="00B54CE4" w:rsidRPr="00E86A92">
        <w:rPr>
          <w:rFonts w:ascii="Times New Roman" w:eastAsia="Calibri" w:hAnsi="Times New Roman" w:cs="Times New Roman"/>
          <w:sz w:val="24"/>
          <w:szCs w:val="24"/>
        </w:rPr>
        <w:t xml:space="preserve">selection gradients, </w:t>
      </w:r>
      <w:r w:rsidR="008250A6" w:rsidRPr="00E86A92">
        <w:rPr>
          <w:rFonts w:ascii="Times New Roman" w:eastAsia="Calibri" w:hAnsi="Times New Roman" w:cs="Times New Roman"/>
          <w:sz w:val="24"/>
          <w:szCs w:val="24"/>
        </w:rPr>
        <w:t>trait by fitness relationships</w:t>
      </w:r>
      <w:r w:rsidR="00AC1197" w:rsidRPr="00E86A92">
        <w:rPr>
          <w:rFonts w:ascii="Times New Roman" w:eastAsia="Calibri" w:hAnsi="Times New Roman" w:cs="Times New Roman"/>
          <w:sz w:val="24"/>
          <w:szCs w:val="24"/>
        </w:rPr>
        <w:t xml:space="preserve"> </w:t>
      </w:r>
      <w:r w:rsidR="00AC1197"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{"citationID":"xtJ96qdx","properties":{"formattedCitation":"(Lande and Arnold 1983)","plainCitation":"(Lande and Arnold 1983)","noteIndex":0},"citationItems":[{"id":14491,"uris":["http://zotero.org/users/11033306/items/3JVWRYFE"],"itemData":{"id":14491,"type":"article-journal","abstract":"Multivariate statistical methods are derived for measuring selection solely from observed changes in the distribution of phenotypic characters in a population within a generation. Selective effects are readily detectable in characters that do not change with age, such as meristic traits or adult characters in species with determinate growth. Ontogenetic characters, including allometric growth rates, can be analyzed in longitudinal studies where individuals are followed through time. Following an approach pioneered by Pearson (1903), this analysis helps to reveal the target(s) of selection, and to quantify its intensity, without identifying the selective agent(s). By accounting for indirect selection through correlated characters, separate forces of directional and stabilizing (or disruptive) selection acting directly on each character can be measured. These directional and stabilizing selection coefficients are respectively the parameters that describe the best linear and quadratic approximations to the selective surface of individual fitness as a function of the phenotypic characters. The theory is illustrated by estimating selective forces on morphological characters influencing survival in pentatomid bugs and in house sparrows during severe weather conditions.","container-title":"Evolution","DOI":"10.2307/2408842","ISSN":"0014-3820","issue":"6","note":"publisher: [Society for the Study of Evolution, Wiley]","page":"1210-1226","source":"JSTOR","title":"The Measurement of Selection on Correlated Characters","volume":"37","author":[{"family":"Lande","given":"Russell"},{"family":"Arnold","given":"Stevan J."}],"issued":{"date-parts":[["1983"]]}}}],"schema":"https://github.com/citation-style-language/schema/raw/master/csl-citation.json"} </w:instrText>
      </w:r>
      <w:r w:rsidR="00AC1197" w:rsidRPr="00E86A92">
        <w:rPr>
          <w:rFonts w:ascii="Times New Roman" w:eastAsia="Calibri" w:hAnsi="Times New Roman" w:cs="Times New Roman"/>
          <w:sz w:val="24"/>
          <w:szCs w:val="24"/>
        </w:rPr>
        <w:fldChar w:fldCharType="separate"/>
      </w:r>
      <w:proofErr w:type="spellStart"/>
      <w:r w:rsidR="008F1076" w:rsidRPr="00E86A92">
        <w:rPr>
          <w:rFonts w:ascii="Times New Roman" w:hAnsi="Times New Roman" w:cs="Times New Roman"/>
          <w:i/>
          <w:sz w:val="24"/>
          <w:szCs w:val="24"/>
        </w:rPr>
        <w:t>sensu</w:t>
      </w:r>
      <w:proofErr w:type="spellEnd"/>
      <w:r w:rsidR="008F1076" w:rsidRPr="00E86A92">
        <w:rPr>
          <w:rFonts w:ascii="Times New Roman" w:hAnsi="Times New Roman" w:cs="Times New Roman"/>
          <w:i/>
          <w:sz w:val="24"/>
          <w:szCs w:val="24"/>
        </w:rPr>
        <w:t xml:space="preserve"> </w:t>
      </w:r>
      <w:proofErr w:type="spellStart"/>
      <w:r w:rsidR="008F1076" w:rsidRPr="00E86A92">
        <w:rPr>
          <w:rFonts w:ascii="Times New Roman" w:hAnsi="Times New Roman" w:cs="Times New Roman"/>
          <w:sz w:val="24"/>
          <w:szCs w:val="24"/>
        </w:rPr>
        <w:t>Lande</w:t>
      </w:r>
      <w:proofErr w:type="spellEnd"/>
      <w:r w:rsidR="008F1076" w:rsidRPr="00E86A92">
        <w:rPr>
          <w:rFonts w:ascii="Times New Roman" w:hAnsi="Times New Roman" w:cs="Times New Roman"/>
          <w:sz w:val="24"/>
          <w:szCs w:val="24"/>
        </w:rPr>
        <w:t xml:space="preserve"> and Arnold 1983)</w:t>
      </w:r>
      <w:r w:rsidR="00AC1197" w:rsidRPr="00E86A92">
        <w:rPr>
          <w:rFonts w:ascii="Times New Roman" w:eastAsia="Calibri" w:hAnsi="Times New Roman" w:cs="Times New Roman"/>
          <w:sz w:val="24"/>
          <w:szCs w:val="24"/>
        </w:rPr>
        <w:fldChar w:fldCharType="end"/>
      </w:r>
      <w:r w:rsidR="008250A6" w:rsidRPr="00E86A92">
        <w:rPr>
          <w:rFonts w:ascii="Times New Roman" w:eastAsia="Calibri" w:hAnsi="Times New Roman" w:cs="Times New Roman"/>
          <w:sz w:val="24"/>
          <w:szCs w:val="24"/>
        </w:rPr>
        <w:t xml:space="preserve"> </w:t>
      </w:r>
      <w:r w:rsidR="00B54CE4" w:rsidRPr="00E86A92">
        <w:rPr>
          <w:rFonts w:ascii="Times New Roman" w:eastAsia="Calibri" w:hAnsi="Times New Roman" w:cs="Times New Roman"/>
          <w:sz w:val="24"/>
          <w:szCs w:val="24"/>
        </w:rPr>
        <w:t xml:space="preserve">show that directional selection </w:t>
      </w:r>
      <w:r w:rsidRPr="00E86A92">
        <w:rPr>
          <w:rFonts w:ascii="Times New Roman" w:eastAsia="Calibri" w:hAnsi="Times New Roman" w:cs="Times New Roman"/>
          <w:sz w:val="24"/>
          <w:szCs w:val="24"/>
        </w:rPr>
        <w:t>for early flowering</w:t>
      </w:r>
      <w:r w:rsidR="008250A6" w:rsidRPr="00E86A92">
        <w:rPr>
          <w:rFonts w:ascii="Times New Roman" w:eastAsia="Calibri" w:hAnsi="Times New Roman" w:cs="Times New Roman"/>
          <w:sz w:val="24"/>
          <w:szCs w:val="24"/>
        </w:rPr>
        <w:t xml:space="preserve"> is prevalent across systems</w:t>
      </w:r>
      <w:r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{"citationID":"UNbL4uAh","properties":{"formattedCitation":"(Austen {\\i{}et al.} 2017)","plainCitation":"(Austen et al. 2017)","noteIndex":0},"citationItems":[{"id":14496,"uris":["http://zotero.org/users/11033306/items/PKT256HB"],"itemData":{"id":14496,"type":"article-journal","abstract":"Decades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(Austen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B54CE4" w:rsidRPr="00E86A92">
        <w:rPr>
          <w:rFonts w:ascii="Times New Roman" w:eastAsia="Calibri" w:hAnsi="Times New Roman" w:cs="Times New Roman"/>
          <w:sz w:val="24"/>
          <w:szCs w:val="24"/>
        </w:rPr>
        <w:t xml:space="preserve">.  However, </w:t>
      </w:r>
      <w:r w:rsidR="008250A6" w:rsidRPr="00E86A92">
        <w:rPr>
          <w:rFonts w:ascii="Times New Roman" w:eastAsia="Calibri" w:hAnsi="Times New Roman" w:cs="Times New Roman"/>
          <w:sz w:val="24"/>
          <w:szCs w:val="24"/>
        </w:rPr>
        <w:t xml:space="preserve">non-linear </w:t>
      </w:r>
      <w:r w:rsidR="001508B9" w:rsidRPr="00E86A92">
        <w:rPr>
          <w:rFonts w:ascii="Times New Roman" w:eastAsia="Calibri" w:hAnsi="Times New Roman" w:cs="Times New Roman"/>
          <w:sz w:val="24"/>
          <w:szCs w:val="24"/>
        </w:rPr>
        <w:t>relationship</w:t>
      </w:r>
      <w:r w:rsidR="00B54CE4"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between</w:t>
      </w:r>
      <w:r w:rsidR="00B54CE4" w:rsidRPr="00E86A92">
        <w:rPr>
          <w:rFonts w:ascii="Times New Roman" w:eastAsia="Calibri" w:hAnsi="Times New Roman" w:cs="Times New Roman"/>
          <w:sz w:val="24"/>
          <w:szCs w:val="24"/>
        </w:rPr>
        <w:t xml:space="preserve"> plant phenology and fitness may more accurately reflect how optimal flowering time shifts with growing season length</w:t>
      </w:r>
      <w:r w:rsidR="001508B9"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{"citationID":"BAAKfJ6m","properties":{"formattedCitation":"(Weis {\\i{}et al.} 2014)","plainCitation":"(Weis et al. 2014)","noteIndex":0},"citationItems":[{"id":14489,"uris":["http://zotero.org/users/11033306/items/5D8BM9V4"],"itemData":{"id":14489,"type":"article-journal","abstract":"Selection gradient analysis examines the strength and direction of phenotypic selection as well as the curvature of fitness functions, allowing predictions on and insights into the process of evolution in natural populations. However, traditional linear and quadratic selection analyses are not capable of detecting other features of fitness functions, such as asymmetry or thresholds, which may be relevant for understanding key aspects of selection on many traits. In these cases, additional analyses are needed to test specific hypotheses about fitness functions. In this study we used several approaches to analyze selection on a major life-history trait—flowering time—in the annual plant Brassica rapa subjected to experimentally abbreviated and lengthened growing seasons. We used a model that incorporated a tradeoff between the time allocated to growth versus the time allocated to reproduction in order to predict fitness function shape. The model predicted that optimal flowering time shifts to earlier and later dates as the growing season contracts and expands. It also showed the flowering time fitness function to be asymmetrical: reproductive output increases modestly between the earliest and the optimal flowering date, but then falls sharply with later dates, truncating in a ‘tail of zeros’. Our experimental results strongly supported selection for early flowering in short season and selection for late flowering in long season conditions. We also found support for the predicted asymmetry of the flowering time fitness function, including a ‘tail of zeros’ at later flowering dates. The form of the fitness function revealed here has implications for interpreting estimates of selection on flowering time in natural populations and for refining predictions on evolutionary response to climate change. More generally, this study illustrates the value of diverse statistical approaches to understanding mechanisms of natural selection.","container-title":"Evolutionary Ecology","DOI":"10.1007/s10682-014-9719-6","ISSN":"1573-8477","issue":"5","journalAbbreviation":"Evol Ecol","language":"en","page":"885-904","source":"Springer Link","title":"The shape of selection: using alternative fitness functions to test predictions for selection on flowering time","title-short":"The shape of selection","volume":"28","author":[{"family":"Weis","given":"Arthur E."},{"family":"Wadgymar","given":"Susana M."},{"family":"Sekor","given":"Michael"},{"family":"Franks","given":"Steven J."}],"issued":{"date-parts":[["2014",9,1]]}}}],"schema":"https://github.com/citation-style-language/schema/raw/master/csl-citation.json"}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 xml:space="preserve">(Weis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2014)</w:t>
      </w:r>
      <w:r w:rsidR="008F1076" w:rsidRPr="00E86A92">
        <w:rPr>
          <w:rFonts w:ascii="Times New Roman" w:eastAsia="Calibri" w:hAnsi="Times New Roman" w:cs="Times New Roman"/>
          <w:sz w:val="24"/>
          <w:szCs w:val="24"/>
        </w:rPr>
        <w:fldChar w:fldCharType="end"/>
      </w:r>
      <w:r w:rsidR="001508B9" w:rsidRPr="00E86A92">
        <w:rPr>
          <w:rFonts w:ascii="Times New Roman" w:eastAsia="Calibri" w:hAnsi="Times New Roman" w:cs="Times New Roman"/>
          <w:sz w:val="24"/>
          <w:szCs w:val="24"/>
        </w:rPr>
        <w:t xml:space="preserve">. </w:t>
      </w:r>
      <w:r w:rsidR="007812D1" w:rsidRPr="00E86A92">
        <w:rPr>
          <w:rFonts w:ascii="Times New Roman" w:eastAsia="Calibri" w:hAnsi="Times New Roman" w:cs="Times New Roman"/>
          <w:sz w:val="24"/>
          <w:szCs w:val="24"/>
        </w:rPr>
        <w:t>Life history theory predicts that flowering too early (i.e. before the seasonal optimum), which may lead to reduced resources, has a lower cost than flowering too late, which may result in reproductive failure, thus favoring mid-season flowering phenotypes</w:t>
      </w:r>
      <w:r w:rsidR="008F1076" w:rsidRPr="00E86A92">
        <w:rPr>
          <w:rFonts w:ascii="Times New Roman" w:eastAsia="Calibri" w:hAnsi="Times New Roman" w:cs="Times New Roman"/>
          <w:sz w:val="24"/>
          <w:szCs w:val="24"/>
        </w:rPr>
        <w:t xml:space="preserv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{"citationID":"HiXVIpqP","properties":{"formattedCitation":"(Cohen 1971, 1976)","plainCitation":"(Cohen 1971, 1976)","noteIndex":0},"citationItems":[{"id":15173,"uris":["http://zotero.org/users/11033306/items/HRE65JXE"],"itemData":{"id":15173,"type":"article-journal","container-title":"Journal of Theoretical Biology","DOI":"10.1016/0022-5193(71)90068-3","ISSN":"00225193","issue":"2","journalAbbreviation":"Journal of Theoretical Biology","language":"en","page":"299-307","source":"DOI.org (Crossref)","title":"Maximizing final yield when growth is limited by time or by limiting resources","volume":"33","author":[{"family":"Cohen","given":"Dan"}],"issued":{"date-parts":[["1971",11]]}}},{"id":15169,"uris":["http://zotero.org/users/11033306/items/MMTPPK3S"],"itemData":{"id":15169,"type":"article-journal","abstract":"The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well.","container-title":"The American Naturalist","DOI":"10.1086/283103","ISSN":"0003-0147","issue":"975","note":"publisher: The University of Chicago Press","page":"801-807","source":"journals.uchicago.edu (Atypon)","title":"The Optimal Timing of Reproduction","volume":"110","author":[{"family":"Cohen","given":"Dan"}],"issued":{"date-parts":[["1976",9]]}}}],"schema":"https://github.com/citation-style-language/schema/raw/master/csl-citation.json"}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(Cohen 1971, 1976)</w:t>
      </w:r>
      <w:r w:rsidR="008F1076" w:rsidRPr="00E86A92">
        <w:rPr>
          <w:rFonts w:ascii="Times New Roman" w:eastAsia="Calibri" w:hAnsi="Times New Roman" w:cs="Times New Roman"/>
          <w:sz w:val="24"/>
          <w:szCs w:val="24"/>
        </w:rPr>
        <w:fldChar w:fldCharType="end"/>
      </w:r>
      <w:r w:rsidR="007812D1" w:rsidRPr="00E86A92">
        <w:rPr>
          <w:rFonts w:ascii="Times New Roman" w:eastAsia="Calibri" w:hAnsi="Times New Roman" w:cs="Times New Roman"/>
          <w:sz w:val="24"/>
          <w:szCs w:val="24"/>
        </w:rPr>
        <w:t>. H</w:t>
      </w:r>
      <w:r w:rsidR="00B54CE4" w:rsidRPr="00E86A92">
        <w:rPr>
          <w:rFonts w:ascii="Times New Roman" w:eastAsia="Calibri" w:hAnsi="Times New Roman" w:cs="Times New Roman"/>
          <w:sz w:val="24"/>
          <w:szCs w:val="24"/>
        </w:rPr>
        <w:t xml:space="preserve">owever, the extent to which </w:t>
      </w:r>
      <w:r w:rsidR="00ED354B" w:rsidRPr="00E86A92">
        <w:rPr>
          <w:rFonts w:ascii="Times New Roman" w:eastAsia="Calibri" w:hAnsi="Times New Roman" w:cs="Times New Roman"/>
          <w:sz w:val="24"/>
          <w:szCs w:val="24"/>
        </w:rPr>
        <w:t xml:space="preserve">any </w:t>
      </w:r>
      <w:r w:rsidR="00B54CE4" w:rsidRPr="00E86A92">
        <w:rPr>
          <w:rFonts w:ascii="Times New Roman" w:eastAsia="Calibri" w:hAnsi="Times New Roman" w:cs="Times New Roman"/>
          <w:sz w:val="24"/>
          <w:szCs w:val="24"/>
        </w:rPr>
        <w:t>of these fitness functions</w:t>
      </w:r>
      <w:r w:rsidR="007812D1" w:rsidRPr="00E86A92">
        <w:rPr>
          <w:rFonts w:ascii="Times New Roman" w:eastAsia="Calibri" w:hAnsi="Times New Roman" w:cs="Times New Roman"/>
          <w:sz w:val="24"/>
          <w:szCs w:val="24"/>
        </w:rPr>
        <w:t xml:space="preserve"> occurs in natural populations is difficult to </w:t>
      </w:r>
      <w:r w:rsidR="00B54CE4" w:rsidRPr="00E86A92">
        <w:rPr>
          <w:rFonts w:ascii="Times New Roman" w:eastAsia="Calibri" w:hAnsi="Times New Roman" w:cs="Times New Roman"/>
          <w:sz w:val="24"/>
          <w:szCs w:val="24"/>
        </w:rPr>
        <w:t>predict</w:t>
      </w:r>
      <w:r w:rsidR="007812D1" w:rsidRPr="00E86A92">
        <w:rPr>
          <w:rFonts w:ascii="Times New Roman" w:eastAsia="Calibri" w:hAnsi="Times New Roman" w:cs="Times New Roman"/>
          <w:sz w:val="24"/>
          <w:szCs w:val="24"/>
        </w:rPr>
        <w:t xml:space="preserve"> for </w:t>
      </w:r>
      <w:r w:rsidR="00B54CE4" w:rsidRPr="00E86A92">
        <w:rPr>
          <w:rFonts w:ascii="Times New Roman" w:eastAsia="Calibri" w:hAnsi="Times New Roman" w:cs="Times New Roman"/>
          <w:sz w:val="24"/>
          <w:szCs w:val="24"/>
        </w:rPr>
        <w:t xml:space="preserve">several </w:t>
      </w:r>
      <w:r w:rsidR="007812D1" w:rsidRPr="00E86A92">
        <w:rPr>
          <w:rFonts w:ascii="Times New Roman" w:eastAsia="Calibri" w:hAnsi="Times New Roman" w:cs="Times New Roman"/>
          <w:sz w:val="24"/>
          <w:szCs w:val="24"/>
        </w:rPr>
        <w:t xml:space="preserve">reasons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{"citationID":"qE4Jon6k","properties":{"formattedCitation":"(Ollerton and Lack 1998; Austen {\\i{}et al.} 2017)","plainCitation":"(Ollerton and Lack 1998; Austen et al. 2017)","noteIndex":0},"citationItems":[{"id":13678,"uris":["http://zotero.org/users/11033306/items/X3EXUN6X"],"itemData":{"id":13678,"type":"article-journal","abstract":"Over three years the flowering phenology of individuals of Lotus cornicuIatus has been studied in relation to fruit set and seed predation to determine the relationships between four components of flowering time, plant size and reproductive success. Timings of first and peak flowering, and duration and synchrony of flowering differed between individuals in the same years. Between years, timing of first flowering was highly correlated for the same individuals, and was closely correlated with plant size and duration of flowering - larger plants flowered earlier and for a longer period. Peak flowering and synchrony were not correlated between-years for individuals. Fruit production and seed predation were correlated with some of the components of flowering phenology in some years, but not in others. The inconstancy of these relationships suggests that directional or stabilising selection is not acting consistently on the aspects of reproductive success studied in this work. The inconstancy of selection may result in the rather asynchronous flowering phenologies of individuals of L. corniculatus observed. We emphasize the importance of studying different components of flowering phenology in relation to individual plant size over several seasons. This work has shown that plant size not only has a direct effect on individual plant fecundity but also can influence flowering time and hence indirectly affect reproductive output.","container-title":"Plant Ecology","DOI":"10.1023/A:1009798320049","ISSN":"13850237","issue":"1","page":"35-47","title":"Relationships between flowering phenology, plant size and reproductive success in Lotus corniculatus (Fabaceae)","volume":"139","author":[{"family":"Ollerton","given":"Jeff"},{"family":"Lack","given":"Andrew"}],"issued":{"date-parts":[["1998"]]}}},{"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w:t>
      </w:r>
      <w:proofErr w:type="spellStart"/>
      <w:r w:rsidR="008F1076" w:rsidRPr="00E86A92">
        <w:rPr>
          <w:rFonts w:ascii="Times New Roman" w:hAnsi="Times New Roman" w:cs="Times New Roman"/>
          <w:sz w:val="24"/>
          <w:szCs w:val="24"/>
        </w:rPr>
        <w:t>Ollerton</w:t>
      </w:r>
      <w:proofErr w:type="spellEnd"/>
      <w:r w:rsidR="008F1076" w:rsidRPr="00E86A92">
        <w:rPr>
          <w:rFonts w:ascii="Times New Roman" w:hAnsi="Times New Roman" w:cs="Times New Roman"/>
          <w:sz w:val="24"/>
          <w:szCs w:val="24"/>
        </w:rPr>
        <w:t xml:space="preserve"> and Lack 1998; Austen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7812D1" w:rsidRPr="00E86A92">
        <w:rPr>
          <w:rFonts w:ascii="Times New Roman" w:eastAsia="Calibri" w:hAnsi="Times New Roman" w:cs="Times New Roman"/>
          <w:sz w:val="24"/>
          <w:szCs w:val="24"/>
        </w:rPr>
        <w:t>, and does not vary consistently acro</w:t>
      </w:r>
      <w:r w:rsidR="008F1076" w:rsidRPr="00E86A92">
        <w:rPr>
          <w:rFonts w:ascii="Times New Roman" w:eastAsia="Calibri" w:hAnsi="Times New Roman" w:cs="Times New Roman"/>
          <w:sz w:val="24"/>
          <w:szCs w:val="24"/>
        </w:rPr>
        <w:t xml:space="preserve">ss species with climate change </w:t>
      </w:r>
      <w:r w:rsidR="008F1076" w:rsidRPr="00E86A92">
        <w:rPr>
          <w:rFonts w:ascii="Times New Roman" w:eastAsia="Calibri" w:hAnsi="Times New Roman" w:cs="Times New Roman"/>
          <w:sz w:val="24"/>
          <w:szCs w:val="24"/>
        </w:rPr>
        <w:fldChar w:fldCharType="begin"/>
      </w:r>
      <w:r w:rsidR="008F1076" w:rsidRPr="00E86A92">
        <w:rPr>
          <w:rFonts w:ascii="Times New Roman" w:eastAsia="Calibri" w:hAnsi="Times New Roman" w:cs="Times New Roman"/>
          <w:sz w:val="24"/>
          <w:szCs w:val="24"/>
        </w:rPr>
        <w:instrText xml:space="preserve"> ADDIN ZOTERO_ITEM CSL_CITATION {"citationID":"XzWdal59","properties":{"formattedCitation":"(Colautti {\\i{}et al.} 2017)","plainCitation":"(Colautti et al. 2017)","noteIndex":0},"citationItems":[{"id":14814,"uris":["http://zotero.org/users/11033306/items/D82NYPWP"],"itemData":{"id":14814,"type":"article-journal","abstract":"Warmer and drier climates have shifted phenologies of many species. However, the magnitude and direction of phenological shifts vary widely among taxa, and it is often unclear when shifts are adaptive or how they affect long-term viability. Here, we model evolution of flowering phenology based on our long-term research of two species exhibiting opposite shifts in floral phenology: Lythrum salicaria, which is invasive in North America, and the sparse Rocky Mountain native Boechera stricta. Genetic constraints are similar in both species, but differences in the timing of environmental conditions that favour growth lead to opposite phenological shifts under climate change. As temperatures increase, selection is predicted to favour earlier flowering in native B. stricta while reducing population viability, even if populations adapt rapidly to changing environmental conditions. By contrast, warming is predicted to favour delayed flowering in both native and introduced L. salicaria populations while increasing long-term viability. Relaxed selection from natural enemies in invasive L. salicaria is predicted to have little effect on flowering time but a large effect on reproductive fitness. Our approach highlights the importance of understanding ecological and genetic constraints to predict the ecological consequences of evolutionary responses to climate change on contemporary timescales.\n\nThis article is part of the themed issue ‘Human influences on evolution, and the ecological and societal consequences’.","container-title":"Philosophical Transactions of the Royal Society B: Biological Sciences","DOI":"10.1098/rstb.2016.0032","issue":"1712","note":"publisher: Royal Society","page":"20160032","source":"royalsocietypublishing.org (Atypon)","title":"Phenological shifts of native and invasive species under climate change: insights from the Boechera–Lythrum model","title-short":"Phenological shifts of native and invasive species under climate change","volume":"372","author":[{"family":"Colautti","given":"Robert I."},{"family":"Ågren","given":"Jon"},{"family":"Anderson","given":"Jill T."}],"issued":{"date-parts":[["2017",1,19]]}}}],"schema":"https://github.com/citation-style-language/schema/raw/master/csl-citation.json"}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8F1076" w:rsidRPr="00E86A92">
        <w:rPr>
          <w:rFonts w:ascii="Times New Roman" w:hAnsi="Times New Roman" w:cs="Times New Roman"/>
          <w:sz w:val="24"/>
          <w:szCs w:val="24"/>
        </w:rPr>
        <w:t>(</w:t>
      </w:r>
      <w:proofErr w:type="spellStart"/>
      <w:r w:rsidR="008F1076" w:rsidRPr="00E86A92">
        <w:rPr>
          <w:rFonts w:ascii="Times New Roman" w:hAnsi="Times New Roman" w:cs="Times New Roman"/>
          <w:sz w:val="24"/>
          <w:szCs w:val="24"/>
        </w:rPr>
        <w:t>Colautti</w:t>
      </w:r>
      <w:proofErr w:type="spellEnd"/>
      <w:r w:rsidR="008F1076" w:rsidRPr="00E86A92">
        <w:rPr>
          <w:rFonts w:ascii="Times New Roman" w:hAnsi="Times New Roman" w:cs="Times New Roman"/>
          <w:sz w:val="24"/>
          <w:szCs w:val="24"/>
        </w:rPr>
        <w:t xml:space="preserve"> </w:t>
      </w:r>
      <w:r w:rsidR="008F1076" w:rsidRPr="00E86A92">
        <w:rPr>
          <w:rFonts w:ascii="Times New Roman" w:hAnsi="Times New Roman" w:cs="Times New Roman"/>
          <w:i/>
          <w:iCs/>
          <w:sz w:val="24"/>
          <w:szCs w:val="24"/>
        </w:rPr>
        <w:t>et al.</w:t>
      </w:r>
      <w:r w:rsidR="008F1076" w:rsidRPr="00E86A92">
        <w:rPr>
          <w:rFonts w:ascii="Times New Roman" w:hAnsi="Times New Roman" w:cs="Times New Roman"/>
          <w:sz w:val="24"/>
          <w:szCs w:val="24"/>
        </w:rPr>
        <w:t xml:space="preserve"> 2017)</w:t>
      </w:r>
      <w:r w:rsidR="008F1076" w:rsidRPr="00E86A92">
        <w:rPr>
          <w:rFonts w:ascii="Times New Roman" w:eastAsia="Calibri" w:hAnsi="Times New Roman" w:cs="Times New Roman"/>
          <w:sz w:val="24"/>
          <w:szCs w:val="24"/>
        </w:rPr>
        <w:fldChar w:fldCharType="end"/>
      </w:r>
      <w:r w:rsidR="008F1076" w:rsidRPr="00E86A92">
        <w:rPr>
          <w:rFonts w:ascii="Times New Roman" w:eastAsia="Calibri" w:hAnsi="Times New Roman" w:cs="Times New Roman"/>
          <w:sz w:val="24"/>
          <w:szCs w:val="24"/>
        </w:rPr>
        <w:t>.</w:t>
      </w:r>
      <w:r w:rsidR="007812D1" w:rsidRPr="00E86A92">
        <w:rPr>
          <w:rFonts w:ascii="Times New Roman" w:eastAsia="Calibri" w:hAnsi="Times New Roman" w:cs="Times New Roman"/>
          <w:sz w:val="24"/>
          <w:szCs w:val="24"/>
        </w:rPr>
        <w:t xml:space="preserve"> Thus, we require an improved understanding of how warming temperatures will alter phenology-fitness relationships</w:t>
      </w:r>
      <w:r w:rsidR="00B54CE4" w:rsidRPr="00E86A92">
        <w:rPr>
          <w:rFonts w:ascii="Times New Roman" w:eastAsia="Calibri" w:hAnsi="Times New Roman" w:cs="Times New Roman"/>
          <w:sz w:val="24"/>
          <w:szCs w:val="24"/>
        </w:rPr>
        <w:t xml:space="preserve">. </w:t>
      </w:r>
    </w:p>
    <w:p w14:paraId="5202EFED" w14:textId="4B872FC0" w:rsidR="00C96047" w:rsidRPr="00E86A92" w:rsidRDefault="001508B9"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Arctic tundra ecosystems are particularly vulnerable to climate change, with rapid warming leading to significant changes in plant phenology as well as vegetative and reproductive productivity </w:t>
      </w:r>
      <w:r w:rsidR="008F1076"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{"citationID":"k76LZGHn","properties":{"formattedCitation":"(Klady {\\i{}et al.} 2011; Post {\\i{}et al.} 2019; Prev\\uc0\\u233{}y {\\i{}et al.} 2019; Collins {\\i{}et al.} 2021)","plainCitation":"(Klady et al. 2011; Post et al. 2019; Prevéy et al. 2019; Collins et al. 2021)","noteIndex":0},"citationItems":[{"id":11104,"uris":["http://zotero.org/users/11033306/items/46QBNN7B"],"itemData":{"id":11104,"type":"article-journal","abstract":"We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A."},{"family":"Wang","given":"Muyin"}],"issued":{"date-parts":[["2019"]]}}},{"id":10557,"uris":["http://zotero.org/users/11033306/items/T9FNUBZJ"],"itemData":{"id":10557,"type":"article-journal","abstract":"Advancing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biomes.","container-title":"Nature Ecology and Evolution","DOI":"10.1038/s41559-018-0745-6","ISSN":"2397334X","issue":"1","page":"45-52","title":"Warming shortens flowering seasons of tundra plant communities","volume":"3","author":[{"family":"Prevéy","given":"Janet S."},{"family":"Rixen","given":"Christian"},{"family":"Rüger","given":"Nadja"},{"family":"Høye","given":"Toke T."},{"family":"Bjorkman","given":"Anne D."},{"family":"Myers-Smith","given":"Isla H."},{"family":"Elmendorf","given":"Sarah C."},{"family":"Ashton","given":"Isabel W."},{"family":"Cannone","given":"Nicoletta"},{"family":"Chisholm","given":"Chelsea L."},{"family":"Clark","given":"Karin"},{"family":"Cooper","given":"Elisabeth J."},{"family":"Elberling","given":"Bo"},{"family":"Fosaa","given":"Anna Maria"},{"family":"Henry","given":"Greg H.R."},{"family":"Hollister","given":"Robert D."},{"family":"Jónsdóttir","given":"Ingibjörg Svala"},{"family":"Klanderud","given":"Kari"},{"family":"Kopp","given":"Christopher W."},{"family":"Lévesque","given":"Esther"},{"family":"Mauritz","given":"Marguerite"},{"family":"Molau","given":"Ulf"},{"family":"Natali","given":"Susan M."},{"family":"Oberbauer","given":"Steven F."},{"family":"Panchen","given":"Zoe A."},{"family":"Post","given":"Eric"},{"family":"Rumpf","given":"Sabine B."},{"family":"Schmidt","given":"Niels Martin"},{"family":"Schuur","given":"Edward"},{"family":"Semenchuk","given":"Philipp R."},{"family":"Smith","given":"Jane G."},{"family":"Suding","given":"Katharine N."},{"family":"Totland","given":"Ørjan"},{"family":"Troxler","given":"Tiffany"},{"family":"Venn","given":"Susanna"},{"family":"Wahren","given":"Carl Henrik"},{"family":"Welker","given":"Jeffrey M."},{"family":"Wipf","given":"Sonja"}],"issued":{"date-parts":[["2019"]]}}},{"id":12975,"uris":["http://zotero.org/users/11033306/items/USRGX87J"],"itemData":{"id":12975,"type":"article-journal","container-title":"Nature Communications","DOI":"10.1038/s41467-021-23841-2","issue":"3442","license":"All rights reserved","title":"Experimental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W"},{"family":"Assman","given":"Jakob J"},{"family":"Atalo","given":"Juha M"},{"family":"Carbognani","given":"Michele"},{"family":"Chisholm","given":"Chelsea"},{"family":"Cooper","given":"Elisabeth J"},{"family":"Forester","given":"Chiara"},{"family":"Jonsdottir","given":"Ingibjorg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G"},{"family":"Semenchuk","given":"Philip"},{"family":"Smith","given":"Jane G"},{"family":"Steltzer","given":"Heidi"},{"family":"Totland","given":"Ørjan"},{"family":"Walker","given":"Marilyn D"},{"family":"Welker","given":"Jeffrey M"},{"family":"Suding","given":"Katharine N"}],"issued":{"date-parts":[["2021"]]}}}],"schema":"https://github.com/citation-style-language/schema/raw/master/csl-citation.json"} </w:instrText>
      </w:r>
      <w:r w:rsidR="008F1076"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w:t>
      </w:r>
      <w:proofErr w:type="spellStart"/>
      <w:r w:rsidR="003A60C1" w:rsidRPr="00E86A92">
        <w:rPr>
          <w:rFonts w:ascii="Times New Roman" w:hAnsi="Times New Roman" w:cs="Times New Roman"/>
          <w:sz w:val="24"/>
          <w:szCs w:val="24"/>
        </w:rPr>
        <w:t>Klady</w:t>
      </w:r>
      <w:proofErr w:type="spellEnd"/>
      <w:r w:rsidR="003A60C1" w:rsidRPr="00E86A92">
        <w:rPr>
          <w:rFonts w:ascii="Times New Roman" w:hAnsi="Times New Roman" w:cs="Times New Roman"/>
          <w:sz w:val="24"/>
          <w:szCs w:val="24"/>
        </w:rPr>
        <w:t xml:space="preserve">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2011; Post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2019; </w:t>
      </w:r>
      <w:proofErr w:type="spellStart"/>
      <w:r w:rsidR="003A60C1" w:rsidRPr="00E86A92">
        <w:rPr>
          <w:rFonts w:ascii="Times New Roman" w:hAnsi="Times New Roman" w:cs="Times New Roman"/>
          <w:sz w:val="24"/>
          <w:szCs w:val="24"/>
        </w:rPr>
        <w:t>Prevéy</w:t>
      </w:r>
      <w:proofErr w:type="spellEnd"/>
      <w:r w:rsidR="003A60C1" w:rsidRPr="00E86A92">
        <w:rPr>
          <w:rFonts w:ascii="Times New Roman" w:hAnsi="Times New Roman" w:cs="Times New Roman"/>
          <w:sz w:val="24"/>
          <w:szCs w:val="24"/>
        </w:rPr>
        <w:t xml:space="preserve">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2019; Collins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2021)</w:t>
      </w:r>
      <w:r w:rsidR="008F1076" w:rsidRPr="00E86A92">
        <w:rPr>
          <w:rFonts w:ascii="Times New Roman" w:eastAsia="Calibri" w:hAnsi="Times New Roman" w:cs="Times New Roman"/>
          <w:sz w:val="24"/>
          <w:szCs w:val="24"/>
        </w:rPr>
        <w:fldChar w:fldCharType="end"/>
      </w:r>
      <w:r w:rsidR="008F107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However, while advancements in spring phenology are relatively consistent in the tundra, the net demographic (i.e. fitness) impacts of these phenological shifts for tundra plant species are much less predictable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{"citationID":"EaDsZaM3","properties":{"formattedCitation":"(Panchen {\\i{}et al.} 2021)","plainCitation":"(Panchen et al. 2021)","noteIndex":0},"citationItems":[{"id":13281,"uris":["http://zotero.org/users/11033306/items/5G77KRA6"],"itemData":{"id":13281,"type":"article-journal","abstract":"The low reproductive success of Arctic plants is predicted to increase as the climate warms. However, climate extremes add complexity to these predictions. In the extremely cold year of 2018, multiple Arctic trophic levels experienced reproductive failure. We analysed a unique long-term record of seed viability from experimentally warmed and ambient plots at Alexandra Fiord, Ellesmere Island which has been running since 1992 and included 2018 and the extremely warm year of 2019. Positive and negative July temperature anomalies and summer temperatures have increased significantly by 0.5, -0.3 and 0.4°C/decade since 1977, resulting in greater extremes and increased inter-annual variation. Seed viability of some species has increased with climate warming. Across years, seed viability of woody species was consistently higher in warmed than ambient plots while the opposite was true for forbs. In 2018, seed viability of woody species in ambient plots was significantly lower than normal but comparable with past years for forb species. Not all species returned to normal seed viability levels in 2019. Our study highlights the potential for greater sexual reproductive failure in tundra plants with increasing climate extremes. We suggest that poor seed viability of woody species in cold years could constrain shrub recruitment and may aid forb species establishment on bare tundra.","container-title":"Arctic Science","DOI":"10.1139/as-2020-0045","ISSN":"2368-7460","page":"1-38","title":"Increased Arctic climate extremes constrain expected higher plant reproductive success in a warmer climate","author":[{"family":"Panchen","given":"Zoe A"},{"family":"Frei","given":"Esther R."},{"family":"Henry","given":"Greg H.R."}],"issued":{"date-parts":[["2021"]]}}}],"schema":"https://github.com/citation-style-language/schema/raw/master/csl-citation.json"}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(Panchen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2021)</w:t>
      </w:r>
      <w:r w:rsidR="003A60C1"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and as a result, more poorly understood. This is likely for a number of reasons including confounding effects of inter-annual climate on phenology and </w:t>
      </w:r>
      <w:r w:rsidRPr="00E86A92">
        <w:rPr>
          <w:rFonts w:ascii="Times New Roman" w:eastAsia="Calibri" w:hAnsi="Times New Roman" w:cs="Times New Roman"/>
          <w:sz w:val="24"/>
          <w:szCs w:val="24"/>
        </w:rPr>
        <w:lastRenderedPageBreak/>
        <w:t>demographic rates that are often unaccounted for (but see</w:t>
      </w:r>
      <w:r w:rsidR="003A60C1" w:rsidRPr="00E86A92">
        <w:rPr>
          <w:rFonts w:ascii="Times New Roman" w:eastAsia="Calibri" w:hAnsi="Times New Roman" w:cs="Times New Roman"/>
          <w:sz w:val="24"/>
          <w:szCs w:val="24"/>
        </w:rPr>
        <w:t xml:space="preserve">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{"citationID":"mm2pBnUu","properties":{"formattedCitation":"(Mortensen {\\i{}et al.} 2016)","plainCitation":"(Mortensen et al. 2016)","noteIndex":0},"citationItems":[{"id":14466,"uris":["http://zotero.org/users/11033306/items/AQEXYKE6"],"itemData":{"id":14466,"type":"article-journal","abstract":"As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Mortensen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2016)</w:t>
      </w:r>
      <w:r w:rsidR="003A60C1"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xml:space="preserve"> or methodological limitations, including the effort involved with recording both individual plant phenology and fitness outcomes over long periods. Studies </w:t>
      </w:r>
      <w:r w:rsidR="00216F4F" w:rsidRPr="00E86A92">
        <w:rPr>
          <w:rFonts w:ascii="Times New Roman" w:eastAsia="Calibri" w:hAnsi="Times New Roman" w:cs="Times New Roman"/>
          <w:sz w:val="24"/>
          <w:szCs w:val="24"/>
        </w:rPr>
        <w:t xml:space="preserve">that </w:t>
      </w:r>
      <w:r w:rsidRPr="00E86A92">
        <w:rPr>
          <w:rFonts w:ascii="Times New Roman" w:eastAsia="Calibri" w:hAnsi="Times New Roman" w:cs="Times New Roman"/>
          <w:sz w:val="24"/>
          <w:szCs w:val="24"/>
        </w:rPr>
        <w:t>have investigated these relationships in the Arctic show contradic</w:t>
      </w:r>
      <w:r w:rsidR="003A60C1" w:rsidRPr="00E86A92">
        <w:rPr>
          <w:rFonts w:ascii="Times New Roman" w:eastAsia="Calibri" w:hAnsi="Times New Roman" w:cs="Times New Roman"/>
          <w:sz w:val="24"/>
          <w:szCs w:val="24"/>
        </w:rPr>
        <w:t xml:space="preserve">ting patterns including strong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{"citationID":"KAuSjr3Q","properties":{"formattedCitation":"(Mortensen {\\i{}et al.} 2016)","plainCitation":"(Mortensen et al. 2016)","noteIndex":0},"citationItems":[{"id":14466,"uris":["http://zotero.org/users/11033306/items/AQEXYKE6"],"itemData":{"id":14466,"type":"article-journal","abstract":"As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 xml:space="preserve">(Mortensen </w:t>
      </w:r>
      <w:r w:rsidR="003A60C1" w:rsidRPr="00E86A92">
        <w:rPr>
          <w:rFonts w:ascii="Times New Roman" w:hAnsi="Times New Roman" w:cs="Times New Roman"/>
          <w:i/>
          <w:iCs/>
          <w:sz w:val="24"/>
          <w:szCs w:val="24"/>
        </w:rPr>
        <w:t>et al.</w:t>
      </w:r>
      <w:r w:rsidR="003A60C1" w:rsidRPr="00E86A92">
        <w:rPr>
          <w:rFonts w:ascii="Times New Roman" w:hAnsi="Times New Roman" w:cs="Times New Roman"/>
          <w:sz w:val="24"/>
          <w:szCs w:val="24"/>
        </w:rPr>
        <w:t xml:space="preserve"> 2016)</w:t>
      </w:r>
      <w:r w:rsidR="003A60C1" w:rsidRPr="00E86A92">
        <w:rPr>
          <w:rFonts w:ascii="Times New Roman" w:eastAsia="Calibri" w:hAnsi="Times New Roman" w:cs="Times New Roman"/>
          <w:sz w:val="24"/>
          <w:szCs w:val="24"/>
        </w:rPr>
        <w:fldChar w:fldCharType="end"/>
      </w:r>
      <w:r w:rsidR="003A60C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or</w:t>
      </w:r>
      <w:r w:rsidR="003A60C1" w:rsidRPr="00E86A92">
        <w:rPr>
          <w:rFonts w:ascii="Times New Roman" w:eastAsia="Calibri" w:hAnsi="Times New Roman" w:cs="Times New Roman"/>
          <w:sz w:val="24"/>
          <w:szCs w:val="24"/>
        </w:rPr>
        <w:t xml:space="preserve"> relatively weak to no effects </w:t>
      </w:r>
      <w:r w:rsidR="003A60C1" w:rsidRPr="00E86A92">
        <w:rPr>
          <w:rFonts w:ascii="Times New Roman" w:eastAsia="Calibri" w:hAnsi="Times New Roman" w:cs="Times New Roman"/>
          <w:sz w:val="24"/>
          <w:szCs w:val="24"/>
        </w:rPr>
        <w:fldChar w:fldCharType="begin"/>
      </w:r>
      <w:r w:rsidR="003A60C1" w:rsidRPr="00E86A92">
        <w:rPr>
          <w:rFonts w:ascii="Times New Roman" w:eastAsia="Calibri" w:hAnsi="Times New Roman" w:cs="Times New Roman"/>
          <w:sz w:val="24"/>
          <w:szCs w:val="24"/>
        </w:rPr>
        <w:instrText xml:space="preserve"> ADDIN ZOTERO_ITEM CSL_CITATION {"citationID":"yE71pCed","properties":{"formattedCitation":"(Wipf 2010)","plainCitation":"(Wipf 2010)","noteIndex":0},"citationItems":[{"id":11139,"uris":["http://zotero.org/users/11033306/items/2UVPRHW7"],"itemData":{"id":11139,"type":"article-journal","abstract":"The snow cover extent is an important factor for the structure and composition of arctic and alpine tundra communities. Over the last few decades, snowmelt in many arctic and alpine regions has advanced, causing the growing season to start earlier and last longer. In a field experiment in subarctic tundra in Interior Alaska, I manipulated the timing of snowmelt and measured the response in mortality, phenology, growth, and reproduction of the eight dominant plant species. I then tested whether the phenological development of these species was controlled by snowmelt date or by temperature (in particular growing degree days, GDD). In order to expand our understanding of plant sensitivity to snowmelt timing, I explored whether the response patterns can be generalized with regard to the temporal niche of each species. Differences in the phenology between treatments were only found for the first stages of the phenological development (=phenophases). The earlier the temporal niche (i.e., the sooner after snowmelt a species develops) the more its phenology was sensitive to snowmelt. Later phenophases were mostly controlled by GDD, especially in late-developing species. In no species did an earlier snowmelt and a longer growing season directly enhance plant fitness or fecundity, in spite of the changes in the timing of plant development. In conclusion, the temporal niche of a species' phenological development could be a predictor of its response to snowmelt timing. However, only the first phenophases were susceptible to changes in snowmelt, and no short-term effects on plant fitness were found. © Springer Science+Business Media B.V. 2009.","container-title":"Plant Ecology","DOI":"10.1007/s11258-009-9653-9","ISSN":"13850237","issue":"1","page":"53-66","title":"Phenology, growth, and fecundity of eight subarctic tundra species in response to snowmelt manipulations","volume":"207","author":[{"family":"Wipf","given":"Sonja"}],"issued":{"date-parts":[["2010"]]}}}],"schema":"https://github.com/citation-style-language/schema/raw/master/csl-citation.json"} </w:instrText>
      </w:r>
      <w:r w:rsidR="003A60C1" w:rsidRPr="00E86A92">
        <w:rPr>
          <w:rFonts w:ascii="Times New Roman" w:eastAsia="Calibri" w:hAnsi="Times New Roman" w:cs="Times New Roman"/>
          <w:sz w:val="24"/>
          <w:szCs w:val="24"/>
        </w:rPr>
        <w:fldChar w:fldCharType="separate"/>
      </w:r>
      <w:r w:rsidR="003A60C1" w:rsidRPr="00E86A92">
        <w:rPr>
          <w:rFonts w:ascii="Times New Roman" w:hAnsi="Times New Roman" w:cs="Times New Roman"/>
          <w:sz w:val="24"/>
          <w:szCs w:val="24"/>
        </w:rPr>
        <w:t>(</w:t>
      </w:r>
      <w:proofErr w:type="spellStart"/>
      <w:r w:rsidR="003A60C1" w:rsidRPr="00E86A92">
        <w:rPr>
          <w:rFonts w:ascii="Times New Roman" w:hAnsi="Times New Roman" w:cs="Times New Roman"/>
          <w:sz w:val="24"/>
          <w:szCs w:val="24"/>
        </w:rPr>
        <w:t>Wipf</w:t>
      </w:r>
      <w:proofErr w:type="spellEnd"/>
      <w:r w:rsidR="003A60C1" w:rsidRPr="00E86A92">
        <w:rPr>
          <w:rFonts w:ascii="Times New Roman" w:hAnsi="Times New Roman" w:cs="Times New Roman"/>
          <w:sz w:val="24"/>
          <w:szCs w:val="24"/>
        </w:rPr>
        <w:t xml:space="preserve"> 2010)</w:t>
      </w:r>
      <w:r w:rsidR="003A60C1" w:rsidRPr="00E86A92">
        <w:rPr>
          <w:rFonts w:ascii="Times New Roman" w:eastAsia="Calibri" w:hAnsi="Times New Roman" w:cs="Times New Roman"/>
          <w:sz w:val="24"/>
          <w:szCs w:val="24"/>
        </w:rPr>
        <w:fldChar w:fldCharType="end"/>
      </w:r>
      <w:r w:rsidR="003A60C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of changes in phenology on reproductive fitness under climate change. To overcome these limitations, we need additional empirical tests of whether tundra plant species that advance their phenology with warming temperatures have altered (positive or negative) reproductive fitness outcomes over long time scales and across multiple species.</w:t>
      </w:r>
    </w:p>
    <w:p w14:paraId="55BB44DE" w14:textId="14E1DC0F" w:rsidR="00C96047" w:rsidRPr="00E86A92" w:rsidRDefault="00FC3615"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Our</w:t>
      </w:r>
      <w:r w:rsidR="001508B9" w:rsidRPr="00E86A92">
        <w:rPr>
          <w:rFonts w:ascii="Times New Roman" w:eastAsia="Calibri" w:hAnsi="Times New Roman" w:cs="Times New Roman"/>
          <w:sz w:val="24"/>
          <w:szCs w:val="24"/>
        </w:rPr>
        <w:t xml:space="preserve"> study aims to investigate the relationship between plant phenology and reproductive fitness in tundra species under warming conditions. Specifically, we explore the effects of ambient and experimental warming on reproductive fitness both directly and indirectly through shifts</w:t>
      </w:r>
      <w:r w:rsidR="00011561" w:rsidRPr="00E86A92">
        <w:rPr>
          <w:rFonts w:ascii="Times New Roman" w:eastAsia="Calibri" w:hAnsi="Times New Roman" w:cs="Times New Roman"/>
          <w:sz w:val="24"/>
          <w:szCs w:val="24"/>
        </w:rPr>
        <w:t xml:space="preserve"> in flowering time</w:t>
      </w:r>
      <w:r w:rsidR="001508B9"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highlight w:val="white"/>
        </w:rPr>
        <w:t xml:space="preserve">We leverage two long-term (30+ </w:t>
      </w:r>
      <w:r w:rsidR="000B4152" w:rsidRPr="00E86A92">
        <w:rPr>
          <w:rFonts w:ascii="Times New Roman" w:eastAsia="Calibri" w:hAnsi="Times New Roman" w:cs="Times New Roman"/>
          <w:sz w:val="24"/>
          <w:szCs w:val="24"/>
          <w:highlight w:val="white"/>
        </w:rPr>
        <w:t>site-</w:t>
      </w:r>
      <w:r w:rsidR="001508B9" w:rsidRPr="00E86A92">
        <w:rPr>
          <w:rFonts w:ascii="Times New Roman" w:eastAsia="Calibri" w:hAnsi="Times New Roman" w:cs="Times New Roman"/>
          <w:sz w:val="24"/>
          <w:szCs w:val="24"/>
          <w:highlight w:val="white"/>
        </w:rPr>
        <w:t>years total) field monitoring datasets on tagged individual plants from twelve tundra species in the Canadian Arctic as part of the International Tundra Experiment (ITEX)</w:t>
      </w:r>
      <w:r w:rsidR="0005167B" w:rsidRPr="00E86A92">
        <w:rPr>
          <w:rFonts w:ascii="Times New Roman" w:eastAsia="Calibri" w:hAnsi="Times New Roman" w:cs="Times New Roman"/>
          <w:sz w:val="24"/>
          <w:szCs w:val="24"/>
          <w:highlight w:val="white"/>
        </w:rPr>
        <w:t xml:space="preserve"> (Henry et al. 2022)</w:t>
      </w:r>
      <w:r w:rsidR="001508B9" w:rsidRPr="00E86A92">
        <w:rPr>
          <w:rFonts w:ascii="Times New Roman" w:eastAsia="Calibri" w:hAnsi="Times New Roman" w:cs="Times New Roman"/>
          <w:sz w:val="24"/>
          <w:szCs w:val="24"/>
          <w:highlight w:val="white"/>
        </w:rPr>
        <w:t>. S</w:t>
      </w:r>
      <w:r w:rsidR="001508B9" w:rsidRPr="00E86A92">
        <w:rPr>
          <w:rFonts w:ascii="Times New Roman" w:eastAsia="Calibri" w:hAnsi="Times New Roman" w:cs="Times New Roman"/>
          <w:sz w:val="24"/>
          <w:szCs w:val="24"/>
        </w:rPr>
        <w:t>pecies encompass a wide range of taxonomic diversity and plant functional types with circumpolar or circumboreal distributions (Fig 1).</w:t>
      </w:r>
    </w:p>
    <w:p w14:paraId="0C4DD676" w14:textId="46A69434" w:rsidR="00C96047" w:rsidRPr="00E86A92" w:rsidRDefault="001508B9" w:rsidP="00A0344C">
      <w:pPr>
        <w:spacing w:before="240" w:after="240"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Our resea</w:t>
      </w:r>
      <w:r w:rsidR="00F02C8F" w:rsidRPr="00E86A92">
        <w:rPr>
          <w:rFonts w:ascii="Times New Roman" w:eastAsia="Calibri" w:hAnsi="Times New Roman" w:cs="Times New Roman"/>
          <w:sz w:val="24"/>
          <w:szCs w:val="24"/>
        </w:rPr>
        <w:t xml:space="preserve">rch questions are as follows: 1) </w:t>
      </w:r>
      <w:proofErr w:type="gramStart"/>
      <w:r w:rsidR="00F02C8F" w:rsidRPr="00E86A92">
        <w:rPr>
          <w:rFonts w:ascii="Times New Roman" w:eastAsia="Calibri" w:hAnsi="Times New Roman" w:cs="Times New Roman"/>
          <w:sz w:val="24"/>
          <w:szCs w:val="24"/>
        </w:rPr>
        <w:t>How</w:t>
      </w:r>
      <w:proofErr w:type="gramEnd"/>
      <w:r w:rsidR="00F02C8F" w:rsidRPr="00E86A92">
        <w:rPr>
          <w:rFonts w:ascii="Times New Roman" w:eastAsia="Calibri" w:hAnsi="Times New Roman" w:cs="Times New Roman"/>
          <w:sz w:val="24"/>
          <w:szCs w:val="24"/>
        </w:rPr>
        <w:t xml:space="preserve"> does experimental and ambient warming influence the relationship between plant phenology and reproductive fitness (flower and fruit number) within tundra species? In particular, we are interested to know whether</w:t>
      </w:r>
      <w:r w:rsidRPr="00E86A92">
        <w:rPr>
          <w:rFonts w:ascii="Times New Roman" w:eastAsia="Calibri" w:hAnsi="Times New Roman" w:cs="Times New Roman"/>
          <w:sz w:val="24"/>
          <w:szCs w:val="24"/>
        </w:rPr>
        <w:t xml:space="preserve"> tundra plant species that shift their phenology with warming temperatures have altered (positive or negative) re</w:t>
      </w:r>
      <w:r w:rsidR="00F02C8F" w:rsidRPr="00E86A92">
        <w:rPr>
          <w:rFonts w:ascii="Times New Roman" w:eastAsia="Calibri" w:hAnsi="Times New Roman" w:cs="Times New Roman"/>
          <w:sz w:val="24"/>
          <w:szCs w:val="24"/>
        </w:rPr>
        <w:t>productive fitness outcomes. 2) H</w:t>
      </w:r>
      <w:r w:rsidRPr="00E86A92">
        <w:rPr>
          <w:rFonts w:ascii="Times New Roman" w:eastAsia="Calibri" w:hAnsi="Times New Roman" w:cs="Times New Roman"/>
          <w:sz w:val="24"/>
          <w:szCs w:val="24"/>
        </w:rPr>
        <w:t>ow</w:t>
      </w:r>
      <w:r w:rsidR="00F02C8F" w:rsidRPr="00E86A92">
        <w:rPr>
          <w:rFonts w:ascii="Times New Roman" w:eastAsia="Calibri" w:hAnsi="Times New Roman" w:cs="Times New Roman"/>
          <w:sz w:val="24"/>
          <w:szCs w:val="24"/>
        </w:rPr>
        <w:t xml:space="preserve"> do the </w:t>
      </w:r>
      <w:r w:rsidRPr="00E86A92">
        <w:rPr>
          <w:rFonts w:ascii="Times New Roman" w:eastAsia="Calibri" w:hAnsi="Times New Roman" w:cs="Times New Roman"/>
          <w:sz w:val="24"/>
          <w:szCs w:val="24"/>
        </w:rPr>
        <w:t xml:space="preserve">direct effects of warming </w:t>
      </w:r>
      <w:r w:rsidR="00F02C8F" w:rsidRPr="00E86A92">
        <w:rPr>
          <w:rFonts w:ascii="Times New Roman" w:eastAsia="Calibri" w:hAnsi="Times New Roman" w:cs="Times New Roman"/>
          <w:sz w:val="24"/>
          <w:szCs w:val="24"/>
        </w:rPr>
        <w:t xml:space="preserve">on reproductive fitness </w:t>
      </w:r>
      <w:r w:rsidRPr="00E86A92">
        <w:rPr>
          <w:rFonts w:ascii="Times New Roman" w:eastAsia="Calibri" w:hAnsi="Times New Roman" w:cs="Times New Roman"/>
          <w:sz w:val="24"/>
          <w:szCs w:val="24"/>
        </w:rPr>
        <w:t>compare to the indirect effects</w:t>
      </w:r>
      <w:r w:rsidR="00F02C8F" w:rsidRPr="00E86A92">
        <w:rPr>
          <w:rFonts w:ascii="Times New Roman" w:eastAsia="Calibri" w:hAnsi="Times New Roman" w:cs="Times New Roman"/>
          <w:sz w:val="24"/>
          <w:szCs w:val="24"/>
        </w:rPr>
        <w:t xml:space="preserve"> of warming</w:t>
      </w:r>
      <w:r w:rsidRPr="00E86A92">
        <w:rPr>
          <w:rFonts w:ascii="Times New Roman" w:eastAsia="Calibri" w:hAnsi="Times New Roman" w:cs="Times New Roman"/>
          <w:sz w:val="24"/>
          <w:szCs w:val="24"/>
        </w:rPr>
        <w:t xml:space="preserve"> </w:t>
      </w:r>
      <w:r w:rsidR="00F02C8F" w:rsidRPr="00E86A92">
        <w:rPr>
          <w:rFonts w:ascii="Times New Roman" w:eastAsia="Calibri" w:hAnsi="Times New Roman" w:cs="Times New Roman"/>
          <w:sz w:val="24"/>
          <w:szCs w:val="24"/>
        </w:rPr>
        <w:t xml:space="preserve">on reproductive fitness mediated by </w:t>
      </w:r>
      <w:r w:rsidRPr="00E86A92">
        <w:rPr>
          <w:rFonts w:ascii="Times New Roman" w:eastAsia="Calibri" w:hAnsi="Times New Roman" w:cs="Times New Roman"/>
          <w:sz w:val="24"/>
          <w:szCs w:val="24"/>
        </w:rPr>
        <w:t>shifting phenology</w:t>
      </w:r>
      <w:r w:rsidR="00F02C8F" w:rsidRPr="00E86A92">
        <w:rPr>
          <w:rFonts w:ascii="Times New Roman" w:eastAsia="Calibri" w:hAnsi="Times New Roman" w:cs="Times New Roman"/>
          <w:sz w:val="24"/>
          <w:szCs w:val="24"/>
        </w:rPr>
        <w:t xml:space="preserve">? </w:t>
      </w:r>
      <w:proofErr w:type="gramStart"/>
      <w:r w:rsidR="00F02C8F" w:rsidRPr="00E86A92">
        <w:rPr>
          <w:rFonts w:ascii="Times New Roman" w:eastAsia="Calibri" w:hAnsi="Times New Roman" w:cs="Times New Roman"/>
          <w:sz w:val="24"/>
          <w:szCs w:val="24"/>
        </w:rPr>
        <w:t>and</w:t>
      </w:r>
      <w:proofErr w:type="gramEnd"/>
      <w:r w:rsidR="00F02C8F" w:rsidRPr="00E86A92">
        <w:rPr>
          <w:rFonts w:ascii="Times New Roman" w:eastAsia="Calibri" w:hAnsi="Times New Roman" w:cs="Times New Roman"/>
          <w:sz w:val="24"/>
          <w:szCs w:val="24"/>
        </w:rPr>
        <w:t xml:space="preserve"> </w:t>
      </w:r>
      <w:r w:rsidR="008250A6" w:rsidRPr="00E86A92">
        <w:rPr>
          <w:rFonts w:ascii="Times New Roman" w:eastAsia="Calibri" w:hAnsi="Times New Roman" w:cs="Times New Roman"/>
          <w:sz w:val="24"/>
          <w:szCs w:val="24"/>
        </w:rPr>
        <w:t>3)</w:t>
      </w:r>
      <w:r w:rsidRPr="00E86A92">
        <w:rPr>
          <w:rFonts w:ascii="Times New Roman" w:eastAsia="Calibri" w:hAnsi="Times New Roman" w:cs="Times New Roman"/>
          <w:sz w:val="24"/>
          <w:szCs w:val="24"/>
        </w:rPr>
        <w:t xml:space="preserve"> How does the </w:t>
      </w:r>
      <w:r w:rsidRPr="00E86A92">
        <w:rPr>
          <w:rFonts w:ascii="Times New Roman" w:eastAsia="Calibri" w:hAnsi="Times New Roman" w:cs="Times New Roman"/>
          <w:sz w:val="24"/>
          <w:szCs w:val="24"/>
        </w:rPr>
        <w:lastRenderedPageBreak/>
        <w:t>relationship between flowering phenology and reproductive fitness shift</w:t>
      </w:r>
      <w:r w:rsidR="00F02C8F" w:rsidRPr="00E86A92">
        <w:rPr>
          <w:rFonts w:ascii="Times New Roman" w:eastAsia="Calibri" w:hAnsi="Times New Roman" w:cs="Times New Roman"/>
          <w:sz w:val="24"/>
          <w:szCs w:val="24"/>
        </w:rPr>
        <w:t xml:space="preserve"> under future warming scenarios?</w:t>
      </w:r>
      <w:r w:rsidRPr="00E86A92">
        <w:rPr>
          <w:rFonts w:ascii="Times New Roman" w:eastAsia="Calibri" w:hAnsi="Times New Roman" w:cs="Times New Roman"/>
          <w:sz w:val="24"/>
          <w:szCs w:val="24"/>
        </w:rPr>
        <w:t xml:space="preserve">    </w:t>
      </w:r>
    </w:p>
    <w:p w14:paraId="2129303B"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442C0639"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Methods</w:t>
      </w:r>
    </w:p>
    <w:p w14:paraId="67F79AC9"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Data collection </w:t>
      </w:r>
    </w:p>
    <w:p w14:paraId="20FA084F" w14:textId="62CE42A4"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Data were collected from two long-term experimental monitoring sites in the Canadian Arctic as part of the larger International Tundra Experiment (ITEX) network: Alexandra Fiord, NU (78.83</w:t>
      </w:r>
      <w:r w:rsidR="000B4152" w:rsidRPr="00E86A92">
        <w:rPr>
          <w:rFonts w:ascii="Times New Roman" w:eastAsia="Calibri" w:hAnsi="Times New Roman" w:cs="Times New Roman"/>
          <w:sz w:val="24"/>
          <w:szCs w:val="24"/>
        </w:rPr>
        <w:t>°N</w:t>
      </w:r>
      <w:r w:rsidRPr="00E86A92">
        <w:rPr>
          <w:rFonts w:ascii="Times New Roman" w:eastAsia="Calibri" w:hAnsi="Times New Roman" w:cs="Times New Roman"/>
          <w:sz w:val="24"/>
          <w:szCs w:val="24"/>
        </w:rPr>
        <w:t>, -75.80</w:t>
      </w:r>
      <w:r w:rsidR="000B4152"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and Daring Lake Tundra Ecosystem Research Station, NT (64.87</w:t>
      </w:r>
      <w:r w:rsidR="000B4152" w:rsidRPr="00E86A92">
        <w:rPr>
          <w:rFonts w:ascii="Times New Roman" w:eastAsia="Calibri" w:hAnsi="Times New Roman" w:cs="Times New Roman"/>
          <w:sz w:val="24"/>
          <w:szCs w:val="24"/>
        </w:rPr>
        <w:t>°N</w:t>
      </w:r>
      <w:r w:rsidRPr="00E86A92">
        <w:rPr>
          <w:rFonts w:ascii="Times New Roman" w:eastAsia="Calibri" w:hAnsi="Times New Roman" w:cs="Times New Roman"/>
          <w:sz w:val="24"/>
          <w:szCs w:val="24"/>
        </w:rPr>
        <w:t>, -111.58</w:t>
      </w:r>
      <w:r w:rsidR="000B4152"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Alexandra Fiord i</w:t>
      </w:r>
      <w:r w:rsidR="00681147" w:rsidRPr="00E86A92">
        <w:rPr>
          <w:rFonts w:ascii="Times New Roman" w:eastAsia="Calibri" w:hAnsi="Times New Roman" w:cs="Times New Roman"/>
          <w:sz w:val="24"/>
          <w:szCs w:val="24"/>
        </w:rPr>
        <w:t xml:space="preserve">s a high Arctic tundra site on </w:t>
      </w:r>
      <w:r w:rsidRPr="00E86A92">
        <w:rPr>
          <w:rFonts w:ascii="Times New Roman" w:eastAsia="Calibri" w:hAnsi="Times New Roman" w:cs="Times New Roman"/>
          <w:sz w:val="24"/>
          <w:szCs w:val="24"/>
        </w:rPr>
        <w:t xml:space="preserve">the coast of Johan Peninsula of east-central Ellesmere Island in subzone C of the </w:t>
      </w:r>
      <w:proofErr w:type="spellStart"/>
      <w:r w:rsidRPr="00E86A92">
        <w:rPr>
          <w:rFonts w:ascii="Times New Roman" w:eastAsia="Calibri" w:hAnsi="Times New Roman" w:cs="Times New Roman"/>
          <w:sz w:val="24"/>
          <w:szCs w:val="24"/>
        </w:rPr>
        <w:t>Circu</w:t>
      </w:r>
      <w:r w:rsidR="008F254C" w:rsidRPr="00E86A92">
        <w:rPr>
          <w:rFonts w:ascii="Times New Roman" w:eastAsia="Calibri" w:hAnsi="Times New Roman" w:cs="Times New Roman"/>
          <w:sz w:val="24"/>
          <w:szCs w:val="24"/>
        </w:rPr>
        <w:t>m</w:t>
      </w:r>
      <w:proofErr w:type="spellEnd"/>
      <w:r w:rsidR="008F254C" w:rsidRPr="00E86A92">
        <w:rPr>
          <w:rFonts w:ascii="Times New Roman" w:eastAsia="Calibri" w:hAnsi="Times New Roman" w:cs="Times New Roman"/>
          <w:sz w:val="24"/>
          <w:szCs w:val="24"/>
        </w:rPr>
        <w:t>-Arctic Vegetation Map (CAVM).</w:t>
      </w:r>
      <w:r w:rsidRPr="00E86A92">
        <w:rPr>
          <w:rFonts w:ascii="Times New Roman" w:eastAsia="Calibri" w:hAnsi="Times New Roman" w:cs="Times New Roman"/>
          <w:sz w:val="24"/>
          <w:szCs w:val="24"/>
          <w:highlight w:val="white"/>
        </w:rPr>
        <w:t xml:space="preserve"> </w:t>
      </w:r>
      <w:r w:rsidRPr="00E86A92">
        <w:rPr>
          <w:rFonts w:ascii="Times New Roman" w:eastAsia="Calibri" w:hAnsi="Times New Roman" w:cs="Times New Roman"/>
          <w:sz w:val="24"/>
          <w:szCs w:val="24"/>
        </w:rPr>
        <w:t xml:space="preserve">Daring Lake is located about 70 km north of the present-day </w:t>
      </w:r>
      <w:proofErr w:type="spellStart"/>
      <w:r w:rsidRPr="00E86A92">
        <w:rPr>
          <w:rFonts w:ascii="Times New Roman" w:eastAsia="Calibri" w:hAnsi="Times New Roman" w:cs="Times New Roman"/>
          <w:sz w:val="24"/>
          <w:szCs w:val="24"/>
        </w:rPr>
        <w:t>treeline</w:t>
      </w:r>
      <w:proofErr w:type="spellEnd"/>
      <w:r w:rsidRPr="00E86A92">
        <w:rPr>
          <w:rFonts w:ascii="Times New Roman" w:eastAsia="Calibri" w:hAnsi="Times New Roman" w:cs="Times New Roman"/>
          <w:sz w:val="24"/>
          <w:szCs w:val="24"/>
        </w:rPr>
        <w:t xml:space="preserve"> in the Southern Arctic </w:t>
      </w:r>
      <w:proofErr w:type="spellStart"/>
      <w:r w:rsidRPr="00E86A92">
        <w:rPr>
          <w:rFonts w:ascii="Times New Roman" w:eastAsia="Calibri" w:hAnsi="Times New Roman" w:cs="Times New Roman"/>
          <w:sz w:val="24"/>
          <w:szCs w:val="24"/>
        </w:rPr>
        <w:t>Ecozone</w:t>
      </w:r>
      <w:proofErr w:type="spellEnd"/>
      <w:r w:rsidRPr="00E86A92">
        <w:rPr>
          <w:rFonts w:ascii="Times New Roman" w:eastAsia="Calibri" w:hAnsi="Times New Roman" w:cs="Times New Roman"/>
          <w:sz w:val="24"/>
          <w:szCs w:val="24"/>
        </w:rPr>
        <w:t xml:space="preserve"> within the Tundra Shield Low Arctic Ecoregion (Ecosystem Classification Group 2012), which is subzone E of the CAVM (Walker et al. 2005). </w:t>
      </w:r>
      <w:r w:rsidR="00115572" w:rsidRPr="00E86A92">
        <w:rPr>
          <w:rFonts w:ascii="Times New Roman" w:eastAsia="Calibri" w:hAnsi="Times New Roman" w:cs="Times New Roman"/>
          <w:sz w:val="24"/>
          <w:szCs w:val="24"/>
        </w:rPr>
        <w:t>From 2001- current, a</w:t>
      </w:r>
      <w:r w:rsidR="00AE7826" w:rsidRPr="00E86A92">
        <w:rPr>
          <w:rFonts w:ascii="Times New Roman" w:eastAsia="Calibri" w:hAnsi="Times New Roman" w:cs="Times New Roman"/>
          <w:sz w:val="24"/>
          <w:szCs w:val="24"/>
        </w:rPr>
        <w:t xml:space="preserve">verage </w:t>
      </w:r>
      <w:r w:rsidR="005A6E7B" w:rsidRPr="00E86A92">
        <w:rPr>
          <w:rFonts w:ascii="Times New Roman" w:eastAsia="Calibri" w:hAnsi="Times New Roman" w:cs="Times New Roman"/>
          <w:sz w:val="24"/>
          <w:szCs w:val="24"/>
        </w:rPr>
        <w:t>s</w:t>
      </w:r>
      <w:r w:rsidR="00AE7826" w:rsidRPr="00E86A92">
        <w:rPr>
          <w:rFonts w:ascii="Times New Roman" w:eastAsia="Calibri" w:hAnsi="Times New Roman" w:cs="Times New Roman"/>
          <w:sz w:val="24"/>
          <w:szCs w:val="24"/>
        </w:rPr>
        <w:t xml:space="preserve">pring (April, May), </w:t>
      </w:r>
      <w:r w:rsidR="005A6E7B" w:rsidRPr="00E86A92">
        <w:rPr>
          <w:rFonts w:ascii="Times New Roman" w:eastAsia="Calibri" w:hAnsi="Times New Roman" w:cs="Times New Roman"/>
          <w:sz w:val="24"/>
          <w:szCs w:val="24"/>
        </w:rPr>
        <w:t>s</w:t>
      </w:r>
      <w:r w:rsidR="00AE7826" w:rsidRPr="00E86A92">
        <w:rPr>
          <w:rFonts w:ascii="Times New Roman" w:eastAsia="Calibri" w:hAnsi="Times New Roman" w:cs="Times New Roman"/>
          <w:sz w:val="24"/>
          <w:szCs w:val="24"/>
        </w:rPr>
        <w:t xml:space="preserve">ummer (June-Aug) and </w:t>
      </w:r>
      <w:r w:rsidR="005A6E7B" w:rsidRPr="00E86A92">
        <w:rPr>
          <w:rFonts w:ascii="Times New Roman" w:eastAsia="Calibri" w:hAnsi="Times New Roman" w:cs="Times New Roman"/>
          <w:sz w:val="24"/>
          <w:szCs w:val="24"/>
        </w:rPr>
        <w:t>f</w:t>
      </w:r>
      <w:r w:rsidR="00AE7826" w:rsidRPr="00E86A92">
        <w:rPr>
          <w:rFonts w:ascii="Times New Roman" w:eastAsia="Calibri" w:hAnsi="Times New Roman" w:cs="Times New Roman"/>
          <w:sz w:val="24"/>
          <w:szCs w:val="24"/>
        </w:rPr>
        <w:t xml:space="preserve">all (September, October) air </w:t>
      </w:r>
      <w:r w:rsidR="00AE7826" w:rsidRPr="00E86A92">
        <w:rPr>
          <w:rFonts w:ascii="Times New Roman" w:eastAsia="Calibri" w:hAnsi="Times New Roman" w:cs="Times New Roman"/>
          <w:sz w:val="24"/>
          <w:szCs w:val="24"/>
          <w:highlight w:val="white"/>
        </w:rPr>
        <w:t>temperatures</w:t>
      </w:r>
      <w:r w:rsidR="00115572" w:rsidRPr="00E86A92">
        <w:rPr>
          <w:rFonts w:ascii="Times New Roman" w:eastAsia="Calibri" w:hAnsi="Times New Roman" w:cs="Times New Roman"/>
          <w:sz w:val="24"/>
          <w:szCs w:val="24"/>
        </w:rPr>
        <w:t xml:space="preserve"> at Daring Lake</w:t>
      </w:r>
      <w:r w:rsidR="005A6E7B" w:rsidRPr="00E86A92">
        <w:rPr>
          <w:rFonts w:ascii="Times New Roman" w:eastAsia="Calibri" w:hAnsi="Times New Roman" w:cs="Times New Roman"/>
          <w:sz w:val="24"/>
          <w:szCs w:val="24"/>
        </w:rPr>
        <w:t xml:space="preserve"> </w:t>
      </w:r>
      <w:r w:rsidR="006C231A" w:rsidRPr="00E86A92">
        <w:rPr>
          <w:rFonts w:ascii="Times New Roman" w:eastAsia="Calibri" w:hAnsi="Times New Roman" w:cs="Times New Roman"/>
          <w:sz w:val="24"/>
          <w:szCs w:val="24"/>
        </w:rPr>
        <w:t>we</w:t>
      </w:r>
      <w:r w:rsidR="005A6E7B" w:rsidRPr="00E86A92">
        <w:rPr>
          <w:rFonts w:ascii="Times New Roman" w:eastAsia="Calibri" w:hAnsi="Times New Roman" w:cs="Times New Roman"/>
          <w:sz w:val="24"/>
          <w:szCs w:val="24"/>
        </w:rPr>
        <w:t xml:space="preserve">re -8.6, 10.9 and -0.46°C respectively </w:t>
      </w:r>
      <w:r w:rsidR="00AE7826" w:rsidRPr="00E86A92">
        <w:rPr>
          <w:rFonts w:ascii="Times New Roman" w:eastAsia="Calibri" w:hAnsi="Times New Roman" w:cs="Times New Roman"/>
          <w:sz w:val="24"/>
          <w:szCs w:val="24"/>
        </w:rPr>
        <w:t>and</w:t>
      </w:r>
      <w:r w:rsidR="00115572" w:rsidRPr="00E86A92">
        <w:rPr>
          <w:rFonts w:ascii="Times New Roman" w:eastAsia="Calibri" w:hAnsi="Times New Roman" w:cs="Times New Roman"/>
          <w:sz w:val="24"/>
          <w:szCs w:val="24"/>
        </w:rPr>
        <w:t xml:space="preserve"> at Alexandra Fio</w:t>
      </w:r>
      <w:r w:rsidR="006C231A" w:rsidRPr="00E86A92">
        <w:rPr>
          <w:rFonts w:ascii="Times New Roman" w:eastAsia="Calibri" w:hAnsi="Times New Roman" w:cs="Times New Roman"/>
          <w:sz w:val="24"/>
          <w:szCs w:val="24"/>
        </w:rPr>
        <w:t>rd we</w:t>
      </w:r>
      <w:r w:rsidR="00115572" w:rsidRPr="00E86A92">
        <w:rPr>
          <w:rFonts w:ascii="Times New Roman" w:eastAsia="Calibri" w:hAnsi="Times New Roman" w:cs="Times New Roman"/>
          <w:sz w:val="24"/>
          <w:szCs w:val="24"/>
        </w:rPr>
        <w:t>re</w:t>
      </w:r>
      <w:r w:rsidR="00AE7826" w:rsidRPr="00E86A92">
        <w:rPr>
          <w:rFonts w:ascii="Times New Roman" w:eastAsia="Calibri" w:hAnsi="Times New Roman" w:cs="Times New Roman"/>
          <w:sz w:val="24"/>
          <w:szCs w:val="24"/>
        </w:rPr>
        <w:t xml:space="preserve"> </w:t>
      </w:r>
      <w:r w:rsidR="006C231A" w:rsidRPr="00E86A92">
        <w:rPr>
          <w:rFonts w:ascii="Times New Roman" w:eastAsia="Calibri" w:hAnsi="Times New Roman" w:cs="Times New Roman"/>
          <w:sz w:val="24"/>
          <w:szCs w:val="24"/>
        </w:rPr>
        <w:t>-16.2, 3.7,</w:t>
      </w:r>
      <w:r w:rsidR="00115572" w:rsidRPr="00E86A92">
        <w:rPr>
          <w:rFonts w:ascii="Times New Roman" w:eastAsia="Calibri" w:hAnsi="Times New Roman" w:cs="Times New Roman"/>
          <w:sz w:val="24"/>
          <w:szCs w:val="24"/>
        </w:rPr>
        <w:t xml:space="preserve"> and -9.6</w:t>
      </w:r>
      <w:r w:rsidR="005A6E7B" w:rsidRPr="00E86A92">
        <w:rPr>
          <w:rFonts w:ascii="Times New Roman" w:eastAsia="Calibri" w:hAnsi="Times New Roman" w:cs="Times New Roman"/>
          <w:sz w:val="24"/>
          <w:szCs w:val="24"/>
        </w:rPr>
        <w:t>°C</w:t>
      </w:r>
      <w:r w:rsidR="00115572" w:rsidRPr="00E86A92">
        <w:rPr>
          <w:rFonts w:ascii="Times New Roman" w:eastAsia="Calibri" w:hAnsi="Times New Roman" w:cs="Times New Roman"/>
          <w:sz w:val="24"/>
          <w:szCs w:val="24"/>
        </w:rPr>
        <w:t xml:space="preserve"> respectively. </w:t>
      </w:r>
    </w:p>
    <w:p w14:paraId="331D78C5"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0CAEEEA4" w14:textId="428D08A7" w:rsidR="00C96047" w:rsidRPr="00E86A92" w:rsidRDefault="000B4152"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Phenology and reproductive fitness data </w:t>
      </w:r>
      <w:proofErr w:type="gramStart"/>
      <w:r w:rsidRPr="00E86A92">
        <w:rPr>
          <w:rFonts w:ascii="Times New Roman" w:eastAsia="Calibri" w:hAnsi="Times New Roman" w:cs="Times New Roman"/>
          <w:sz w:val="24"/>
          <w:szCs w:val="24"/>
        </w:rPr>
        <w:t>were generated</w:t>
      </w:r>
      <w:proofErr w:type="gramEnd"/>
      <w:r w:rsidRPr="00E86A92">
        <w:rPr>
          <w:rFonts w:ascii="Times New Roman" w:eastAsia="Calibri" w:hAnsi="Times New Roman" w:cs="Times New Roman"/>
          <w:sz w:val="24"/>
          <w:szCs w:val="24"/>
        </w:rPr>
        <w:t xml:space="preserve"> from long-term monitoring programs at both sites </w:t>
      </w:r>
      <w:r w:rsidR="001508B9" w:rsidRPr="00E86A92">
        <w:rPr>
          <w:rFonts w:ascii="Times New Roman" w:eastAsia="Calibri" w:hAnsi="Times New Roman" w:cs="Times New Roman"/>
          <w:sz w:val="24"/>
          <w:szCs w:val="24"/>
        </w:rPr>
        <w:t>over the last 3</w:t>
      </w:r>
      <w:r w:rsidR="00E73A56"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decades. At Daring Lake, repeat measurements </w:t>
      </w:r>
      <w:proofErr w:type="gramStart"/>
      <w:r w:rsidR="001508B9" w:rsidRPr="00E86A92">
        <w:rPr>
          <w:rFonts w:ascii="Times New Roman" w:eastAsia="Calibri" w:hAnsi="Times New Roman" w:cs="Times New Roman"/>
          <w:sz w:val="24"/>
          <w:szCs w:val="24"/>
        </w:rPr>
        <w:t>were made from</w:t>
      </w:r>
      <w:proofErr w:type="gramEnd"/>
      <w:r w:rsidR="001508B9" w:rsidRPr="00E86A92">
        <w:rPr>
          <w:rFonts w:ascii="Times New Roman" w:eastAsia="Calibri" w:hAnsi="Times New Roman" w:cs="Times New Roman"/>
          <w:sz w:val="24"/>
          <w:szCs w:val="24"/>
        </w:rPr>
        <w:t xml:space="preserve"> 2001-2022 on tagged individual plants </w:t>
      </w:r>
      <w:r w:rsidR="00AE7826" w:rsidRPr="00E86A92">
        <w:rPr>
          <w:rFonts w:ascii="Times New Roman" w:eastAsia="Calibri" w:hAnsi="Times New Roman" w:cs="Times New Roman"/>
          <w:sz w:val="24"/>
          <w:szCs w:val="24"/>
        </w:rPr>
        <w:t xml:space="preserve">within designated areas defined by the dominant plant species </w:t>
      </w:r>
      <w:r w:rsidR="001508B9" w:rsidRPr="00E86A92">
        <w:rPr>
          <w:rFonts w:ascii="Times New Roman" w:eastAsia="Calibri" w:hAnsi="Times New Roman" w:cs="Times New Roman"/>
          <w:sz w:val="24"/>
          <w:szCs w:val="24"/>
        </w:rPr>
        <w:t xml:space="preserve">for </w:t>
      </w:r>
      <w:r w:rsidR="008F254C" w:rsidRPr="00E86A92">
        <w:rPr>
          <w:rFonts w:ascii="Times New Roman" w:eastAsia="Calibri" w:hAnsi="Times New Roman" w:cs="Times New Roman"/>
          <w:sz w:val="24"/>
          <w:szCs w:val="24"/>
        </w:rPr>
        <w:t>seven</w:t>
      </w:r>
      <w:r w:rsidR="001508B9" w:rsidRPr="00E86A92">
        <w:rPr>
          <w:rFonts w:ascii="Times New Roman" w:eastAsia="Calibri" w:hAnsi="Times New Roman" w:cs="Times New Roman"/>
          <w:sz w:val="24"/>
          <w:szCs w:val="24"/>
        </w:rPr>
        <w:t xml:space="preserve"> common tundra species (n~20 individuals per species). At Alexandra Fiord, </w:t>
      </w:r>
      <w:r w:rsidRPr="00E86A92">
        <w:rPr>
          <w:rFonts w:ascii="Times New Roman" w:eastAsia="Calibri" w:hAnsi="Times New Roman" w:cs="Times New Roman"/>
          <w:sz w:val="24"/>
          <w:szCs w:val="24"/>
        </w:rPr>
        <w:t xml:space="preserve">repeat measurements </w:t>
      </w:r>
      <w:proofErr w:type="gramStart"/>
      <w:r w:rsidRPr="00E86A92">
        <w:rPr>
          <w:rFonts w:ascii="Times New Roman" w:eastAsia="Calibri" w:hAnsi="Times New Roman" w:cs="Times New Roman"/>
          <w:sz w:val="24"/>
          <w:szCs w:val="24"/>
        </w:rPr>
        <w:t>were made from</w:t>
      </w:r>
      <w:proofErr w:type="gramEnd"/>
      <w:r w:rsidRPr="00E86A92">
        <w:rPr>
          <w:rFonts w:ascii="Times New Roman" w:eastAsia="Calibri" w:hAnsi="Times New Roman" w:cs="Times New Roman"/>
          <w:sz w:val="24"/>
          <w:szCs w:val="24"/>
        </w:rPr>
        <w:t xml:space="preserve"> 1992-2003 on tagged individuals for five common tundra species </w:t>
      </w:r>
      <w:r w:rsidR="001508B9" w:rsidRPr="00E86A92">
        <w:rPr>
          <w:rFonts w:ascii="Times New Roman" w:eastAsia="Calibri" w:hAnsi="Times New Roman" w:cs="Times New Roman"/>
          <w:sz w:val="24"/>
          <w:szCs w:val="24"/>
        </w:rPr>
        <w:t>inside and out of experimental warming open top chambers (OTCs)</w:t>
      </w:r>
      <w:r w:rsidRPr="00E86A92">
        <w:rPr>
          <w:rFonts w:ascii="Times New Roman" w:eastAsia="Calibri" w:hAnsi="Times New Roman" w:cs="Times New Roman"/>
          <w:sz w:val="24"/>
          <w:szCs w:val="24"/>
        </w:rPr>
        <w:t>.</w:t>
      </w:r>
      <w:r w:rsidR="001508B9" w:rsidRPr="00E86A92">
        <w:rPr>
          <w:rFonts w:ascii="Times New Roman" w:eastAsia="Calibri" w:hAnsi="Times New Roman" w:cs="Times New Roman"/>
          <w:sz w:val="24"/>
          <w:szCs w:val="24"/>
        </w:rPr>
        <w:t xml:space="preserve"> Individual plants </w:t>
      </w:r>
      <w:proofErr w:type="gramStart"/>
      <w:r w:rsidR="001508B9" w:rsidRPr="00E86A92">
        <w:rPr>
          <w:rFonts w:ascii="Times New Roman" w:eastAsia="Calibri" w:hAnsi="Times New Roman" w:cs="Times New Roman"/>
          <w:sz w:val="24"/>
          <w:szCs w:val="24"/>
        </w:rPr>
        <w:t>were re-visited</w:t>
      </w:r>
      <w:proofErr w:type="gramEnd"/>
      <w:r w:rsidR="001508B9" w:rsidRPr="00E86A92">
        <w:rPr>
          <w:rFonts w:ascii="Times New Roman" w:eastAsia="Calibri" w:hAnsi="Times New Roman" w:cs="Times New Roman"/>
          <w:sz w:val="24"/>
          <w:szCs w:val="24"/>
        </w:rPr>
        <w:t xml:space="preserve"> within the same growing season but not across all years at Alexandra Fiord, as new </w:t>
      </w:r>
      <w:r w:rsidR="001508B9" w:rsidRPr="00E86A92">
        <w:rPr>
          <w:rFonts w:ascii="Times New Roman" w:eastAsia="Calibri" w:hAnsi="Times New Roman" w:cs="Times New Roman"/>
          <w:sz w:val="24"/>
          <w:szCs w:val="24"/>
        </w:rPr>
        <w:lastRenderedPageBreak/>
        <w:t xml:space="preserve">individuals were chosen after plant death or lost tags. Species at both sites incorporate a wide range of taxonomic diversity and plant functional types (woody, herbaceous, deciduous, evergreen, shrub, </w:t>
      </w:r>
      <w:proofErr w:type="spellStart"/>
      <w:r w:rsidR="001508B9" w:rsidRPr="00E86A92">
        <w:rPr>
          <w:rFonts w:ascii="Times New Roman" w:eastAsia="Calibri" w:hAnsi="Times New Roman" w:cs="Times New Roman"/>
          <w:sz w:val="24"/>
          <w:szCs w:val="24"/>
        </w:rPr>
        <w:t>graminoid</w:t>
      </w:r>
      <w:proofErr w:type="spellEnd"/>
      <w:r w:rsidR="001508B9" w:rsidRPr="00E86A92">
        <w:rPr>
          <w:rFonts w:ascii="Times New Roman" w:eastAsia="Calibri" w:hAnsi="Times New Roman" w:cs="Times New Roman"/>
          <w:sz w:val="24"/>
          <w:szCs w:val="24"/>
        </w:rPr>
        <w:t>, forb, cushion) and reflect circumpolar/circumboreal distributions (Fig 1, Table S</w:t>
      </w:r>
      <w:r w:rsidR="00EA1584" w:rsidRPr="00E86A92">
        <w:rPr>
          <w:rFonts w:ascii="Times New Roman" w:eastAsia="Calibri" w:hAnsi="Times New Roman" w:cs="Times New Roman"/>
          <w:sz w:val="24"/>
          <w:szCs w:val="24"/>
        </w:rPr>
        <w:t>1</w:t>
      </w:r>
      <w:r w:rsidR="001508B9" w:rsidRPr="00E86A92">
        <w:rPr>
          <w:rFonts w:ascii="Times New Roman" w:eastAsia="Calibri" w:hAnsi="Times New Roman" w:cs="Times New Roman"/>
          <w:sz w:val="24"/>
          <w:szCs w:val="24"/>
        </w:rPr>
        <w:t xml:space="preserve">). </w:t>
      </w:r>
      <w:r w:rsidR="00386795" w:rsidRPr="00E86A92">
        <w:rPr>
          <w:rFonts w:ascii="Times New Roman" w:eastAsia="Calibri" w:hAnsi="Times New Roman" w:cs="Times New Roman"/>
          <w:sz w:val="24"/>
          <w:szCs w:val="24"/>
        </w:rPr>
        <w:t>W</w:t>
      </w:r>
      <w:r w:rsidR="00386795" w:rsidRPr="00E86A92">
        <w:rPr>
          <w:rFonts w:ascii="Times New Roman" w:eastAsia="Calibri" w:hAnsi="Times New Roman" w:cs="Times New Roman"/>
          <w:sz w:val="24"/>
          <w:szCs w:val="24"/>
          <w:highlight w:val="white"/>
        </w:rPr>
        <w:t xml:space="preserve">e define flowering date as </w:t>
      </w:r>
      <w:r w:rsidR="00684790" w:rsidRPr="00E86A92">
        <w:rPr>
          <w:rFonts w:ascii="Times New Roman" w:eastAsia="Calibri" w:hAnsi="Times New Roman" w:cs="Times New Roman"/>
          <w:sz w:val="24"/>
          <w:szCs w:val="24"/>
          <w:highlight w:val="white"/>
        </w:rPr>
        <w:t>the date</w:t>
      </w:r>
      <w:r w:rsidR="00386795" w:rsidRPr="00E86A92">
        <w:rPr>
          <w:rFonts w:ascii="Times New Roman" w:eastAsia="Calibri" w:hAnsi="Times New Roman" w:cs="Times New Roman"/>
          <w:sz w:val="24"/>
          <w:szCs w:val="24"/>
          <w:highlight w:val="white"/>
        </w:rPr>
        <w:t xml:space="preserve"> (i.e. day of year)</w:t>
      </w:r>
      <w:r w:rsidR="00684790" w:rsidRPr="00E86A92">
        <w:rPr>
          <w:rFonts w:ascii="Times New Roman" w:eastAsia="Calibri" w:hAnsi="Times New Roman" w:cs="Times New Roman"/>
          <w:sz w:val="24"/>
          <w:szCs w:val="24"/>
          <w:highlight w:val="white"/>
        </w:rPr>
        <w:t xml:space="preserve"> of </w:t>
      </w:r>
      <w:r w:rsidR="00386795" w:rsidRPr="00E86A92">
        <w:rPr>
          <w:rFonts w:ascii="Times New Roman" w:eastAsia="Calibri" w:hAnsi="Times New Roman" w:cs="Times New Roman"/>
          <w:sz w:val="24"/>
          <w:szCs w:val="24"/>
          <w:highlight w:val="white"/>
        </w:rPr>
        <w:t xml:space="preserve">the first </w:t>
      </w:r>
      <w:r w:rsidR="00684790" w:rsidRPr="00E86A92">
        <w:rPr>
          <w:rFonts w:ascii="Times New Roman" w:eastAsia="Calibri" w:hAnsi="Times New Roman" w:cs="Times New Roman"/>
          <w:sz w:val="24"/>
          <w:szCs w:val="24"/>
          <w:highlight w:val="white"/>
        </w:rPr>
        <w:t>mature (</w:t>
      </w:r>
      <w:r w:rsidR="00386795" w:rsidRPr="00E86A92">
        <w:rPr>
          <w:rFonts w:ascii="Times New Roman" w:eastAsia="Calibri" w:hAnsi="Times New Roman" w:cs="Times New Roman"/>
          <w:sz w:val="24"/>
          <w:szCs w:val="24"/>
          <w:highlight w:val="white"/>
        </w:rPr>
        <w:t xml:space="preserve">i.e. </w:t>
      </w:r>
      <w:r w:rsidR="00684790" w:rsidRPr="00E86A92">
        <w:rPr>
          <w:rFonts w:ascii="Times New Roman" w:eastAsia="Calibri" w:hAnsi="Times New Roman" w:cs="Times New Roman"/>
          <w:sz w:val="24"/>
          <w:szCs w:val="24"/>
          <w:highlight w:val="white"/>
        </w:rPr>
        <w:t xml:space="preserve">open) </w:t>
      </w:r>
      <w:r w:rsidR="00386795" w:rsidRPr="00E86A92">
        <w:rPr>
          <w:rFonts w:ascii="Times New Roman" w:eastAsia="Calibri" w:hAnsi="Times New Roman" w:cs="Times New Roman"/>
          <w:sz w:val="24"/>
          <w:szCs w:val="24"/>
          <w:highlight w:val="white"/>
        </w:rPr>
        <w:t xml:space="preserve">flower </w:t>
      </w:r>
      <w:r w:rsidR="00684790" w:rsidRPr="00E86A92">
        <w:rPr>
          <w:rFonts w:ascii="Times New Roman" w:eastAsia="Calibri" w:hAnsi="Times New Roman" w:cs="Times New Roman"/>
          <w:sz w:val="24"/>
          <w:szCs w:val="24"/>
          <w:highlight w:val="white"/>
        </w:rPr>
        <w:t>and the</w:t>
      </w:r>
      <w:r w:rsidR="00386795" w:rsidRPr="00E86A92">
        <w:rPr>
          <w:rFonts w:ascii="Times New Roman" w:eastAsia="Calibri" w:hAnsi="Times New Roman" w:cs="Times New Roman"/>
          <w:sz w:val="24"/>
          <w:szCs w:val="24"/>
          <w:highlight w:val="white"/>
        </w:rPr>
        <w:t xml:space="preserve"> reproductive fitness as the total</w:t>
      </w:r>
      <w:r w:rsidR="00684790" w:rsidRPr="00E86A92">
        <w:rPr>
          <w:rFonts w:ascii="Times New Roman" w:eastAsia="Calibri" w:hAnsi="Times New Roman" w:cs="Times New Roman"/>
          <w:sz w:val="24"/>
          <w:szCs w:val="24"/>
          <w:highlight w:val="white"/>
        </w:rPr>
        <w:t xml:space="preserve"> number of reproductive structures</w:t>
      </w:r>
      <w:r w:rsidR="00386795" w:rsidRPr="00E86A92">
        <w:rPr>
          <w:rFonts w:ascii="Times New Roman" w:eastAsia="Calibri" w:hAnsi="Times New Roman" w:cs="Times New Roman"/>
          <w:sz w:val="24"/>
          <w:szCs w:val="24"/>
          <w:highlight w:val="white"/>
        </w:rPr>
        <w:t xml:space="preserve"> (flowers, fruits)</w:t>
      </w:r>
      <w:r w:rsidR="00684790" w:rsidRPr="00E86A92">
        <w:rPr>
          <w:rFonts w:ascii="Times New Roman" w:eastAsia="Calibri" w:hAnsi="Times New Roman" w:cs="Times New Roman"/>
          <w:sz w:val="24"/>
          <w:szCs w:val="24"/>
          <w:highlight w:val="white"/>
        </w:rPr>
        <w:t xml:space="preserve"> in a given individual in a given year</w:t>
      </w:r>
      <w:r w:rsidR="00386795" w:rsidRPr="00E86A92">
        <w:rPr>
          <w:rFonts w:ascii="Times New Roman" w:eastAsia="Calibri" w:hAnsi="Times New Roman" w:cs="Times New Roman"/>
          <w:sz w:val="24"/>
          <w:szCs w:val="24"/>
        </w:rPr>
        <w:t xml:space="preserve">. </w:t>
      </w:r>
    </w:p>
    <w:p w14:paraId="2E05D196"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0463053" w14:textId="47087802"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Climate data </w:t>
      </w:r>
      <w:proofErr w:type="gramStart"/>
      <w:r w:rsidRPr="00E86A92">
        <w:rPr>
          <w:rFonts w:ascii="Times New Roman" w:eastAsia="Calibri" w:hAnsi="Times New Roman" w:cs="Times New Roman"/>
          <w:sz w:val="24"/>
          <w:szCs w:val="24"/>
        </w:rPr>
        <w:t>were collected</w:t>
      </w:r>
      <w:proofErr w:type="gramEnd"/>
      <w:r w:rsidRPr="00E86A92">
        <w:rPr>
          <w:rFonts w:ascii="Times New Roman" w:eastAsia="Calibri" w:hAnsi="Times New Roman" w:cs="Times New Roman"/>
          <w:sz w:val="24"/>
          <w:szCs w:val="24"/>
        </w:rPr>
        <w:t xml:space="preserve"> from auto</w:t>
      </w:r>
      <w:r w:rsidR="00FB6E9B" w:rsidRPr="00E86A92">
        <w:rPr>
          <w:rFonts w:ascii="Times New Roman" w:eastAsia="Calibri" w:hAnsi="Times New Roman" w:cs="Times New Roman"/>
          <w:sz w:val="24"/>
          <w:szCs w:val="24"/>
        </w:rPr>
        <w:t xml:space="preserve">matic weather </w:t>
      </w:r>
      <w:r w:rsidRPr="00E86A92">
        <w:rPr>
          <w:rFonts w:ascii="Times New Roman" w:eastAsia="Calibri" w:hAnsi="Times New Roman" w:cs="Times New Roman"/>
          <w:sz w:val="24"/>
          <w:szCs w:val="24"/>
        </w:rPr>
        <w:t xml:space="preserve">stations </w:t>
      </w:r>
      <w:r w:rsidR="002F394A" w:rsidRPr="00E86A92">
        <w:rPr>
          <w:rFonts w:ascii="Times New Roman" w:eastAsia="Calibri" w:hAnsi="Times New Roman" w:cs="Times New Roman"/>
          <w:sz w:val="24"/>
          <w:szCs w:val="24"/>
        </w:rPr>
        <w:t xml:space="preserve">(1.5 </w:t>
      </w:r>
      <w:r w:rsidR="005B17CB" w:rsidRPr="00E86A92">
        <w:rPr>
          <w:rFonts w:ascii="Times New Roman" w:eastAsia="Calibri" w:hAnsi="Times New Roman" w:cs="Times New Roman"/>
          <w:sz w:val="24"/>
          <w:szCs w:val="24"/>
        </w:rPr>
        <w:t>- 2</w:t>
      </w:r>
      <w:r w:rsidR="002F394A" w:rsidRPr="00E86A92">
        <w:rPr>
          <w:rFonts w:ascii="Times New Roman" w:eastAsia="Calibri" w:hAnsi="Times New Roman" w:cs="Times New Roman"/>
          <w:sz w:val="24"/>
          <w:szCs w:val="24"/>
        </w:rPr>
        <w:t xml:space="preserve">m height) </w:t>
      </w:r>
      <w:r w:rsidRPr="00E86A92">
        <w:rPr>
          <w:rFonts w:ascii="Times New Roman" w:eastAsia="Calibri" w:hAnsi="Times New Roman" w:cs="Times New Roman"/>
          <w:sz w:val="24"/>
          <w:szCs w:val="24"/>
        </w:rPr>
        <w:t xml:space="preserve">at both sites and snow free dates were recorded from visual observations for each plot/species. Average growing season temperatures at Daring Lake have warmed substantially over the </w:t>
      </w:r>
      <w:r w:rsidR="008F254C" w:rsidRPr="00E86A92">
        <w:rPr>
          <w:rFonts w:ascii="Times New Roman" w:eastAsia="Calibri" w:hAnsi="Times New Roman" w:cs="Times New Roman"/>
          <w:sz w:val="24"/>
          <w:szCs w:val="24"/>
        </w:rPr>
        <w:t>21-year</w:t>
      </w:r>
      <w:r w:rsidRPr="00E86A92">
        <w:rPr>
          <w:rFonts w:ascii="Times New Roman" w:eastAsia="Calibri" w:hAnsi="Times New Roman" w:cs="Times New Roman"/>
          <w:sz w:val="24"/>
          <w:szCs w:val="24"/>
        </w:rPr>
        <w:t xml:space="preserve"> study period (Fig 3a) but show no consistent temporal trend at Alexandra Fiord over the </w:t>
      </w:r>
      <w:r w:rsidR="008F254C" w:rsidRPr="00E86A92">
        <w:rPr>
          <w:rFonts w:ascii="Times New Roman" w:eastAsia="Calibri" w:hAnsi="Times New Roman" w:cs="Times New Roman"/>
          <w:sz w:val="24"/>
          <w:szCs w:val="24"/>
        </w:rPr>
        <w:t>10-year</w:t>
      </w:r>
      <w:r w:rsidRPr="00E86A92">
        <w:rPr>
          <w:rFonts w:ascii="Times New Roman" w:eastAsia="Calibri" w:hAnsi="Times New Roman" w:cs="Times New Roman"/>
          <w:sz w:val="24"/>
          <w:szCs w:val="24"/>
        </w:rPr>
        <w:t xml:space="preserve"> study period (Fig S1</w:t>
      </w:r>
      <w:r w:rsidR="00184DEE" w:rsidRPr="00E86A92">
        <w:rPr>
          <w:rFonts w:ascii="Times New Roman" w:eastAsia="Calibri" w:hAnsi="Times New Roman" w:cs="Times New Roman"/>
          <w:sz w:val="24"/>
          <w:szCs w:val="24"/>
        </w:rPr>
        <w:t>b</w:t>
      </w:r>
      <w:r w:rsidRPr="00E86A92">
        <w:rPr>
          <w:rFonts w:ascii="Times New Roman" w:eastAsia="Calibri" w:hAnsi="Times New Roman" w:cs="Times New Roman"/>
          <w:sz w:val="24"/>
          <w:szCs w:val="24"/>
        </w:rPr>
        <w:t xml:space="preserve">). However, </w:t>
      </w:r>
      <w:r w:rsidR="00FB6E9B" w:rsidRPr="00E86A92">
        <w:rPr>
          <w:rFonts w:ascii="Times New Roman" w:eastAsia="Calibri" w:hAnsi="Times New Roman" w:cs="Times New Roman"/>
          <w:sz w:val="24"/>
          <w:szCs w:val="24"/>
        </w:rPr>
        <w:t xml:space="preserve">during peak flowering </w:t>
      </w:r>
      <w:r w:rsidRPr="00E86A92">
        <w:rPr>
          <w:rFonts w:ascii="Times New Roman" w:eastAsia="Calibri" w:hAnsi="Times New Roman" w:cs="Times New Roman"/>
          <w:sz w:val="24"/>
          <w:szCs w:val="24"/>
        </w:rPr>
        <w:t xml:space="preserve">OTCs warm tundra plant communities between 1-2 </w:t>
      </w:r>
      <w:r w:rsidR="00FB6E9B" w:rsidRPr="00E86A92">
        <w:rPr>
          <w:rFonts w:ascii="Times New Roman" w:eastAsia="Calibri" w:hAnsi="Times New Roman" w:cs="Times New Roman"/>
          <w:sz w:val="24"/>
          <w:szCs w:val="24"/>
        </w:rPr>
        <w:t>°</w:t>
      </w:r>
      <w:proofErr w:type="spellStart"/>
      <w:r w:rsidRPr="00E86A92">
        <w:rPr>
          <w:rFonts w:ascii="Times New Roman" w:eastAsia="Calibri" w:hAnsi="Times New Roman" w:cs="Times New Roman"/>
          <w:sz w:val="24"/>
          <w:szCs w:val="24"/>
        </w:rPr>
        <w:t>C at</w:t>
      </w:r>
      <w:proofErr w:type="spellEnd"/>
      <w:r w:rsidRPr="00E86A92">
        <w:rPr>
          <w:rFonts w:ascii="Times New Roman" w:eastAsia="Calibri" w:hAnsi="Times New Roman" w:cs="Times New Roman"/>
          <w:sz w:val="24"/>
          <w:szCs w:val="24"/>
        </w:rPr>
        <w:t xml:space="preserve"> Alexandra Fiord depending on location and time of day (Fig 3b, data from</w:t>
      </w:r>
      <w:r w:rsidR="008D0B62" w:rsidRPr="00E86A92">
        <w:rPr>
          <w:rFonts w:ascii="Times New Roman" w:eastAsia="Calibri" w:hAnsi="Times New Roman" w:cs="Times New Roman"/>
          <w:sz w:val="24"/>
          <w:szCs w:val="24"/>
        </w:rPr>
        <w:t xml:space="preserve"> </w:t>
      </w:r>
      <w:r w:rsidR="008D0B62" w:rsidRPr="00E86A92">
        <w:rPr>
          <w:rFonts w:ascii="Times New Roman" w:eastAsia="Calibri" w:hAnsi="Times New Roman" w:cs="Times New Roman"/>
          <w:sz w:val="24"/>
          <w:szCs w:val="24"/>
        </w:rPr>
        <w:fldChar w:fldCharType="begin"/>
      </w:r>
      <w:r w:rsidR="008D0B62" w:rsidRPr="00E86A92">
        <w:rPr>
          <w:rFonts w:ascii="Times New Roman" w:eastAsia="Calibri" w:hAnsi="Times New Roman" w:cs="Times New Roman"/>
          <w:sz w:val="24"/>
          <w:szCs w:val="24"/>
        </w:rPr>
        <w:instrText xml:space="preserve"> ADDIN ZOTERO_ITEM CSL_CITATION {"citationID":"J15IGfw5","properties":{"formattedCitation":"(Hollister {\\i{}et al.} 2023)","plainCitation":"(Hollister et al. 2023)","noteIndex":0},"citationItems":[{"id":15212,"uris":["http://zotero.org/users/11033306/items/IIR7VSZS"],"itemData":{"id":15212,"type":"article-journal","abstract":"Open top chambers (OTCs) were adopted as the recommended warming mechanism by the International Tundra Experiment network in the early 1990s. Since then, OTCs have been deployed across the globe. Hundreds of papers have reported the impacts of OTCs on the abiotic environment and the biota. Here, we review the impacts of the OTC on the physical environment, with comments on the appropriateness of using OTCs to characterize the response of biota to warming. The purpose of this review is to guide readers to previously published work and to provide recommendations for continued use of OTCs to understand the implications of warming on low stature ecosystems. In short, the OTC is a useful tool to experimentally manipulate temperature; however, the characteristics and magnitude of warming varies greatly in different environments; therefore, it is important to document chamber performance to maximize the interpretation of biotic response. When coupled with long-term monitoring, warming experiments are a valuable means to understand the impacts of climate change on natural ecosystems.","container-title":"Arctic Science","DOI":"10.1139/as-2022-0030","issue":"2","note":"publisher: NRC Research Press","page":"331-344","source":"cdnsciencepub.com (Atypon)","title":"A review of open top chamber (OTC) performance across the ITEX Network","volume":"9","author":[{"family":"Hollister","given":"Robert D."},{"family":"Elphinstone","given":"Cassandra"},{"family":"Henry","given":"Greg H. R."},{"family":"Bjorkman","given":"Anne D."},{"family":"Klanderud","given":"Kari"},{"family":"Björk","given":"Robert G."},{"family":"Björkman","given":"Mats P."},{"family":"Bokhorst","given":"Stef"},{"family":"Carbognani","given":"Michele"},{"family":"Cooper","given":"Elisabeth J."},{"family":"Dorrepaal","given":"Ellen"},{"family":"Elmendorf","given":"Sarah C."},{"family":"Fetcher","given":"Ned"},{"family":"Gallois","given":"Elise C."},{"family":"Guðmundsson","given":"Jón"},{"family":"Healey","given":"Nathan C."},{"family":"Jónsdóttir","given":"Ingibjörg Svala"},{"family":"Klarenberg","given":"Ingeborg J."},{"family":"Oberbauer","given":"Steven F."},{"family":"Macek","given":"Petr"},{"family":"May","given":"Jeremy L."},{"family":"Mereghetti","given":"Alessandro"},{"family":"Molau","given":"Ulf"},{"family":"Petraglia","given":"Alessandro"},{"family":"Rinnan","given":"Riikka"},{"family":"Rixen","given":"Christian"},{"family":"Wookey","given":"Philip A."}],"issued":{"date-parts":[["2023",6]]}}}],"schema":"https://github.com/citation-style-language/schema/raw/master/csl-citation.json"} </w:instrText>
      </w:r>
      <w:r w:rsidR="008D0B62" w:rsidRPr="00E86A92">
        <w:rPr>
          <w:rFonts w:ascii="Times New Roman" w:eastAsia="Calibri" w:hAnsi="Times New Roman" w:cs="Times New Roman"/>
          <w:sz w:val="24"/>
          <w:szCs w:val="24"/>
        </w:rPr>
        <w:fldChar w:fldCharType="separate"/>
      </w:r>
      <w:r w:rsidR="008D0B62" w:rsidRPr="00E86A92">
        <w:rPr>
          <w:rFonts w:ascii="Times New Roman" w:hAnsi="Times New Roman" w:cs="Times New Roman"/>
          <w:sz w:val="24"/>
          <w:szCs w:val="24"/>
        </w:rPr>
        <w:t xml:space="preserve">Hollister </w:t>
      </w:r>
      <w:r w:rsidR="008D0B62" w:rsidRPr="00E86A92">
        <w:rPr>
          <w:rFonts w:ascii="Times New Roman" w:hAnsi="Times New Roman" w:cs="Times New Roman"/>
          <w:i/>
          <w:iCs/>
          <w:sz w:val="24"/>
          <w:szCs w:val="24"/>
        </w:rPr>
        <w:t>et al.</w:t>
      </w:r>
      <w:r w:rsidR="008D0B62" w:rsidRPr="00E86A92">
        <w:rPr>
          <w:rFonts w:ascii="Times New Roman" w:hAnsi="Times New Roman" w:cs="Times New Roman"/>
          <w:sz w:val="24"/>
          <w:szCs w:val="24"/>
        </w:rPr>
        <w:t xml:space="preserve"> 2023)</w:t>
      </w:r>
      <w:r w:rsidR="008D0B62" w:rsidRPr="00E86A92">
        <w:rPr>
          <w:rFonts w:ascii="Times New Roman" w:eastAsia="Calibri" w:hAnsi="Times New Roman" w:cs="Times New Roman"/>
          <w:sz w:val="24"/>
          <w:szCs w:val="24"/>
        </w:rPr>
        <w:fldChar w:fldCharType="end"/>
      </w:r>
      <w:r w:rsidRPr="00E86A92">
        <w:rPr>
          <w:rFonts w:ascii="Times New Roman" w:eastAsia="Calibri" w:hAnsi="Times New Roman" w:cs="Times New Roman"/>
          <w:sz w:val="24"/>
          <w:szCs w:val="24"/>
        </w:rPr>
        <w:t>. Thus, we focused on the effects of ambient climate warming at Daring Lake and the effects of experimental warming at Alexandra Fiord.</w:t>
      </w:r>
    </w:p>
    <w:p w14:paraId="0FB8A8E9" w14:textId="77777777" w:rsidR="00C96047" w:rsidRPr="00E86A92" w:rsidRDefault="00C96047" w:rsidP="00A0344C">
      <w:pPr>
        <w:spacing w:line="480" w:lineRule="auto"/>
        <w:jc w:val="both"/>
        <w:rPr>
          <w:rFonts w:ascii="Times New Roman" w:eastAsia="Calibri" w:hAnsi="Times New Roman" w:cs="Times New Roman"/>
          <w:i/>
          <w:sz w:val="24"/>
          <w:szCs w:val="24"/>
        </w:rPr>
      </w:pPr>
    </w:p>
    <w:p w14:paraId="3A34B46F"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Statistical modeling </w:t>
      </w:r>
    </w:p>
    <w:p w14:paraId="12FACC3C" w14:textId="77777777"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Daring Lake: Ambient climate warming as driver</w:t>
      </w:r>
    </w:p>
    <w:p w14:paraId="3A79DF55" w14:textId="2A9875D3" w:rsidR="00C96047" w:rsidRPr="00E86A92" w:rsidRDefault="001508B9"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t>For the Daring Lake dataset, to determine which climate parameters best predicted annual phenology and reproductive fitness</w:t>
      </w:r>
      <w:r w:rsidR="00FB6E9B" w:rsidRPr="00E86A92">
        <w:rPr>
          <w:rFonts w:ascii="Times New Roman" w:eastAsia="Calibri" w:hAnsi="Times New Roman" w:cs="Times New Roman"/>
          <w:sz w:val="24"/>
          <w:szCs w:val="24"/>
          <w:highlight w:val="white"/>
        </w:rPr>
        <w:t xml:space="preserve"> individually</w:t>
      </w:r>
      <w:r w:rsidRPr="00E86A92">
        <w:rPr>
          <w:rFonts w:ascii="Times New Roman" w:eastAsia="Calibri" w:hAnsi="Times New Roman" w:cs="Times New Roman"/>
          <w:sz w:val="24"/>
          <w:szCs w:val="24"/>
          <w:highlight w:val="white"/>
        </w:rPr>
        <w:t>, we used a model selection approach with linear mixed effects models in the R packages lme4 (v1.1-31)</w:t>
      </w:r>
      <w:r w:rsidR="008D0B62" w:rsidRPr="00E86A92">
        <w:rPr>
          <w:rFonts w:ascii="Times New Roman" w:eastAsia="Calibri" w:hAnsi="Times New Roman" w:cs="Times New Roman"/>
          <w:sz w:val="24"/>
          <w:szCs w:val="24"/>
          <w:highlight w:val="white"/>
        </w:rPr>
        <w:t xml:space="preserve"> </w:t>
      </w:r>
      <w:r w:rsidR="008D0B62" w:rsidRPr="00E86A92">
        <w:rPr>
          <w:rFonts w:ascii="Times New Roman" w:eastAsia="Calibri" w:hAnsi="Times New Roman" w:cs="Times New Roman"/>
          <w:sz w:val="24"/>
          <w:szCs w:val="24"/>
          <w:highlight w:val="white"/>
        </w:rPr>
        <w:fldChar w:fldCharType="begin"/>
      </w:r>
      <w:r w:rsidR="008D0B62" w:rsidRPr="00E86A92">
        <w:rPr>
          <w:rFonts w:ascii="Times New Roman" w:eastAsia="Calibri" w:hAnsi="Times New Roman" w:cs="Times New Roman"/>
          <w:sz w:val="24"/>
          <w:szCs w:val="24"/>
          <w:highlight w:val="white"/>
        </w:rPr>
        <w:instrText xml:space="preserve"> ADDIN ZOTERO_ITEM CSL_CITATION {"citationID":"JY8pyvmk","properties":{"formattedCitation":"(Bates {\\i{}et al.} 2014)","plainCitation":"(Bates et al. 2014)","noteIndex":0},"citationItems":[{"id":10240,"uris":["http://zotero.org/users/11033306/items/RK9ZJNR7"],"itemData":{"id":10240,"type":"article-journal","abstract":"Maximum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Software","DOI":"10.18637/jss.v067.i01","issue":"1","note":"arXiv: 1406.5823","title":"Fitting linear mixed-effects models using lme4","URL":"http://arxiv.org/abs/1406.5823","volume":"67","author":[{"family":"Bates","given":"Douglas"},{"family":"Mächler","given":"Martin"},{"family":"Bolker","given":"Ben"},{"family":"Walker","given":"Steve"}],"issued":{"date-parts":[["2014"]]}}}],"schema":"https://github.com/citation-style-language/schema/raw/master/csl-citation.json"} </w:instrText>
      </w:r>
      <w:r w:rsidR="008D0B62" w:rsidRPr="00E86A92">
        <w:rPr>
          <w:rFonts w:ascii="Times New Roman" w:eastAsia="Calibri" w:hAnsi="Times New Roman" w:cs="Times New Roman"/>
          <w:sz w:val="24"/>
          <w:szCs w:val="24"/>
          <w:highlight w:val="white"/>
        </w:rPr>
        <w:fldChar w:fldCharType="separate"/>
      </w:r>
      <w:r w:rsidR="008D0B62" w:rsidRPr="00E86A92">
        <w:rPr>
          <w:rFonts w:ascii="Times New Roman" w:hAnsi="Times New Roman" w:cs="Times New Roman"/>
          <w:sz w:val="24"/>
          <w:szCs w:val="24"/>
        </w:rPr>
        <w:t xml:space="preserve">(Bates </w:t>
      </w:r>
      <w:r w:rsidR="008D0B62" w:rsidRPr="00E86A92">
        <w:rPr>
          <w:rFonts w:ascii="Times New Roman" w:hAnsi="Times New Roman" w:cs="Times New Roman"/>
          <w:i/>
          <w:iCs/>
          <w:sz w:val="24"/>
          <w:szCs w:val="24"/>
        </w:rPr>
        <w:t>et al.</w:t>
      </w:r>
      <w:r w:rsidR="008D0B62" w:rsidRPr="00E86A92">
        <w:rPr>
          <w:rFonts w:ascii="Times New Roman" w:hAnsi="Times New Roman" w:cs="Times New Roman"/>
          <w:sz w:val="24"/>
          <w:szCs w:val="24"/>
        </w:rPr>
        <w:t xml:space="preserve"> 2014)</w:t>
      </w:r>
      <w:r w:rsidR="008D0B62"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and </w:t>
      </w:r>
      <w:proofErr w:type="spellStart"/>
      <w:r w:rsidRPr="00E86A92">
        <w:rPr>
          <w:rFonts w:ascii="Times New Roman" w:eastAsia="Calibri" w:hAnsi="Times New Roman" w:cs="Times New Roman"/>
          <w:sz w:val="24"/>
          <w:szCs w:val="24"/>
          <w:highlight w:val="white"/>
        </w:rPr>
        <w:t>AICcmodavg</w:t>
      </w:r>
      <w:proofErr w:type="spellEnd"/>
      <w:r w:rsidRPr="00E86A92">
        <w:rPr>
          <w:rFonts w:ascii="Times New Roman" w:eastAsia="Calibri" w:hAnsi="Times New Roman" w:cs="Times New Roman"/>
          <w:sz w:val="24"/>
          <w:szCs w:val="24"/>
          <w:highlight w:val="white"/>
        </w:rPr>
        <w:t xml:space="preserve"> (v2.3-1)</w:t>
      </w:r>
      <w:r w:rsidR="00880856" w:rsidRPr="00E86A92">
        <w:rPr>
          <w:rFonts w:ascii="Times New Roman" w:eastAsia="Calibri" w:hAnsi="Times New Roman" w:cs="Times New Roman"/>
          <w:sz w:val="24"/>
          <w:szCs w:val="24"/>
          <w:highlight w:val="white"/>
        </w:rPr>
        <w:t xml:space="preserve"> </w:t>
      </w:r>
      <w:r w:rsidR="008D0B62" w:rsidRPr="00E86A92">
        <w:rPr>
          <w:rFonts w:ascii="Times New Roman" w:eastAsia="Calibri" w:hAnsi="Times New Roman" w:cs="Times New Roman"/>
          <w:sz w:val="24"/>
          <w:szCs w:val="24"/>
          <w:highlight w:val="white"/>
        </w:rPr>
        <w:fldChar w:fldCharType="begin"/>
      </w:r>
      <w:r w:rsidR="008D0B62" w:rsidRPr="00E86A92">
        <w:rPr>
          <w:rFonts w:ascii="Times New Roman" w:eastAsia="Calibri" w:hAnsi="Times New Roman" w:cs="Times New Roman"/>
          <w:sz w:val="24"/>
          <w:szCs w:val="24"/>
          <w:highlight w:val="white"/>
        </w:rPr>
        <w:instrText xml:space="preserve"> ADDIN ZOTERO_ITEM CSL_CITATION {"citationID":"yC5HqmSl","properties":{"formattedCitation":"(Mazerolle 2023)","plainCitation":"(Mazerolle 2023)","noteIndex":0},"citationItems":[{"id":15217,"uris":["http://zotero.org/users/11033306/items/LAXYB6R3"],"itemData":{"id":15217,"type":"software","title":"AICcmodavg: Model selection and multimodel inference based on (Q)AIC(c)","URL":"https://cran.r-project.org/package=AICcmodavg","author":[{"family":"Mazerolle","given":"Marc J."}],"issued":{"date-parts":[["2023"]]}}}],"schema":"https://github.com/citation-style-language/schema/raw/master/csl-citation.json"} </w:instrText>
      </w:r>
      <w:r w:rsidR="008D0B62" w:rsidRPr="00E86A92">
        <w:rPr>
          <w:rFonts w:ascii="Times New Roman" w:eastAsia="Calibri" w:hAnsi="Times New Roman" w:cs="Times New Roman"/>
          <w:sz w:val="24"/>
          <w:szCs w:val="24"/>
          <w:highlight w:val="white"/>
        </w:rPr>
        <w:fldChar w:fldCharType="separate"/>
      </w:r>
      <w:r w:rsidR="008D0B62" w:rsidRPr="00E86A92">
        <w:rPr>
          <w:rFonts w:ascii="Times New Roman" w:hAnsi="Times New Roman" w:cs="Times New Roman"/>
          <w:sz w:val="24"/>
          <w:szCs w:val="24"/>
          <w:highlight w:val="white"/>
        </w:rPr>
        <w:t>(Mazerolle 2023)</w:t>
      </w:r>
      <w:r w:rsidR="008D0B62"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We included the following climate parameters in these models: </w:t>
      </w:r>
      <w:r w:rsidR="00FB6E9B" w:rsidRPr="00E86A92">
        <w:rPr>
          <w:rFonts w:ascii="Times New Roman" w:eastAsia="Calibri" w:hAnsi="Times New Roman" w:cs="Times New Roman"/>
          <w:sz w:val="24"/>
          <w:szCs w:val="24"/>
          <w:highlight w:val="white"/>
        </w:rPr>
        <w:t xml:space="preserve">Site-level </w:t>
      </w:r>
      <w:r w:rsidRPr="00E86A92">
        <w:rPr>
          <w:rFonts w:ascii="Times New Roman" w:eastAsia="Calibri" w:hAnsi="Times New Roman" w:cs="Times New Roman"/>
          <w:sz w:val="24"/>
          <w:szCs w:val="24"/>
          <w:highlight w:val="white"/>
        </w:rPr>
        <w:t xml:space="preserve">average daily growing season (June-August) temperature (°C) of the </w:t>
      </w:r>
      <w:r w:rsidR="00FB6E9B" w:rsidRPr="00E86A92">
        <w:rPr>
          <w:rFonts w:ascii="Times New Roman" w:eastAsia="Calibri" w:hAnsi="Times New Roman" w:cs="Times New Roman"/>
          <w:sz w:val="24"/>
          <w:szCs w:val="24"/>
          <w:highlight w:val="white"/>
        </w:rPr>
        <w:t xml:space="preserve">(1) </w:t>
      </w:r>
      <w:r w:rsidRPr="00E86A92">
        <w:rPr>
          <w:rFonts w:ascii="Times New Roman" w:eastAsia="Calibri" w:hAnsi="Times New Roman" w:cs="Times New Roman"/>
          <w:sz w:val="24"/>
          <w:szCs w:val="24"/>
          <w:highlight w:val="white"/>
        </w:rPr>
        <w:t xml:space="preserve">current year </w:t>
      </w:r>
      <w:r w:rsidR="00FB6E9B"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2</w:t>
      </w:r>
      <w:r w:rsidR="00FB6E9B" w:rsidRPr="00E86A92">
        <w:rPr>
          <w:rFonts w:ascii="Times New Roman" w:eastAsia="Calibri" w:hAnsi="Times New Roman" w:cs="Times New Roman"/>
          <w:sz w:val="24"/>
          <w:szCs w:val="24"/>
          <w:highlight w:val="white"/>
        </w:rPr>
        <w:t xml:space="preserve">) </w:t>
      </w:r>
      <w:r w:rsidRPr="00E86A92">
        <w:rPr>
          <w:rFonts w:ascii="Times New Roman" w:eastAsia="Calibri" w:hAnsi="Times New Roman" w:cs="Times New Roman"/>
          <w:sz w:val="24"/>
          <w:szCs w:val="24"/>
          <w:highlight w:val="white"/>
        </w:rPr>
        <w:t xml:space="preserve">the </w:t>
      </w:r>
      <w:r w:rsidRPr="00E86A92">
        <w:rPr>
          <w:rFonts w:ascii="Times New Roman" w:eastAsia="Calibri" w:hAnsi="Times New Roman" w:cs="Times New Roman"/>
          <w:sz w:val="24"/>
          <w:szCs w:val="24"/>
          <w:highlight w:val="white"/>
        </w:rPr>
        <w:lastRenderedPageBreak/>
        <w:t>previous y</w:t>
      </w:r>
      <w:r w:rsidR="008F254C" w:rsidRPr="00E86A92">
        <w:rPr>
          <w:rFonts w:ascii="Times New Roman" w:eastAsia="Calibri" w:hAnsi="Times New Roman" w:cs="Times New Roman"/>
          <w:sz w:val="24"/>
          <w:szCs w:val="24"/>
          <w:highlight w:val="white"/>
        </w:rPr>
        <w:t xml:space="preserve">ear and </w:t>
      </w:r>
      <w:r w:rsidR="00FB6E9B" w:rsidRPr="00E86A92">
        <w:rPr>
          <w:rFonts w:ascii="Times New Roman" w:eastAsia="Calibri" w:hAnsi="Times New Roman" w:cs="Times New Roman"/>
          <w:sz w:val="24"/>
          <w:szCs w:val="24"/>
          <w:highlight w:val="white"/>
        </w:rPr>
        <w:t>(</w:t>
      </w:r>
      <w:r w:rsidR="008F254C" w:rsidRPr="00E86A92">
        <w:rPr>
          <w:rFonts w:ascii="Times New Roman" w:eastAsia="Calibri" w:hAnsi="Times New Roman" w:cs="Times New Roman"/>
          <w:sz w:val="24"/>
          <w:szCs w:val="24"/>
          <w:highlight w:val="white"/>
        </w:rPr>
        <w:t>3</w:t>
      </w:r>
      <w:r w:rsidR="00B01249" w:rsidRPr="00E86A92">
        <w:rPr>
          <w:rFonts w:ascii="Times New Roman" w:eastAsia="Calibri" w:hAnsi="Times New Roman" w:cs="Times New Roman"/>
          <w:sz w:val="24"/>
          <w:szCs w:val="24"/>
          <w:highlight w:val="white"/>
        </w:rPr>
        <w:t xml:space="preserve">) </w:t>
      </w:r>
      <w:r w:rsidR="00FB6E9B" w:rsidRPr="00E86A92">
        <w:rPr>
          <w:rFonts w:ascii="Times New Roman" w:eastAsia="Calibri" w:hAnsi="Times New Roman" w:cs="Times New Roman"/>
          <w:sz w:val="24"/>
          <w:szCs w:val="24"/>
          <w:highlight w:val="white"/>
        </w:rPr>
        <w:t xml:space="preserve">snowmelt timing </w:t>
      </w:r>
      <w:r w:rsidR="008F254C" w:rsidRPr="00E86A92">
        <w:rPr>
          <w:rFonts w:ascii="Times New Roman" w:eastAsia="Calibri" w:hAnsi="Times New Roman" w:cs="Times New Roman"/>
          <w:sz w:val="24"/>
          <w:szCs w:val="24"/>
          <w:highlight w:val="white"/>
        </w:rPr>
        <w:t>(day of year-DOY</w:t>
      </w:r>
      <w:r w:rsidRPr="00E86A92">
        <w:rPr>
          <w:rFonts w:ascii="Times New Roman" w:eastAsia="Calibri" w:hAnsi="Times New Roman" w:cs="Times New Roman"/>
          <w:sz w:val="24"/>
          <w:szCs w:val="24"/>
          <w:highlight w:val="white"/>
        </w:rPr>
        <w:t>) in the current year. All models had</w:t>
      </w:r>
      <w:r w:rsidR="00AF0E4E" w:rsidRPr="00E86A92">
        <w:rPr>
          <w:rFonts w:ascii="Times New Roman" w:eastAsia="Calibri" w:hAnsi="Times New Roman" w:cs="Times New Roman"/>
          <w:sz w:val="24"/>
          <w:szCs w:val="24"/>
          <w:highlight w:val="white"/>
        </w:rPr>
        <w:t xml:space="preserve"> all possible combinations of</w:t>
      </w:r>
      <w:r w:rsidRPr="00E86A92">
        <w:rPr>
          <w:rFonts w:ascii="Times New Roman" w:eastAsia="Calibri" w:hAnsi="Times New Roman" w:cs="Times New Roman"/>
          <w:sz w:val="24"/>
          <w:szCs w:val="24"/>
          <w:highlight w:val="white"/>
        </w:rPr>
        <w:t xml:space="preserve"> either one, two or three o</w:t>
      </w:r>
      <w:r w:rsidR="00E73A56" w:rsidRPr="00E86A92">
        <w:rPr>
          <w:rFonts w:ascii="Times New Roman" w:eastAsia="Calibri" w:hAnsi="Times New Roman" w:cs="Times New Roman"/>
          <w:sz w:val="24"/>
          <w:szCs w:val="24"/>
          <w:highlight w:val="white"/>
        </w:rPr>
        <w:t xml:space="preserve">f the above climate parameters </w:t>
      </w:r>
      <w:r w:rsidRPr="00E86A92">
        <w:rPr>
          <w:rFonts w:ascii="Times New Roman" w:eastAsia="Calibri" w:hAnsi="Times New Roman" w:cs="Times New Roman"/>
          <w:sz w:val="24"/>
          <w:szCs w:val="24"/>
          <w:highlight w:val="white"/>
        </w:rPr>
        <w:t>and random intercepts of species, individual plant id nested within species and calendar year. We then used AIC model comparison to determine the most parsimonious model for both phenology (date of flowering), and reproductive fitness (flower number, fruit number) respectively and used the climate predictors from the best models in downstream analyses (Table 1).</w:t>
      </w:r>
      <w:r w:rsidR="00684790" w:rsidRPr="00E86A92">
        <w:rPr>
          <w:rFonts w:ascii="Times New Roman" w:eastAsia="Calibri" w:hAnsi="Times New Roman" w:cs="Times New Roman"/>
          <w:sz w:val="24"/>
          <w:szCs w:val="24"/>
          <w:highlight w:val="white"/>
        </w:rPr>
        <w:t xml:space="preserve"> </w:t>
      </w:r>
    </w:p>
    <w:p w14:paraId="707988EE" w14:textId="77777777" w:rsidR="00C96047" w:rsidRPr="00E86A92" w:rsidRDefault="00C96047" w:rsidP="00A0344C">
      <w:pPr>
        <w:spacing w:line="480" w:lineRule="auto"/>
        <w:jc w:val="both"/>
        <w:rPr>
          <w:rFonts w:ascii="Times New Roman" w:eastAsia="Calibri" w:hAnsi="Times New Roman" w:cs="Times New Roman"/>
          <w:sz w:val="24"/>
          <w:szCs w:val="24"/>
          <w:highlight w:val="white"/>
        </w:rPr>
      </w:pPr>
    </w:p>
    <w:p w14:paraId="0187167D" w14:textId="4635A9DB"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highlight w:val="white"/>
        </w:rPr>
        <w:t xml:space="preserve">Next, we used a piecewise structural equation modeling approach in a Bayesian framework by fitting multivariate hierarchical models with default (non-informative) priors in the R package </w:t>
      </w:r>
      <w:proofErr w:type="spellStart"/>
      <w:r w:rsidRPr="00E86A92">
        <w:rPr>
          <w:rFonts w:ascii="Times New Roman" w:eastAsia="Calibri" w:hAnsi="Times New Roman" w:cs="Times New Roman"/>
          <w:sz w:val="24"/>
          <w:szCs w:val="24"/>
          <w:highlight w:val="white"/>
        </w:rPr>
        <w:t>brms</w:t>
      </w:r>
      <w:proofErr w:type="spellEnd"/>
      <w:r w:rsidRPr="00E86A92">
        <w:rPr>
          <w:rFonts w:ascii="Times New Roman" w:eastAsia="Calibri" w:hAnsi="Times New Roman" w:cs="Times New Roman"/>
          <w:sz w:val="24"/>
          <w:szCs w:val="24"/>
          <w:highlight w:val="white"/>
        </w:rPr>
        <w:t xml:space="preserve"> (v 2.18.0)</w:t>
      </w:r>
      <w:r w:rsidR="00880856" w:rsidRPr="00E86A92">
        <w:rPr>
          <w:rFonts w:ascii="Times New Roman" w:hAnsi="Times New Roman" w:cs="Times New Roman"/>
          <w:sz w:val="24"/>
          <w:szCs w:val="24"/>
        </w:rPr>
        <w:t xml:space="preserve"> </w:t>
      </w:r>
      <w:r w:rsidR="00880856" w:rsidRPr="00E86A92">
        <w:rPr>
          <w:rFonts w:ascii="Times New Roman" w:hAnsi="Times New Roman" w:cs="Times New Roman"/>
          <w:sz w:val="24"/>
          <w:szCs w:val="24"/>
        </w:rPr>
        <w:fldChar w:fldCharType="begin"/>
      </w:r>
      <w:r w:rsidR="00880856" w:rsidRPr="00E86A92">
        <w:rPr>
          <w:rFonts w:ascii="Times New Roman" w:hAnsi="Times New Roman" w:cs="Times New Roman"/>
          <w:sz w:val="24"/>
          <w:szCs w:val="24"/>
        </w:rPr>
        <w:instrText xml:space="preserve"> ADDIN ZOTERO_ITEM CSL_CITATION {"citationID":"Q8ck12Dx","properties":{"formattedCitation":"(B\\uc0\\u252{}rkner 2018)","plainCitation":"(Bürkner 2018)","noteIndex":0},"citationItems":[{"id":10492,"uris":["http://zotero.org/users/11033306/items/XMRHKD5N"],"itemData":{"id":10492,"type":"article-journal","abstract":"The brms package allows R users to easily specify a wide range of Bayesian single-level and multilevel models, which are fitted with the probabilistic programming language Stan behind the scenes. Several response distributions are supported, of which all parameters (e.g., location, scale, and shape) can be predicted at the same time thus allowing for distributional regression. Non-linear relationships may be specified using non-linear predictor terms or semi-parametric approaches such as splines or Gaussian processes.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other relevant aspects of the syntax.","container-title":"The R Journal","DOI":"10.32614/rj-2018-017","issue":"1","page":"395","title":"Advanced Bayesian Multilevel Modeling with the R Package brms","volume":"10","author":[{"family":"Bürkner","given":"Paul-Christian"}],"issued":{"date-parts":[["2018"]]}}}],"schema":"https://github.com/citation-style-language/schema/raw/master/csl-citation.json"} </w:instrText>
      </w:r>
      <w:r w:rsidR="00880856" w:rsidRPr="00E86A92">
        <w:rPr>
          <w:rFonts w:ascii="Times New Roman" w:hAnsi="Times New Roman" w:cs="Times New Roman"/>
          <w:sz w:val="24"/>
          <w:szCs w:val="24"/>
        </w:rPr>
        <w:fldChar w:fldCharType="separate"/>
      </w:r>
      <w:r w:rsidR="00880856" w:rsidRPr="00E86A92">
        <w:rPr>
          <w:rFonts w:ascii="Times New Roman" w:hAnsi="Times New Roman" w:cs="Times New Roman"/>
          <w:sz w:val="24"/>
          <w:szCs w:val="24"/>
        </w:rPr>
        <w:t>(</w:t>
      </w:r>
      <w:proofErr w:type="spellStart"/>
      <w:r w:rsidR="00880856" w:rsidRPr="00E86A92">
        <w:rPr>
          <w:rFonts w:ascii="Times New Roman" w:hAnsi="Times New Roman" w:cs="Times New Roman"/>
          <w:sz w:val="24"/>
          <w:szCs w:val="24"/>
        </w:rPr>
        <w:t>Bürkner</w:t>
      </w:r>
      <w:proofErr w:type="spellEnd"/>
      <w:r w:rsidR="00880856" w:rsidRPr="00E86A92">
        <w:rPr>
          <w:rFonts w:ascii="Times New Roman" w:hAnsi="Times New Roman" w:cs="Times New Roman"/>
          <w:sz w:val="24"/>
          <w:szCs w:val="24"/>
        </w:rPr>
        <w:t xml:space="preserve"> 2018)</w:t>
      </w:r>
      <w:r w:rsidR="00880856" w:rsidRPr="00E86A92">
        <w:rPr>
          <w:rFonts w:ascii="Times New Roman" w:hAnsi="Times New Roman" w:cs="Times New Roman"/>
          <w:sz w:val="24"/>
          <w:szCs w:val="24"/>
        </w:rPr>
        <w:fldChar w:fldCharType="end"/>
      </w:r>
      <w:r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rPr>
        <w:t xml:space="preserve"> Broadly, we used the best climate predictors from model selection (above) to predict individual plant flowering phenology (Table 1). Then, in an SEM framework, we predicted reproductive fitness of the same individual plant in the same year with flowering time from the previous model and the best respective climate predictor (Fig 2).  For flower number this was the average growing season (June-Aug) temperature of the current year </w:t>
      </w:r>
      <w:r w:rsidR="00FA03DA" w:rsidRPr="00E86A92">
        <w:rPr>
          <w:rFonts w:ascii="Times New Roman" w:eastAsia="Calibri" w:hAnsi="Times New Roman" w:cs="Times New Roman"/>
          <w:sz w:val="24"/>
          <w:szCs w:val="24"/>
        </w:rPr>
        <w:t>(</w:t>
      </w:r>
      <w:r w:rsidR="00FA03DA">
        <w:rPr>
          <w:rFonts w:ascii="Times New Roman" w:eastAsia="Calibri" w:hAnsi="Times New Roman" w:cs="Times New Roman"/>
          <w:sz w:val="24"/>
          <w:szCs w:val="24"/>
        </w:rPr>
        <w:t>Temp</w:t>
      </w:r>
      <w:r w:rsidR="00FA03DA">
        <w:rPr>
          <w:rFonts w:ascii="Times New Roman" w:eastAsia="Calibri" w:hAnsi="Times New Roman" w:cs="Times New Roman"/>
          <w:sz w:val="24"/>
          <w:szCs w:val="24"/>
          <w:vertAlign w:val="subscript"/>
        </w:rPr>
        <w:t xml:space="preserve">t </w:t>
      </w:r>
      <w:r w:rsidR="00FA03DA" w:rsidRPr="00FA03DA">
        <w:rPr>
          <w:rFonts w:ascii="Times New Roman" w:eastAsia="Calibri" w:hAnsi="Times New Roman" w:cs="Times New Roman"/>
          <w:sz w:val="24"/>
          <w:szCs w:val="24"/>
        </w:rPr>
        <w:t>-</w:t>
      </w:r>
      <w:r w:rsidR="00FA03DA" w:rsidRPr="00E86A92">
        <w:rPr>
          <w:rFonts w:ascii="Times New Roman" w:eastAsia="Calibri" w:hAnsi="Times New Roman" w:cs="Times New Roman"/>
          <w:sz w:val="24"/>
          <w:szCs w:val="24"/>
        </w:rPr>
        <w:t>Table 1)</w:t>
      </w:r>
      <w:r w:rsidR="00FA03DA">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and for fruit number, this was the average growing season temperature (June- Aug) of the previous year (</w:t>
      </w:r>
      <w:r w:rsidR="00FA03DA">
        <w:rPr>
          <w:rFonts w:ascii="Times New Roman" w:eastAsia="Calibri" w:hAnsi="Times New Roman" w:cs="Times New Roman"/>
          <w:sz w:val="24"/>
          <w:szCs w:val="24"/>
        </w:rPr>
        <w:t>Temp</w:t>
      </w:r>
      <w:r w:rsidR="00FA03DA" w:rsidRPr="00FA03DA">
        <w:rPr>
          <w:rFonts w:ascii="Times New Roman" w:eastAsia="Calibri" w:hAnsi="Times New Roman" w:cs="Times New Roman"/>
          <w:sz w:val="24"/>
          <w:szCs w:val="24"/>
          <w:vertAlign w:val="subscript"/>
        </w:rPr>
        <w:t>t-1</w:t>
      </w:r>
      <w:r w:rsidR="00FA03DA" w:rsidRPr="00FA03DA">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Table 1). In the fruit </w:t>
      </w:r>
      <w:r w:rsidR="001A6B13" w:rsidRPr="00E86A92">
        <w:rPr>
          <w:rFonts w:ascii="Times New Roman" w:eastAsia="Calibri" w:hAnsi="Times New Roman" w:cs="Times New Roman"/>
          <w:sz w:val="24"/>
          <w:szCs w:val="24"/>
        </w:rPr>
        <w:t xml:space="preserve">number </w:t>
      </w:r>
      <w:r w:rsidR="008F254C" w:rsidRPr="00E86A92">
        <w:rPr>
          <w:rFonts w:ascii="Times New Roman" w:eastAsia="Calibri" w:hAnsi="Times New Roman" w:cs="Times New Roman"/>
          <w:sz w:val="24"/>
          <w:szCs w:val="24"/>
        </w:rPr>
        <w:t>SEM;</w:t>
      </w:r>
      <w:r w:rsidRPr="00E86A92">
        <w:rPr>
          <w:rFonts w:ascii="Times New Roman" w:eastAsia="Calibri" w:hAnsi="Times New Roman" w:cs="Times New Roman"/>
          <w:sz w:val="24"/>
          <w:szCs w:val="24"/>
        </w:rPr>
        <w:t xml:space="preserve"> we also included prior average growing season temperature as a predictor of flowering phenology for consistency between phenology and reproductive fitness models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1b). Our modeling approach is similar to those used by</w:t>
      </w:r>
      <w:r w:rsidR="00880856" w:rsidRPr="00E86A92">
        <w:rPr>
          <w:rFonts w:ascii="Times New Roman" w:eastAsia="Calibri" w:hAnsi="Times New Roman" w:cs="Times New Roman"/>
          <w:sz w:val="24"/>
          <w:szCs w:val="24"/>
        </w:rPr>
        <w:t xml:space="preserve"> </w:t>
      </w:r>
      <w:r w:rsidR="00880856" w:rsidRPr="00E86A92">
        <w:rPr>
          <w:rFonts w:ascii="Times New Roman" w:eastAsia="Calibri" w:hAnsi="Times New Roman" w:cs="Times New Roman"/>
          <w:sz w:val="24"/>
          <w:szCs w:val="24"/>
        </w:rPr>
        <w:fldChar w:fldCharType="begin"/>
      </w:r>
      <w:r w:rsidR="00880856" w:rsidRPr="00E86A92">
        <w:rPr>
          <w:rFonts w:ascii="Times New Roman" w:eastAsia="Calibri" w:hAnsi="Times New Roman" w:cs="Times New Roman"/>
          <w:sz w:val="24"/>
          <w:szCs w:val="24"/>
        </w:rPr>
        <w:instrText xml:space="preserve"> ADDIN ZOTERO_ITEM CSL_CITATION {"citationID":"3GnAAdzM","properties":{"formattedCitation":"(Mclean {\\i{}et al.} 2016; Mortensen {\\i{}et al.} 2016)","plainCitation":"(Mclean et al. 2016; Mortensen et al. 2016)","noteIndex":0},"citationItems":[{"id":11485,"uris":["http://zotero.org/users/11033306/items/DLZQAYVH"],"itemData":{"id":11485,"type":"article-journal","abstract":"Species' responses to climate change are variable and diverse, yet our understanding of how different responses (e.g. physiological, behavioural, demographic) relate and how they affect the parameters most relevant for conservation (e.g. population persistence) is lacking. Despite this, studies that observe changes in one type of response typically assume that effects on population dynamics will occur, perhaps fallaciously. We use a hierarchical framework to explain and test when impacts of climate on traits (e.g. phenology) affect demographic rates (e.g. reproduction) and in turn population dynamics. Using this conceptual framework, we distinguish four mechanisms that can prevent lower-level responses from impacting population dynamics. Testable hypotheses were identified from the literature that suggest life-history and ecological characteristics which could predict when these mechanisms are likely to be important. A quantitative example on birds illustrates how, even with limited data and without fully-parameterized population models, new insights can be gained; differences among species in the impacts of climate-driven phenological changes on population growth were not explained by the number of broods or density dependence. Our approach helps to predict the types of species in which climate sensitivities of phenotypic traits have strong demographic and population consequences, which is crucial for conservation prioritization of data-deficient species.","container-title":"Ecology Letters","DOI":"10.1111/ele.12599","ISSN":"14610248","issue":"6","note":"PMID: 27062059","page":"595-608","title":"Predicting when climate-driven phenotypic change affects population dynamics","volume":"19","author":[{"family":"Mclean","given":"Nina"},{"family":"Lawson","given":"Callum R."},{"family":"Leech","given":"Dave I."},{"family":"Pol","given":"Martijn","non-dropping-particle":"van de"}],"issued":{"date-parts":[["2016"]]}}},{"id":14466,"uris":["http://zotero.org/users/11033306/items/AQEXYKE6"],"itemData":{"id":14466,"type":"article-journal","abstract":"As a response to current climate changes, individual species have changed various biological traits, illustrating an inherent phenotypic plasticity. However, as species are embedded in an ecological network characterised by multiple consumer–resource interactions, ecological mismatches are likely to arise when interacting species do not respond homogeneously. The approach of biological networks analysis calls for the use of structural equation modelling (SEM), a multidimensional analytical setup that has proven particularly useful for analysing multiple interactions across trophic levels. Here we apply SEM to a long-term dataset from a High-Arctic ecosystem to analyse how phenological responses across three trophic levels are coupled to snowmelt patterns and how changes may cascade through consumer–resource interactions. Specifically, the model included the effect of snowmelt on a High-Arctic tri-trophic system of flowers, insects and waders (Charadriiformes), with latent factors representing phenology (timing of life history events) and performance (abundance or reproduction success) for each trophic level. The effects derived from the model demonstrated that the time of snowmelt directly affected plant and arthropod phenology as well as the performance of all included trophic levels. Additionally, timing of snowmelt appeared to indirectly influence wader phenology as well as plant, arthropod and wader performance through effects on adjacent trophic levels and lagged effects. The results from the tri-trophic community presented here emphasise that effects of climate on species in consumer–resource systems may propagate through trophic levels.","container-title":"Polar Biology","DOI":"10.1007/s00300-015-1872-z","ISSN":"1432-2056","issue":"8","journalAbbreviation":"Polar Biol","language":"en","page":"1467-1478","source":"Springer Link","title":"Analysis of trophic interactions reveals highly plastic response to climate change in a tri-trophic High-Arctic ecosystem","volume":"39","author":[{"family":"Mortensen","given":"Lars O."},{"family":"Schmidt","given":"Niels Martin"},{"family":"Høye","given":"Toke T."},{"family":"Damgaard","given":"Christian"},{"family":"Forchhammer","given":"Mads C."}],"issued":{"date-parts":[["2016",8,1]]}}}],"schema":"https://github.com/citation-style-language/schema/raw/master/csl-citation.json"} </w:instrText>
      </w:r>
      <w:r w:rsidR="00880856" w:rsidRPr="00E86A92">
        <w:rPr>
          <w:rFonts w:ascii="Times New Roman" w:eastAsia="Calibri" w:hAnsi="Times New Roman" w:cs="Times New Roman"/>
          <w:sz w:val="24"/>
          <w:szCs w:val="24"/>
        </w:rPr>
        <w:fldChar w:fldCharType="separate"/>
      </w:r>
      <w:r w:rsidR="00880856" w:rsidRPr="00E86A92">
        <w:rPr>
          <w:rFonts w:ascii="Times New Roman" w:hAnsi="Times New Roman" w:cs="Times New Roman"/>
          <w:sz w:val="24"/>
          <w:szCs w:val="24"/>
        </w:rPr>
        <w:t xml:space="preserve">Mclean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(2016) and Mortensen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(2016</w:t>
      </w:r>
      <w:r w:rsidR="00880856" w:rsidRPr="00E86A92">
        <w:rPr>
          <w:rFonts w:ascii="Times New Roman" w:eastAsia="Calibri" w:hAnsi="Times New Roman" w:cs="Times New Roman"/>
          <w:sz w:val="24"/>
          <w:szCs w:val="24"/>
        </w:rPr>
        <w:fldChar w:fldCharType="end"/>
      </w:r>
      <w:r w:rsidR="0088085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p>
    <w:p w14:paraId="36766EFC"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6B91A42D" w14:textId="77777777" w:rsidR="00C160D2" w:rsidRPr="00E86A92" w:rsidRDefault="001508B9" w:rsidP="00C160D2">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models included </w:t>
      </w:r>
      <w:r w:rsidR="00AF0E4E" w:rsidRPr="00E86A92">
        <w:rPr>
          <w:rFonts w:ascii="Times New Roman" w:eastAsia="Calibri" w:hAnsi="Times New Roman" w:cs="Times New Roman"/>
          <w:sz w:val="24"/>
          <w:szCs w:val="24"/>
        </w:rPr>
        <w:t xml:space="preserve">random intercept terms for </w:t>
      </w:r>
      <w:r w:rsidRPr="00E86A92">
        <w:rPr>
          <w:rFonts w:ascii="Times New Roman" w:eastAsia="Calibri" w:hAnsi="Times New Roman" w:cs="Times New Roman"/>
          <w:sz w:val="24"/>
          <w:szCs w:val="24"/>
        </w:rPr>
        <w:t>species, plant individual nested within species and calendar year</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AF0E4E" w:rsidRPr="00E86A92">
        <w:rPr>
          <w:rFonts w:ascii="Times New Roman" w:eastAsia="Calibri" w:hAnsi="Times New Roman" w:cs="Times New Roman"/>
          <w:sz w:val="24"/>
          <w:szCs w:val="24"/>
        </w:rPr>
        <w:t>A</w:t>
      </w:r>
      <w:r w:rsidRPr="00E86A92">
        <w:rPr>
          <w:rFonts w:ascii="Times New Roman" w:eastAsia="Calibri" w:hAnsi="Times New Roman" w:cs="Times New Roman"/>
          <w:sz w:val="24"/>
          <w:szCs w:val="24"/>
        </w:rPr>
        <w:t>ll data were mean centered with a mean=</w:t>
      </w:r>
      <w:proofErr w:type="gramStart"/>
      <w:r w:rsidRPr="00E86A92">
        <w:rPr>
          <w:rFonts w:ascii="Times New Roman" w:eastAsia="Calibri" w:hAnsi="Times New Roman" w:cs="Times New Roman"/>
          <w:sz w:val="24"/>
          <w:szCs w:val="24"/>
        </w:rPr>
        <w:t>0</w:t>
      </w:r>
      <w:proofErr w:type="gram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sd</w:t>
      </w:r>
      <w:proofErr w:type="spellEnd"/>
      <w:r w:rsidRPr="00E86A92">
        <w:rPr>
          <w:rFonts w:ascii="Times New Roman" w:eastAsia="Calibri" w:hAnsi="Times New Roman" w:cs="Times New Roman"/>
          <w:sz w:val="24"/>
          <w:szCs w:val="24"/>
        </w:rPr>
        <w:t>=1 for comparison of parameter estimates across models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1a, b).  We used </w:t>
      </w:r>
      <w:r w:rsidR="008F254C" w:rsidRPr="00E86A92">
        <w:rPr>
          <w:rFonts w:ascii="Times New Roman" w:eastAsia="Calibri" w:hAnsi="Times New Roman" w:cs="Times New Roman"/>
          <w:sz w:val="24"/>
          <w:szCs w:val="24"/>
        </w:rPr>
        <w:t>Gaussian</w:t>
      </w:r>
      <w:r w:rsidRPr="00E86A92">
        <w:rPr>
          <w:rFonts w:ascii="Times New Roman" w:eastAsia="Calibri" w:hAnsi="Times New Roman" w:cs="Times New Roman"/>
          <w:sz w:val="24"/>
          <w:szCs w:val="24"/>
        </w:rPr>
        <w:t xml:space="preserve"> (or skew normal) distributions for all</w:t>
      </w:r>
      <w:r w:rsidR="00DF16D9" w:rsidRPr="00E86A92">
        <w:rPr>
          <w:rFonts w:ascii="Times New Roman" w:eastAsia="Calibri" w:hAnsi="Times New Roman" w:cs="Times New Roman"/>
          <w:sz w:val="24"/>
          <w:szCs w:val="24"/>
        </w:rPr>
        <w:t xml:space="preserve"> </w:t>
      </w:r>
      <w:r w:rsidR="00DF16D9" w:rsidRPr="00E86A92">
        <w:rPr>
          <w:rFonts w:ascii="Times New Roman" w:eastAsia="Calibri" w:hAnsi="Times New Roman" w:cs="Times New Roman"/>
          <w:sz w:val="24"/>
          <w:szCs w:val="24"/>
        </w:rPr>
        <w:lastRenderedPageBreak/>
        <w:t xml:space="preserve">phenology and </w:t>
      </w:r>
      <w:r w:rsidR="001A6B13" w:rsidRPr="00E86A92">
        <w:rPr>
          <w:rFonts w:ascii="Times New Roman" w:eastAsia="Calibri" w:hAnsi="Times New Roman" w:cs="Times New Roman"/>
          <w:sz w:val="24"/>
          <w:szCs w:val="24"/>
        </w:rPr>
        <w:t xml:space="preserve">fitness </w:t>
      </w:r>
      <w:r w:rsidRPr="00E86A92">
        <w:rPr>
          <w:rFonts w:ascii="Times New Roman" w:eastAsia="Calibri" w:hAnsi="Times New Roman" w:cs="Times New Roman"/>
          <w:sz w:val="24"/>
          <w:szCs w:val="24"/>
        </w:rPr>
        <w:t xml:space="preserve">response variables and we logged count variables </w:t>
      </w:r>
      <w:r w:rsidR="001A6B13" w:rsidRPr="00E86A92">
        <w:rPr>
          <w:rFonts w:ascii="Times New Roman" w:eastAsia="Calibri" w:hAnsi="Times New Roman" w:cs="Times New Roman"/>
          <w:sz w:val="24"/>
          <w:szCs w:val="24"/>
        </w:rPr>
        <w:t xml:space="preserve">(number of flowers, fruits) </w:t>
      </w:r>
      <w:r w:rsidRPr="00E86A92">
        <w:rPr>
          <w:rFonts w:ascii="Times New Roman" w:eastAsia="Calibri" w:hAnsi="Times New Roman" w:cs="Times New Roman"/>
          <w:sz w:val="24"/>
          <w:szCs w:val="24"/>
        </w:rPr>
        <w:t>for normality prior to modeling.  Flower counts by definition were non-zero as the same individua</w:t>
      </w:r>
      <w:r w:rsidR="008F254C" w:rsidRPr="00E86A92">
        <w:rPr>
          <w:rFonts w:ascii="Times New Roman" w:eastAsia="Calibri" w:hAnsi="Times New Roman" w:cs="Times New Roman"/>
          <w:sz w:val="24"/>
          <w:szCs w:val="24"/>
        </w:rPr>
        <w:t>l plant flowering phenology (DOY</w:t>
      </w:r>
      <w:r w:rsidRPr="00E86A92">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E86A92">
        <w:rPr>
          <w:rFonts w:ascii="Times New Roman" w:eastAsia="Calibri" w:hAnsi="Times New Roman" w:cs="Times New Roman"/>
          <w:sz w:val="24"/>
          <w:szCs w:val="24"/>
        </w:rPr>
        <w:t xml:space="preserve">We included linear terms for all relationships in the model and an additional quadratic term to the phenology-fitness relationship to </w:t>
      </w:r>
      <w:r w:rsidR="00AF0E4E" w:rsidRPr="00E86A92">
        <w:rPr>
          <w:rFonts w:ascii="Times New Roman" w:eastAsia="Calibri" w:hAnsi="Times New Roman" w:cs="Times New Roman"/>
          <w:sz w:val="24"/>
          <w:szCs w:val="24"/>
        </w:rPr>
        <w:t xml:space="preserve">allow </w:t>
      </w:r>
      <w:r w:rsidR="001A6B13" w:rsidRPr="00E86A92">
        <w:rPr>
          <w:rFonts w:ascii="Times New Roman" w:eastAsia="Calibri" w:hAnsi="Times New Roman" w:cs="Times New Roman"/>
          <w:sz w:val="24"/>
          <w:szCs w:val="24"/>
        </w:rPr>
        <w:t xml:space="preserve">for stabilizing or </w:t>
      </w:r>
      <w:r w:rsidR="00AF0E4E" w:rsidRPr="00E86A92">
        <w:rPr>
          <w:rFonts w:ascii="Times New Roman" w:eastAsia="Calibri" w:hAnsi="Times New Roman" w:cs="Times New Roman"/>
          <w:sz w:val="24"/>
          <w:szCs w:val="24"/>
        </w:rPr>
        <w:t xml:space="preserve">disruptive </w:t>
      </w:r>
      <w:r w:rsidR="001A6B13" w:rsidRPr="00E86A92">
        <w:rPr>
          <w:rFonts w:ascii="Times New Roman" w:eastAsia="Calibri" w:hAnsi="Times New Roman" w:cs="Times New Roman"/>
          <w:sz w:val="24"/>
          <w:szCs w:val="24"/>
        </w:rPr>
        <w:t>selection</w:t>
      </w:r>
      <w:r w:rsidR="00ED354B" w:rsidRPr="00E86A92">
        <w:rPr>
          <w:rFonts w:ascii="Times New Roman" w:eastAsia="Calibri" w:hAnsi="Times New Roman" w:cs="Times New Roman"/>
          <w:sz w:val="24"/>
          <w:szCs w:val="24"/>
        </w:rPr>
        <w:t xml:space="preserve"> gradients</w:t>
      </w:r>
      <w:r w:rsidR="001A6B13" w:rsidRPr="00E86A92">
        <w:rPr>
          <w:rFonts w:ascii="Times New Roman" w:eastAsia="Calibri" w:hAnsi="Times New Roman" w:cs="Times New Roman"/>
          <w:sz w:val="24"/>
          <w:szCs w:val="24"/>
        </w:rPr>
        <w:t xml:space="preserve"> (</w:t>
      </w:r>
      <w:proofErr w:type="spellStart"/>
      <w:r w:rsidR="001A6B13" w:rsidRPr="00E86A92">
        <w:rPr>
          <w:rFonts w:ascii="Times New Roman" w:eastAsia="Calibri" w:hAnsi="Times New Roman" w:cs="Times New Roman"/>
          <w:sz w:val="24"/>
          <w:szCs w:val="24"/>
        </w:rPr>
        <w:t>Eq</w:t>
      </w:r>
      <w:proofErr w:type="spellEnd"/>
      <w:r w:rsidR="001A6B13" w:rsidRPr="00E86A92">
        <w:rPr>
          <w:rFonts w:ascii="Times New Roman" w:eastAsia="Calibri" w:hAnsi="Times New Roman" w:cs="Times New Roman"/>
          <w:sz w:val="24"/>
          <w:szCs w:val="24"/>
        </w:rPr>
        <w:t xml:space="preserve"> 1a, b, Fig 2).</w:t>
      </w:r>
      <w:r w:rsidR="00C34A9F" w:rsidRPr="00E86A92">
        <w:rPr>
          <w:rFonts w:ascii="Times New Roman" w:eastAsia="Calibri" w:hAnsi="Times New Roman" w:cs="Times New Roman"/>
          <w:sz w:val="24"/>
          <w:szCs w:val="24"/>
        </w:rPr>
        <w:t xml:space="preserve"> </w:t>
      </w:r>
      <w:r w:rsidR="00C160D2" w:rsidRPr="00E86A92">
        <w:rPr>
          <w:rFonts w:ascii="Times New Roman" w:eastAsia="Calibri" w:hAnsi="Times New Roman" w:cs="Times New Roman"/>
          <w:sz w:val="24"/>
          <w:szCs w:val="24"/>
        </w:rPr>
        <w:t xml:space="preserve">While we do not have fruit count data for all species, for the species where both fruit and flower counts were recorded, these metrics were (moderately </w:t>
      </w:r>
      <w:proofErr w:type="gramStart"/>
      <w:r w:rsidR="00C160D2" w:rsidRPr="00E86A92">
        <w:rPr>
          <w:rFonts w:ascii="Times New Roman" w:eastAsia="Calibri" w:hAnsi="Times New Roman" w:cs="Times New Roman"/>
          <w:sz w:val="24"/>
          <w:szCs w:val="24"/>
        </w:rPr>
        <w:t>to</w:t>
      </w:r>
      <w:proofErr w:type="gramEnd"/>
      <w:r w:rsidR="00C160D2" w:rsidRPr="00E86A92">
        <w:rPr>
          <w:rFonts w:ascii="Times New Roman" w:eastAsia="Calibri" w:hAnsi="Times New Roman" w:cs="Times New Roman"/>
          <w:sz w:val="24"/>
          <w:szCs w:val="24"/>
        </w:rPr>
        <w:t xml:space="preserve"> strongly) positively correlated within individuals over time (Fig S2). Thus, we feel that flower counts may serve as a reasonable proxy for reproductive fitness in this system in the absence of fruit count data. </w:t>
      </w:r>
    </w:p>
    <w:p w14:paraId="4FA0C94A" w14:textId="7CAC36E5" w:rsidR="00C160D2" w:rsidRPr="00E86A92" w:rsidRDefault="00C160D2" w:rsidP="00C160D2">
      <w:pPr>
        <w:spacing w:line="480" w:lineRule="auto"/>
        <w:jc w:val="both"/>
        <w:rPr>
          <w:rFonts w:ascii="Times New Roman" w:eastAsia="Calibri" w:hAnsi="Times New Roman" w:cs="Times New Roman"/>
          <w:sz w:val="24"/>
          <w:szCs w:val="24"/>
        </w:rPr>
      </w:pPr>
    </w:p>
    <w:p w14:paraId="2CB84613"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Eq. 1a Number of flowers</w:t>
      </w:r>
    </w:p>
    <w:p w14:paraId="3465205E" w14:textId="75FE5C31"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 </w:t>
      </w:r>
      <w:r w:rsidR="00FA03DA">
        <w:rPr>
          <w:rFonts w:ascii="Times New Roman" w:eastAsia="Calibri" w:hAnsi="Times New Roman" w:cs="Times New Roman"/>
          <w:sz w:val="24"/>
          <w:szCs w:val="24"/>
        </w:rPr>
        <w:t>T</w:t>
      </w:r>
      <w:r w:rsidRPr="00E86A92">
        <w:rPr>
          <w:rFonts w:ascii="Times New Roman" w:eastAsia="Calibri" w:hAnsi="Times New Roman" w:cs="Times New Roman"/>
          <w:sz w:val="24"/>
          <w:szCs w:val="24"/>
        </w:rPr>
        <w:t>emp</w:t>
      </w:r>
      <w:r w:rsidR="00FA03DA" w:rsidRPr="00FA03DA">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xml:space="preserve"> </w:t>
      </w:r>
      <w:proofErr w:type="gramStart"/>
      <w:r w:rsidRPr="00E86A92">
        <w:rPr>
          <w:rFonts w:ascii="Times New Roman" w:eastAsia="Calibri" w:hAnsi="Times New Roman" w:cs="Times New Roman"/>
          <w:sz w:val="24"/>
          <w:szCs w:val="24"/>
        </w:rPr>
        <w:t>+  (</w:t>
      </w:r>
      <w:proofErr w:type="gramEnd"/>
      <w:r w:rsidRPr="00E86A92">
        <w:rPr>
          <w:rFonts w:ascii="Times New Roman" w:eastAsia="Calibri" w:hAnsi="Times New Roman" w:cs="Times New Roman"/>
          <w:sz w:val="24"/>
          <w:szCs w:val="24"/>
        </w:rPr>
        <w:t xml:space="preserve">1|species:individual) + (1|year)  + (1|species) </w:t>
      </w:r>
    </w:p>
    <w:p w14:paraId="26978B58" w14:textId="5923E1CC" w:rsidR="00C96047" w:rsidRPr="00E86A92" w:rsidRDefault="00FA03DA"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Fitness ~ </w:t>
      </w:r>
      <w:proofErr w:type="gramStart"/>
      <w:r>
        <w:rPr>
          <w:rFonts w:ascii="Times New Roman" w:eastAsia="Calibri" w:hAnsi="Times New Roman" w:cs="Times New Roman"/>
          <w:sz w:val="24"/>
          <w:szCs w:val="24"/>
        </w:rPr>
        <w:t>T</w:t>
      </w:r>
      <w:r w:rsidR="001508B9" w:rsidRPr="00E86A92">
        <w:rPr>
          <w:rFonts w:ascii="Times New Roman" w:eastAsia="Calibri" w:hAnsi="Times New Roman" w:cs="Times New Roman"/>
          <w:sz w:val="24"/>
          <w:szCs w:val="24"/>
        </w:rPr>
        <w:t>emp</w:t>
      </w:r>
      <w:r w:rsidRPr="00FA03DA">
        <w:rPr>
          <w:rFonts w:ascii="Times New Roman" w:eastAsia="Calibri" w:hAnsi="Times New Roman" w:cs="Times New Roman"/>
          <w:sz w:val="24"/>
          <w:szCs w:val="24"/>
          <w:vertAlign w:val="subscript"/>
        </w:rPr>
        <w:t>t</w:t>
      </w:r>
      <w:r w:rsidR="001508B9" w:rsidRPr="00E86A92">
        <w:rPr>
          <w:rFonts w:ascii="Times New Roman" w:eastAsia="Calibri" w:hAnsi="Times New Roman" w:cs="Times New Roman"/>
          <w:sz w:val="24"/>
          <w:szCs w:val="24"/>
          <w:vertAlign w:val="subscript"/>
        </w:rPr>
        <w:t xml:space="preserve"> </w:t>
      </w:r>
      <w:r w:rsidR="001508B9" w:rsidRPr="00E86A92">
        <w:rPr>
          <w:rFonts w:ascii="Times New Roman" w:eastAsia="Calibri" w:hAnsi="Times New Roman" w:cs="Times New Roman"/>
          <w:sz w:val="24"/>
          <w:szCs w:val="24"/>
        </w:rPr>
        <w:t xml:space="preserve"> +</w:t>
      </w:r>
      <w:proofErr w:type="gramEnd"/>
      <w:r w:rsidR="001508B9" w:rsidRPr="00E86A92">
        <w:rPr>
          <w:rFonts w:ascii="Times New Roman" w:eastAsia="Calibri" w:hAnsi="Times New Roman" w:cs="Times New Roman"/>
          <w:sz w:val="24"/>
          <w:szCs w:val="24"/>
        </w:rPr>
        <w:t xml:space="preserve"> </w:t>
      </w:r>
      <w:proofErr w:type="spellStart"/>
      <w:r w:rsidR="001508B9" w:rsidRPr="00E86A92">
        <w:rPr>
          <w:rFonts w:ascii="Times New Roman" w:eastAsia="Calibri" w:hAnsi="Times New Roman" w:cs="Times New Roman"/>
          <w:sz w:val="24"/>
          <w:szCs w:val="24"/>
        </w:rPr>
        <w:t>DOY</w:t>
      </w:r>
      <w:r w:rsidR="001508B9" w:rsidRPr="00E86A92">
        <w:rPr>
          <w:rFonts w:ascii="Times New Roman" w:eastAsia="Calibri" w:hAnsi="Times New Roman" w:cs="Times New Roman"/>
          <w:sz w:val="24"/>
          <w:szCs w:val="24"/>
          <w:vertAlign w:val="subscript"/>
        </w:rPr>
        <w:t>flower</w:t>
      </w:r>
      <w:proofErr w:type="spellEnd"/>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001A6B13" w:rsidRPr="00E86A92">
        <w:rPr>
          <w:rFonts w:ascii="Times New Roman" w:eastAsia="Calibri" w:hAnsi="Times New Roman" w:cs="Times New Roman"/>
          <w:sz w:val="24"/>
          <w:szCs w:val="24"/>
          <w:vertAlign w:val="subscript"/>
        </w:rPr>
        <w:t>+</w:t>
      </w:r>
      <w:r w:rsidR="001508B9" w:rsidRPr="00E86A92">
        <w:rPr>
          <w:rFonts w:ascii="Times New Roman" w:eastAsia="Calibri" w:hAnsi="Times New Roman" w:cs="Times New Roman"/>
          <w:sz w:val="24"/>
          <w:szCs w:val="24"/>
        </w:rPr>
        <w:t xml:space="preserve"> (1|species:individual) + (1|year) + (1|species)</w:t>
      </w:r>
    </w:p>
    <w:p w14:paraId="1EC9769A"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1D7BE4C"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Eq. 1b Number of fruit </w:t>
      </w:r>
    </w:p>
    <w:p w14:paraId="3CAC46F8" w14:textId="79092065"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 </w:t>
      </w:r>
      <w:r w:rsidR="00FA03DA">
        <w:rPr>
          <w:rFonts w:ascii="Times New Roman" w:eastAsia="Calibri" w:hAnsi="Times New Roman" w:cs="Times New Roman"/>
          <w:sz w:val="24"/>
          <w:szCs w:val="24"/>
        </w:rPr>
        <w:t>Temp + T</w:t>
      </w:r>
      <w:r w:rsidRPr="00E86A92">
        <w:rPr>
          <w:rFonts w:ascii="Times New Roman" w:eastAsia="Calibri" w:hAnsi="Times New Roman" w:cs="Times New Roman"/>
          <w:sz w:val="24"/>
          <w:szCs w:val="24"/>
        </w:rPr>
        <w:t>emp</w:t>
      </w:r>
      <w:r w:rsidR="00FA03DA" w:rsidRPr="00FA03DA">
        <w:rPr>
          <w:rFonts w:ascii="Times New Roman" w:eastAsia="Calibri" w:hAnsi="Times New Roman" w:cs="Times New Roman"/>
          <w:sz w:val="24"/>
          <w:szCs w:val="24"/>
          <w:vertAlign w:val="subscript"/>
        </w:rPr>
        <w:t>t-</w:t>
      </w:r>
      <w:r w:rsidR="00FA03DA">
        <w:rPr>
          <w:rFonts w:ascii="Times New Roman" w:eastAsia="Calibri" w:hAnsi="Times New Roman" w:cs="Times New Roman"/>
          <w:sz w:val="24"/>
          <w:szCs w:val="24"/>
          <w:vertAlign w:val="subscript"/>
        </w:rPr>
        <w:t xml:space="preserve">1 </w:t>
      </w:r>
      <w:r w:rsidRPr="00E86A92">
        <w:rPr>
          <w:rFonts w:ascii="Times New Roman" w:eastAsia="Calibri" w:hAnsi="Times New Roman" w:cs="Times New Roman"/>
          <w:sz w:val="24"/>
          <w:szCs w:val="24"/>
        </w:rPr>
        <w:t>+   (1|species</w:t>
      </w:r>
      <w:proofErr w:type="gramStart"/>
      <w:r w:rsidRPr="00E86A92">
        <w:rPr>
          <w:rFonts w:ascii="Times New Roman" w:eastAsia="Calibri" w:hAnsi="Times New Roman" w:cs="Times New Roman"/>
          <w:sz w:val="24"/>
          <w:szCs w:val="24"/>
        </w:rPr>
        <w:t>:individual</w:t>
      </w:r>
      <w:proofErr w:type="gramEnd"/>
      <w:r w:rsidRPr="00E86A92">
        <w:rPr>
          <w:rFonts w:ascii="Times New Roman" w:eastAsia="Calibri" w:hAnsi="Times New Roman" w:cs="Times New Roman"/>
          <w:sz w:val="24"/>
          <w:szCs w:val="24"/>
        </w:rPr>
        <w:t xml:space="preserve">) + (1|year)  + (1|species) </w:t>
      </w:r>
    </w:p>
    <w:p w14:paraId="382B7E5F" w14:textId="162C1DDE" w:rsidR="00C96047" w:rsidRPr="00E86A92" w:rsidRDefault="00FA03DA"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Fitness ~ T</w:t>
      </w:r>
      <w:r w:rsidRPr="00E86A92">
        <w:rPr>
          <w:rFonts w:ascii="Times New Roman" w:eastAsia="Calibri" w:hAnsi="Times New Roman" w:cs="Times New Roman"/>
          <w:sz w:val="24"/>
          <w:szCs w:val="24"/>
        </w:rPr>
        <w:t>emp</w:t>
      </w:r>
      <w:r w:rsidRPr="00FA03DA">
        <w:rPr>
          <w:rFonts w:ascii="Times New Roman" w:eastAsia="Calibri" w:hAnsi="Times New Roman" w:cs="Times New Roman"/>
          <w:sz w:val="24"/>
          <w:szCs w:val="24"/>
          <w:vertAlign w:val="subscript"/>
        </w:rPr>
        <w:t>t-</w:t>
      </w:r>
      <w:r>
        <w:rPr>
          <w:rFonts w:ascii="Times New Roman" w:eastAsia="Calibri" w:hAnsi="Times New Roman" w:cs="Times New Roman"/>
          <w:sz w:val="24"/>
          <w:szCs w:val="24"/>
          <w:vertAlign w:val="subscript"/>
        </w:rPr>
        <w:t xml:space="preserve">1 </w:t>
      </w:r>
      <w:proofErr w:type="gramStart"/>
      <w:r w:rsidR="001508B9" w:rsidRPr="00E86A92">
        <w:rPr>
          <w:rFonts w:ascii="Times New Roman" w:eastAsia="Calibri" w:hAnsi="Times New Roman" w:cs="Times New Roman"/>
          <w:sz w:val="24"/>
          <w:szCs w:val="24"/>
        </w:rPr>
        <w:t xml:space="preserve">+  </w:t>
      </w:r>
      <w:proofErr w:type="spellStart"/>
      <w:r w:rsidR="001508B9" w:rsidRPr="00E86A92">
        <w:rPr>
          <w:rFonts w:ascii="Times New Roman" w:eastAsia="Calibri" w:hAnsi="Times New Roman" w:cs="Times New Roman"/>
          <w:sz w:val="24"/>
          <w:szCs w:val="24"/>
        </w:rPr>
        <w:t>DOY</w:t>
      </w:r>
      <w:r w:rsidR="001508B9" w:rsidRPr="00E86A92">
        <w:rPr>
          <w:rFonts w:ascii="Times New Roman" w:eastAsia="Calibri" w:hAnsi="Times New Roman" w:cs="Times New Roman"/>
          <w:sz w:val="24"/>
          <w:szCs w:val="24"/>
          <w:vertAlign w:val="subscript"/>
        </w:rPr>
        <w:t>flower</w:t>
      </w:r>
      <w:proofErr w:type="spellEnd"/>
      <w:proofErr w:type="gramEnd"/>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001508B9"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(1|species:individual) + (1|year) + (1|species)</w:t>
      </w:r>
    </w:p>
    <w:p w14:paraId="779BDA06"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31081E61" w14:textId="77777777"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Alexandra Fiord: Climate warming experiment</w:t>
      </w:r>
    </w:p>
    <w:p w14:paraId="1F822F01" w14:textId="24F47736"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For the Alexandra Fiord dataset, we used a very similar modeling approach, however for climate we included a categorical predictor of treatment (OTC warming or control) (</w:t>
      </w:r>
      <w:proofErr w:type="spellStart"/>
      <w:r w:rsidRPr="00E86A92">
        <w:rPr>
          <w:rFonts w:ascii="Times New Roman" w:eastAsia="Calibri" w:hAnsi="Times New Roman" w:cs="Times New Roman"/>
          <w:sz w:val="24"/>
          <w:szCs w:val="24"/>
        </w:rPr>
        <w:t>Eq</w:t>
      </w:r>
      <w:proofErr w:type="spellEnd"/>
      <w:r w:rsidRPr="00E86A92">
        <w:rPr>
          <w:rFonts w:ascii="Times New Roman" w:eastAsia="Calibri" w:hAnsi="Times New Roman" w:cs="Times New Roman"/>
          <w:sz w:val="24"/>
          <w:szCs w:val="24"/>
        </w:rPr>
        <w:t xml:space="preserve"> 2, Fig 2).  Thus</w:t>
      </w:r>
      <w:r w:rsidR="008F254C"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we first estimated the experimental warming effect (OTC vs. control) on flowering phenology and </w:t>
      </w:r>
      <w:r w:rsidRPr="00E86A92">
        <w:rPr>
          <w:rFonts w:ascii="Times New Roman" w:eastAsia="Calibri" w:hAnsi="Times New Roman" w:cs="Times New Roman"/>
          <w:sz w:val="24"/>
          <w:szCs w:val="24"/>
        </w:rPr>
        <w:lastRenderedPageBreak/>
        <w:t>then, in an SEM framework, we predicted reproductive fitness of the same individual plant in the same plot</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year with its flowering time from the previous model and the direct effect of the warming treatment. </w:t>
      </w:r>
    </w:p>
    <w:p w14:paraId="605202F1"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5DB23806" w14:textId="00CCD00D" w:rsidR="00C160D2" w:rsidRPr="00E86A92" w:rsidRDefault="001508B9" w:rsidP="00C160D2">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w:t>
      </w:r>
      <w:r w:rsidR="00E5084D" w:rsidRPr="00E86A92">
        <w:rPr>
          <w:rFonts w:ascii="Times New Roman" w:eastAsia="Calibri" w:hAnsi="Times New Roman" w:cs="Times New Roman"/>
          <w:sz w:val="24"/>
          <w:szCs w:val="24"/>
        </w:rPr>
        <w:t>Alexandra Fiord</w:t>
      </w:r>
      <w:r w:rsidR="00FB6E9B"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models included </w:t>
      </w:r>
      <w:r w:rsidR="00AF0E4E" w:rsidRPr="00E86A92">
        <w:rPr>
          <w:rFonts w:ascii="Times New Roman" w:eastAsia="Calibri" w:hAnsi="Times New Roman" w:cs="Times New Roman"/>
          <w:sz w:val="24"/>
          <w:szCs w:val="24"/>
        </w:rPr>
        <w:t xml:space="preserve">random intercept terms for </w:t>
      </w:r>
      <w:r w:rsidRPr="00E86A92">
        <w:rPr>
          <w:rFonts w:ascii="Times New Roman" w:eastAsia="Calibri" w:hAnsi="Times New Roman" w:cs="Times New Roman"/>
          <w:sz w:val="24"/>
          <w:szCs w:val="24"/>
        </w:rPr>
        <w:t xml:space="preserve">species, experimental plot nested within experimental location (i.e. </w:t>
      </w:r>
      <w:proofErr w:type="spellStart"/>
      <w:r w:rsidRPr="00E86A92">
        <w:rPr>
          <w:rFonts w:ascii="Times New Roman" w:eastAsia="Calibri" w:hAnsi="Times New Roman" w:cs="Times New Roman"/>
          <w:sz w:val="24"/>
          <w:szCs w:val="24"/>
        </w:rPr>
        <w:t>subsite</w:t>
      </w:r>
      <w:proofErr w:type="spellEnd"/>
      <w:r w:rsidRPr="00E86A92">
        <w:rPr>
          <w:rFonts w:ascii="Times New Roman" w:eastAsia="Calibri" w:hAnsi="Times New Roman" w:cs="Times New Roman"/>
          <w:sz w:val="24"/>
          <w:szCs w:val="24"/>
        </w:rPr>
        <w:t>)</w:t>
      </w:r>
      <w:r w:rsidR="00AF0E4E"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calendar year (Eq. 2)</w:t>
      </w:r>
      <w:r w:rsidR="00AF0E4E" w:rsidRPr="00E86A92">
        <w:rPr>
          <w:rFonts w:ascii="Times New Roman" w:eastAsia="Calibri" w:hAnsi="Times New Roman" w:cs="Times New Roman"/>
          <w:sz w:val="24"/>
          <w:szCs w:val="24"/>
        </w:rPr>
        <w:t xml:space="preserve">. </w:t>
      </w:r>
      <w:r w:rsidR="00C160D2" w:rsidRPr="00E86A92">
        <w:rPr>
          <w:rFonts w:ascii="Times New Roman" w:eastAsia="Calibri" w:hAnsi="Times New Roman" w:cs="Times New Roman"/>
          <w:sz w:val="24"/>
          <w:szCs w:val="24"/>
        </w:rPr>
        <w:t>B</w:t>
      </w:r>
      <w:r w:rsidR="00567295" w:rsidRPr="00E86A92">
        <w:rPr>
          <w:rFonts w:ascii="Times New Roman" w:eastAsia="Calibri" w:hAnsi="Times New Roman" w:cs="Times New Roman"/>
          <w:sz w:val="24"/>
          <w:szCs w:val="24"/>
        </w:rPr>
        <w:t>ecause we a</w:t>
      </w:r>
      <w:r w:rsidR="00C160D2" w:rsidRPr="00E86A92">
        <w:rPr>
          <w:rFonts w:ascii="Times New Roman" w:eastAsia="Calibri" w:hAnsi="Times New Roman" w:cs="Times New Roman"/>
          <w:sz w:val="24"/>
          <w:szCs w:val="24"/>
        </w:rPr>
        <w:t xml:space="preserve">re interested in broad patterns of phenology-fitness relationships across tundra species, we include group level intercepts by species rather than group level slopes. Model parameter estimates with group level intercepts and slopes by species </w:t>
      </w:r>
      <w:r w:rsidR="006C231A" w:rsidRPr="00E86A92">
        <w:rPr>
          <w:rFonts w:ascii="Times New Roman" w:eastAsia="Calibri" w:hAnsi="Times New Roman" w:cs="Times New Roman"/>
          <w:sz w:val="24"/>
          <w:szCs w:val="24"/>
        </w:rPr>
        <w:t>are very similar</w:t>
      </w:r>
      <w:r w:rsidR="00C160D2" w:rsidRPr="00E86A92">
        <w:rPr>
          <w:rFonts w:ascii="Times New Roman" w:eastAsia="Calibri" w:hAnsi="Times New Roman" w:cs="Times New Roman"/>
          <w:sz w:val="24"/>
          <w:szCs w:val="24"/>
        </w:rPr>
        <w:t xml:space="preserve">, but </w:t>
      </w:r>
      <w:r w:rsidR="00567295" w:rsidRPr="00E86A92">
        <w:rPr>
          <w:rFonts w:ascii="Times New Roman" w:eastAsia="Calibri" w:hAnsi="Times New Roman" w:cs="Times New Roman"/>
          <w:sz w:val="24"/>
          <w:szCs w:val="24"/>
        </w:rPr>
        <w:t xml:space="preserve">larger error estimates </w:t>
      </w:r>
      <w:r w:rsidR="00C160D2" w:rsidRPr="00E86A92">
        <w:rPr>
          <w:rFonts w:ascii="Times New Roman" w:eastAsia="Calibri" w:hAnsi="Times New Roman" w:cs="Times New Roman"/>
          <w:sz w:val="24"/>
          <w:szCs w:val="24"/>
        </w:rPr>
        <w:t>limited our ability to detect general patterns using group level slopes</w:t>
      </w:r>
      <w:r w:rsidR="005E1DC9" w:rsidRPr="00E86A92">
        <w:rPr>
          <w:rFonts w:ascii="Times New Roman" w:eastAsia="Calibri" w:hAnsi="Times New Roman" w:cs="Times New Roman"/>
          <w:sz w:val="24"/>
          <w:szCs w:val="24"/>
        </w:rPr>
        <w:t xml:space="preserve">. </w:t>
      </w:r>
      <w:r w:rsidR="00AF0E4E" w:rsidRPr="00E86A92">
        <w:rPr>
          <w:rFonts w:ascii="Times New Roman" w:eastAsia="Calibri" w:hAnsi="Times New Roman" w:cs="Times New Roman"/>
          <w:sz w:val="24"/>
          <w:szCs w:val="24"/>
        </w:rPr>
        <w:t>A</w:t>
      </w:r>
      <w:r w:rsidRPr="00E86A92">
        <w:rPr>
          <w:rFonts w:ascii="Times New Roman" w:eastAsia="Calibri" w:hAnsi="Times New Roman" w:cs="Times New Roman"/>
          <w:sz w:val="24"/>
          <w:szCs w:val="24"/>
        </w:rPr>
        <w:t>ll (non-count) data were mean centered with a mu=</w:t>
      </w:r>
      <w:proofErr w:type="gramStart"/>
      <w:r w:rsidRPr="00E86A92">
        <w:rPr>
          <w:rFonts w:ascii="Times New Roman" w:eastAsia="Calibri" w:hAnsi="Times New Roman" w:cs="Times New Roman"/>
          <w:sz w:val="24"/>
          <w:szCs w:val="24"/>
        </w:rPr>
        <w:t>0</w:t>
      </w:r>
      <w:proofErr w:type="gram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sd</w:t>
      </w:r>
      <w:proofErr w:type="spellEnd"/>
      <w:r w:rsidRPr="00E86A92">
        <w:rPr>
          <w:rFonts w:ascii="Times New Roman" w:eastAsia="Calibri" w:hAnsi="Times New Roman" w:cs="Times New Roman"/>
          <w:sz w:val="24"/>
          <w:szCs w:val="24"/>
        </w:rPr>
        <w:t xml:space="preserve">=1 for comparison of parameter estimates across models.  We used </w:t>
      </w:r>
      <w:r w:rsidR="00AF0E4E" w:rsidRPr="00E86A92">
        <w:rPr>
          <w:rFonts w:ascii="Times New Roman" w:eastAsia="Calibri" w:hAnsi="Times New Roman" w:cs="Times New Roman"/>
          <w:sz w:val="24"/>
          <w:szCs w:val="24"/>
        </w:rPr>
        <w:t>G</w:t>
      </w:r>
      <w:r w:rsidRPr="00E86A92">
        <w:rPr>
          <w:rFonts w:ascii="Times New Roman" w:eastAsia="Calibri" w:hAnsi="Times New Roman" w:cs="Times New Roman"/>
          <w:sz w:val="24"/>
          <w:szCs w:val="24"/>
        </w:rPr>
        <w:t xml:space="preserve">aussian distributions for phenology responses and lognormal distributions </w:t>
      </w:r>
      <w:r w:rsidR="00EC6CAE" w:rsidRPr="00E86A92">
        <w:rPr>
          <w:rFonts w:ascii="Times New Roman" w:eastAsia="Calibri" w:hAnsi="Times New Roman" w:cs="Times New Roman"/>
          <w:sz w:val="24"/>
          <w:szCs w:val="24"/>
        </w:rPr>
        <w:t>(link= “identity”) for all fitness</w:t>
      </w:r>
      <w:r w:rsidRPr="00E86A92">
        <w:rPr>
          <w:rFonts w:ascii="Times New Roman" w:eastAsia="Calibri" w:hAnsi="Times New Roman" w:cs="Times New Roman"/>
          <w:sz w:val="24"/>
          <w:szCs w:val="24"/>
        </w:rPr>
        <w:t xml:space="preserve"> (number </w:t>
      </w:r>
      <w:r w:rsidR="008F254C" w:rsidRPr="00E86A92">
        <w:rPr>
          <w:rFonts w:ascii="Times New Roman" w:eastAsia="Calibri" w:hAnsi="Times New Roman" w:cs="Times New Roman"/>
          <w:sz w:val="24"/>
          <w:szCs w:val="24"/>
        </w:rPr>
        <w:t>of flowers</w:t>
      </w:r>
      <w:r w:rsidRPr="00E86A92">
        <w:rPr>
          <w:rFonts w:ascii="Times New Roman" w:eastAsia="Calibri" w:hAnsi="Times New Roman" w:cs="Times New Roman"/>
          <w:sz w:val="24"/>
          <w:szCs w:val="24"/>
        </w:rPr>
        <w:t>, fruits) response variables. Flower counts by definition were non-zero as the same individual plant flowering phe</w:t>
      </w:r>
      <w:r w:rsidR="008F254C" w:rsidRPr="00E86A92">
        <w:rPr>
          <w:rFonts w:ascii="Times New Roman" w:eastAsia="Calibri" w:hAnsi="Times New Roman" w:cs="Times New Roman"/>
          <w:sz w:val="24"/>
          <w:szCs w:val="24"/>
        </w:rPr>
        <w:t>nology (DOY</w:t>
      </w:r>
      <w:r w:rsidRPr="00E86A92">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E86A92">
        <w:rPr>
          <w:rFonts w:ascii="Times New Roman" w:eastAsia="Calibri" w:hAnsi="Times New Roman" w:cs="Times New Roman"/>
          <w:sz w:val="24"/>
          <w:szCs w:val="24"/>
        </w:rPr>
        <w:t>We included linear terms for all relationships in the model and an additional quadratic term to the phenology-fit</w:t>
      </w:r>
      <w:r w:rsidR="00C34A9F" w:rsidRPr="00E86A92">
        <w:rPr>
          <w:rFonts w:ascii="Times New Roman" w:eastAsia="Calibri" w:hAnsi="Times New Roman" w:cs="Times New Roman"/>
          <w:sz w:val="24"/>
          <w:szCs w:val="24"/>
        </w:rPr>
        <w:t>ness relationship to allow for stabilizing or disruptive</w:t>
      </w:r>
      <w:r w:rsidR="001A6B13" w:rsidRPr="00E86A92">
        <w:rPr>
          <w:rFonts w:ascii="Times New Roman" w:eastAsia="Calibri" w:hAnsi="Times New Roman" w:cs="Times New Roman"/>
          <w:sz w:val="24"/>
          <w:szCs w:val="24"/>
        </w:rPr>
        <w:t xml:space="preserve"> selection</w:t>
      </w:r>
      <w:r w:rsidR="00C34A9F" w:rsidRPr="00E86A92">
        <w:rPr>
          <w:rFonts w:ascii="Times New Roman" w:eastAsia="Calibri" w:hAnsi="Times New Roman" w:cs="Times New Roman"/>
          <w:sz w:val="24"/>
          <w:szCs w:val="24"/>
        </w:rPr>
        <w:t xml:space="preserve"> gradients</w:t>
      </w:r>
      <w:r w:rsidR="001A6B13" w:rsidRPr="00E86A92">
        <w:rPr>
          <w:rFonts w:ascii="Times New Roman" w:eastAsia="Calibri" w:hAnsi="Times New Roman" w:cs="Times New Roman"/>
          <w:sz w:val="24"/>
          <w:szCs w:val="24"/>
        </w:rPr>
        <w:t xml:space="preserve"> </w:t>
      </w:r>
      <w:r w:rsidR="00EC6CAE" w:rsidRPr="00E86A92">
        <w:rPr>
          <w:rFonts w:ascii="Times New Roman" w:eastAsia="Calibri" w:hAnsi="Times New Roman" w:cs="Times New Roman"/>
          <w:sz w:val="24"/>
          <w:szCs w:val="24"/>
        </w:rPr>
        <w:t>(</w:t>
      </w:r>
      <w:proofErr w:type="spellStart"/>
      <w:r w:rsidR="00EC6CAE" w:rsidRPr="00E86A92">
        <w:rPr>
          <w:rFonts w:ascii="Times New Roman" w:eastAsia="Calibri" w:hAnsi="Times New Roman" w:cs="Times New Roman"/>
          <w:sz w:val="24"/>
          <w:szCs w:val="24"/>
        </w:rPr>
        <w:t>Eq</w:t>
      </w:r>
      <w:proofErr w:type="spellEnd"/>
      <w:r w:rsidR="00EC6CAE" w:rsidRPr="00E86A92">
        <w:rPr>
          <w:rFonts w:ascii="Times New Roman" w:eastAsia="Calibri" w:hAnsi="Times New Roman" w:cs="Times New Roman"/>
          <w:sz w:val="24"/>
          <w:szCs w:val="24"/>
        </w:rPr>
        <w:t xml:space="preserve"> 2</w:t>
      </w:r>
      <w:r w:rsidR="001A6B13" w:rsidRPr="00E86A92">
        <w:rPr>
          <w:rFonts w:ascii="Times New Roman" w:eastAsia="Calibri" w:hAnsi="Times New Roman" w:cs="Times New Roman"/>
          <w:sz w:val="24"/>
          <w:szCs w:val="24"/>
        </w:rPr>
        <w:t>, Fig 2).</w:t>
      </w:r>
      <w:r w:rsidR="00C160D2" w:rsidRPr="00E86A92">
        <w:rPr>
          <w:rFonts w:ascii="Times New Roman" w:eastAsia="Calibri" w:hAnsi="Times New Roman" w:cs="Times New Roman"/>
          <w:sz w:val="24"/>
          <w:szCs w:val="24"/>
        </w:rPr>
        <w:t xml:space="preserve">  While we do not have fruit count data for all species, for the species where both fruit and flower counts </w:t>
      </w:r>
      <w:proofErr w:type="gramStart"/>
      <w:r w:rsidR="00C160D2" w:rsidRPr="00E86A92">
        <w:rPr>
          <w:rFonts w:ascii="Times New Roman" w:eastAsia="Calibri" w:hAnsi="Times New Roman" w:cs="Times New Roman"/>
          <w:sz w:val="24"/>
          <w:szCs w:val="24"/>
        </w:rPr>
        <w:t>wer</w:t>
      </w:r>
      <w:r w:rsidR="005E1DC9" w:rsidRPr="00E86A92">
        <w:rPr>
          <w:rFonts w:ascii="Times New Roman" w:eastAsia="Calibri" w:hAnsi="Times New Roman" w:cs="Times New Roman"/>
          <w:sz w:val="24"/>
          <w:szCs w:val="24"/>
        </w:rPr>
        <w:t>e recorded</w:t>
      </w:r>
      <w:proofErr w:type="gramEnd"/>
      <w:r w:rsidR="005E1DC9" w:rsidRPr="00E86A92">
        <w:rPr>
          <w:rFonts w:ascii="Times New Roman" w:eastAsia="Calibri" w:hAnsi="Times New Roman" w:cs="Times New Roman"/>
          <w:sz w:val="24"/>
          <w:szCs w:val="24"/>
        </w:rPr>
        <w:t xml:space="preserve">, these metrics were </w:t>
      </w:r>
      <w:r w:rsidR="00C160D2" w:rsidRPr="00E86A92">
        <w:rPr>
          <w:rFonts w:ascii="Times New Roman" w:eastAsia="Calibri" w:hAnsi="Times New Roman" w:cs="Times New Roman"/>
          <w:sz w:val="24"/>
          <w:szCs w:val="24"/>
        </w:rPr>
        <w:t xml:space="preserve">positively correlated within individuals over time (Fig S2). Thus, we feel that flower counts may serve as a reasonable proxy for reproductive fitness in this system in the absence of fruit count data. </w:t>
      </w:r>
    </w:p>
    <w:p w14:paraId="4547BFA0"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4EF43F9D" w14:textId="7777777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Eq. 2  </w:t>
      </w:r>
    </w:p>
    <w:p w14:paraId="0B395928" w14:textId="77777777" w:rsidR="00C96047" w:rsidRPr="00E86A92" w:rsidRDefault="001508B9" w:rsidP="00A0344C">
      <w:pPr>
        <w:spacing w:line="480" w:lineRule="auto"/>
        <w:jc w:val="both"/>
        <w:rPr>
          <w:rFonts w:ascii="Times New Roman" w:eastAsia="Calibri" w:hAnsi="Times New Roman" w:cs="Times New Roman"/>
          <w:sz w:val="24"/>
          <w:szCs w:val="24"/>
        </w:rPr>
      </w:pPr>
      <w:proofErr w:type="spellStart"/>
      <w:r w:rsidRPr="00E86A92">
        <w:rPr>
          <w:rFonts w:ascii="Times New Roman" w:eastAsia="Calibri" w:hAnsi="Times New Roman" w:cs="Times New Roman"/>
          <w:sz w:val="24"/>
          <w:szCs w:val="24"/>
        </w:rPr>
        <w:lastRenderedPageBreak/>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Treatment </w:t>
      </w:r>
      <w:proofErr w:type="gramStart"/>
      <w:r w:rsidRPr="00E86A92">
        <w:rPr>
          <w:rFonts w:ascii="Times New Roman" w:eastAsia="Calibri" w:hAnsi="Times New Roman" w:cs="Times New Roman"/>
          <w:sz w:val="24"/>
          <w:szCs w:val="24"/>
        </w:rPr>
        <w:t>+  (</w:t>
      </w:r>
      <w:proofErr w:type="gramEnd"/>
      <w:r w:rsidRPr="00E86A92">
        <w:rPr>
          <w:rFonts w:ascii="Times New Roman" w:eastAsia="Calibri" w:hAnsi="Times New Roman" w:cs="Times New Roman"/>
          <w:sz w:val="24"/>
          <w:szCs w:val="24"/>
        </w:rPr>
        <w:t xml:space="preserve">1|subsite:plot) + (1|year)  + (1|species) </w:t>
      </w:r>
    </w:p>
    <w:p w14:paraId="321E1552" w14:textId="75B2B162"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Fitness ~ Treatment   + </w:t>
      </w:r>
      <w:proofErr w:type="spellStart"/>
      <w:r w:rsidRPr="00E86A92">
        <w:rPr>
          <w:rFonts w:ascii="Times New Roman" w:eastAsia="Calibri" w:hAnsi="Times New Roman" w:cs="Times New Roman"/>
          <w:sz w:val="24"/>
          <w:szCs w:val="24"/>
        </w:rPr>
        <w:t>DOY</w:t>
      </w:r>
      <w:r w:rsidRPr="00E86A92">
        <w:rPr>
          <w:rFonts w:ascii="Times New Roman" w:eastAsia="Calibri" w:hAnsi="Times New Roman" w:cs="Times New Roman"/>
          <w:sz w:val="24"/>
          <w:szCs w:val="24"/>
          <w:vertAlign w:val="subscript"/>
        </w:rPr>
        <w:t>flower</w:t>
      </w:r>
      <w:proofErr w:type="spellEnd"/>
      <w:r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DOY</w:t>
      </w:r>
      <w:r w:rsidR="001A6B13" w:rsidRPr="00E86A92">
        <w:rPr>
          <w:rFonts w:ascii="Times New Roman" w:eastAsia="Calibri" w:hAnsi="Times New Roman" w:cs="Times New Roman"/>
          <w:sz w:val="24"/>
          <w:szCs w:val="24"/>
          <w:vertAlign w:val="subscript"/>
        </w:rPr>
        <w:t>flower</w:t>
      </w:r>
      <w:r w:rsidR="001A6B13" w:rsidRPr="00E86A92">
        <w:rPr>
          <w:rFonts w:ascii="Times New Roman" w:eastAsia="Calibri" w:hAnsi="Times New Roman" w:cs="Times New Roman"/>
          <w:sz w:val="24"/>
          <w:szCs w:val="24"/>
          <w:vertAlign w:val="superscript"/>
        </w:rPr>
        <w:t>2</w:t>
      </w:r>
      <w:r w:rsidRPr="00E86A92">
        <w:rPr>
          <w:rFonts w:ascii="Times New Roman" w:eastAsia="Calibri" w:hAnsi="Times New Roman" w:cs="Times New Roman"/>
          <w:sz w:val="24"/>
          <w:szCs w:val="24"/>
        </w:rPr>
        <w:t xml:space="preserve"> </w:t>
      </w:r>
      <w:r w:rsidR="001A6B13"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(1|subsite</w:t>
      </w:r>
      <w:proofErr w:type="gramStart"/>
      <w:r w:rsidRPr="00E86A92">
        <w:rPr>
          <w:rFonts w:ascii="Times New Roman" w:eastAsia="Calibri" w:hAnsi="Times New Roman" w:cs="Times New Roman"/>
          <w:sz w:val="24"/>
          <w:szCs w:val="24"/>
        </w:rPr>
        <w:t>:plot</w:t>
      </w:r>
      <w:proofErr w:type="gramEnd"/>
      <w:r w:rsidRPr="00E86A92">
        <w:rPr>
          <w:rFonts w:ascii="Times New Roman" w:eastAsia="Calibri" w:hAnsi="Times New Roman" w:cs="Times New Roman"/>
          <w:sz w:val="24"/>
          <w:szCs w:val="24"/>
        </w:rPr>
        <w:t>) + (1|year) + (1|species)</w:t>
      </w:r>
    </w:p>
    <w:p w14:paraId="1C26F6EE" w14:textId="77777777" w:rsidR="00C160D2" w:rsidRPr="00E86A92" w:rsidRDefault="00C160D2" w:rsidP="00A0344C">
      <w:pPr>
        <w:spacing w:line="480" w:lineRule="auto"/>
        <w:jc w:val="both"/>
        <w:rPr>
          <w:rFonts w:ascii="Times New Roman" w:eastAsia="Calibri" w:hAnsi="Times New Roman" w:cs="Times New Roman"/>
          <w:sz w:val="24"/>
          <w:szCs w:val="24"/>
          <w:highlight w:val="white"/>
        </w:rPr>
      </w:pPr>
    </w:p>
    <w:p w14:paraId="1B430E6A" w14:textId="4B7D0814" w:rsidR="00B64A06" w:rsidRPr="00E86A92" w:rsidRDefault="00C160D2"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t>All m</w:t>
      </w:r>
      <w:r w:rsidR="00AA5744" w:rsidRPr="00E86A92">
        <w:rPr>
          <w:rFonts w:ascii="Times New Roman" w:eastAsia="Calibri" w:hAnsi="Times New Roman" w:cs="Times New Roman"/>
          <w:sz w:val="24"/>
          <w:szCs w:val="24"/>
          <w:highlight w:val="white"/>
        </w:rPr>
        <w:t xml:space="preserve">odels were run with </w:t>
      </w:r>
      <w:proofErr w:type="gramStart"/>
      <w:r w:rsidR="00AA5744" w:rsidRPr="00E86A92">
        <w:rPr>
          <w:rFonts w:ascii="Times New Roman" w:eastAsia="Calibri" w:hAnsi="Times New Roman" w:cs="Times New Roman"/>
          <w:sz w:val="24"/>
          <w:szCs w:val="24"/>
          <w:highlight w:val="white"/>
        </w:rPr>
        <w:t>3</w:t>
      </w:r>
      <w:proofErr w:type="gramEnd"/>
      <w:r w:rsidR="001508B9" w:rsidRPr="00E86A92">
        <w:rPr>
          <w:rFonts w:ascii="Times New Roman" w:eastAsia="Calibri" w:hAnsi="Times New Roman" w:cs="Times New Roman"/>
          <w:sz w:val="24"/>
          <w:szCs w:val="24"/>
          <w:highlight w:val="white"/>
        </w:rPr>
        <w:t xml:space="preserve"> chains of </w:t>
      </w:r>
      <w:r w:rsidR="009376ED" w:rsidRPr="00E86A92">
        <w:rPr>
          <w:rFonts w:ascii="Times New Roman" w:eastAsia="Calibri" w:hAnsi="Times New Roman" w:cs="Times New Roman"/>
          <w:sz w:val="24"/>
          <w:szCs w:val="24"/>
          <w:highlight w:val="white"/>
        </w:rPr>
        <w:t>10</w:t>
      </w:r>
      <w:r w:rsidR="001508B9" w:rsidRPr="00E86A92">
        <w:rPr>
          <w:rFonts w:ascii="Times New Roman" w:eastAsia="Calibri" w:hAnsi="Times New Roman" w:cs="Times New Roman"/>
          <w:sz w:val="24"/>
          <w:szCs w:val="24"/>
          <w:highlight w:val="white"/>
        </w:rPr>
        <w:t>000 iterations</w:t>
      </w:r>
      <w:r w:rsidR="00AA5744" w:rsidRPr="00E86A92">
        <w:rPr>
          <w:rFonts w:ascii="Times New Roman" w:eastAsia="Calibri" w:hAnsi="Times New Roman" w:cs="Times New Roman"/>
          <w:sz w:val="24"/>
          <w:szCs w:val="24"/>
          <w:highlight w:val="white"/>
        </w:rPr>
        <w:t xml:space="preserve"> each</w:t>
      </w:r>
      <w:r w:rsidR="001508B9" w:rsidRPr="00E86A92">
        <w:rPr>
          <w:rFonts w:ascii="Times New Roman" w:eastAsia="Calibri" w:hAnsi="Times New Roman" w:cs="Times New Roman"/>
          <w:sz w:val="24"/>
          <w:szCs w:val="24"/>
          <w:highlight w:val="white"/>
        </w:rPr>
        <w:t xml:space="preserve"> (warm-up 50</w:t>
      </w:r>
      <w:r w:rsidR="009376ED" w:rsidRPr="00E86A92">
        <w:rPr>
          <w:rFonts w:ascii="Times New Roman" w:eastAsia="Calibri" w:hAnsi="Times New Roman" w:cs="Times New Roman"/>
          <w:sz w:val="24"/>
          <w:szCs w:val="24"/>
          <w:highlight w:val="white"/>
        </w:rPr>
        <w:t>0</w:t>
      </w:r>
      <w:r w:rsidR="001508B9" w:rsidRPr="00E86A92">
        <w:rPr>
          <w:rFonts w:ascii="Times New Roman" w:eastAsia="Calibri" w:hAnsi="Times New Roman" w:cs="Times New Roman"/>
          <w:sz w:val="24"/>
          <w:szCs w:val="24"/>
          <w:highlight w:val="white"/>
        </w:rPr>
        <w:t xml:space="preserve">0 iterations, no thinning) Markov Chain Monte Carlo (MCMC) sampling. We checked for convergence of chains for all parameters both visually with trace plots and with the </w:t>
      </w:r>
      <w:r w:rsidR="00AA5744" w:rsidRPr="00E86A92">
        <w:rPr>
          <w:rFonts w:ascii="Times New Roman" w:eastAsia="Calibri" w:hAnsi="Times New Roman" w:cs="Times New Roman"/>
          <w:sz w:val="24"/>
          <w:szCs w:val="24"/>
          <w:highlight w:val="white"/>
        </w:rPr>
        <w:t>R-hat</w:t>
      </w:r>
      <w:r w:rsidR="001508B9" w:rsidRPr="00E86A92">
        <w:rPr>
          <w:rFonts w:ascii="Times New Roman" w:eastAsia="Calibri" w:hAnsi="Times New Roman" w:cs="Times New Roman"/>
          <w:sz w:val="24"/>
          <w:szCs w:val="24"/>
          <w:highlight w:val="white"/>
        </w:rPr>
        <w:t xml:space="preserve"> convergence </w:t>
      </w:r>
      <w:r w:rsidR="00AA5744" w:rsidRPr="00E86A92">
        <w:rPr>
          <w:rFonts w:ascii="Times New Roman" w:eastAsia="Calibri" w:hAnsi="Times New Roman" w:cs="Times New Roman"/>
          <w:sz w:val="24"/>
          <w:szCs w:val="24"/>
          <w:highlight w:val="white"/>
        </w:rPr>
        <w:t>diagnostic</w:t>
      </w:r>
      <w:r w:rsidR="001508B9" w:rsidRPr="00E86A92">
        <w:rPr>
          <w:rFonts w:ascii="Times New Roman" w:eastAsia="Calibri" w:hAnsi="Times New Roman" w:cs="Times New Roman"/>
          <w:sz w:val="24"/>
          <w:szCs w:val="24"/>
          <w:highlight w:val="white"/>
        </w:rPr>
        <w:t xml:space="preserve">. Trace plots showed that chains mixed well and converged to stationary distributions for all parameter estimates. </w:t>
      </w:r>
      <w:r w:rsidR="00AA5744" w:rsidRPr="00E86A92">
        <w:rPr>
          <w:rFonts w:ascii="Times New Roman" w:eastAsia="Calibri" w:hAnsi="Times New Roman" w:cs="Times New Roman"/>
          <w:sz w:val="24"/>
          <w:szCs w:val="24"/>
          <w:highlight w:val="white"/>
        </w:rPr>
        <w:t xml:space="preserve">R-hat values </w:t>
      </w:r>
      <w:r w:rsidR="001508B9" w:rsidRPr="00E86A92">
        <w:rPr>
          <w:rFonts w:ascii="Times New Roman" w:eastAsia="Calibri" w:hAnsi="Times New Roman" w:cs="Times New Roman"/>
          <w:sz w:val="24"/>
          <w:szCs w:val="24"/>
          <w:highlight w:val="white"/>
        </w:rPr>
        <w:t xml:space="preserve">for parameter estimates of all models were less than 1.1. </w:t>
      </w:r>
      <w:r w:rsidR="00B64A06" w:rsidRPr="00E86A92">
        <w:rPr>
          <w:rFonts w:ascii="Times New Roman" w:eastAsia="Calibri" w:hAnsi="Times New Roman" w:cs="Times New Roman"/>
          <w:sz w:val="24"/>
          <w:szCs w:val="24"/>
        </w:rPr>
        <w:t xml:space="preserve">We </w:t>
      </w:r>
      <w:r w:rsidR="00B64A06" w:rsidRPr="00E86A92">
        <w:rPr>
          <w:rFonts w:ascii="Times New Roman" w:eastAsia="Calibri" w:hAnsi="Times New Roman" w:cs="Times New Roman"/>
          <w:sz w:val="24"/>
          <w:szCs w:val="24"/>
          <w:highlight w:val="white"/>
        </w:rPr>
        <w:t xml:space="preserve">calculated Bayesian credible intervals for all fixed model parameters in the R package </w:t>
      </w:r>
      <w:proofErr w:type="spellStart"/>
      <w:r w:rsidR="00B64A06" w:rsidRPr="00E86A92">
        <w:rPr>
          <w:rFonts w:ascii="Times New Roman" w:eastAsia="Calibri" w:hAnsi="Times New Roman" w:cs="Times New Roman"/>
          <w:sz w:val="24"/>
          <w:szCs w:val="24"/>
          <w:highlight w:val="white"/>
        </w:rPr>
        <w:t>BayestestR</w:t>
      </w:r>
      <w:proofErr w:type="spellEnd"/>
      <w:r w:rsidR="00B64A06" w:rsidRPr="00E86A92">
        <w:rPr>
          <w:rFonts w:ascii="Times New Roman" w:eastAsia="Calibri" w:hAnsi="Times New Roman" w:cs="Times New Roman"/>
          <w:sz w:val="24"/>
          <w:szCs w:val="24"/>
          <w:highlight w:val="white"/>
        </w:rPr>
        <w:t xml:space="preserve"> (v 0.90)</w:t>
      </w:r>
      <w:r w:rsidR="00880856"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{"citationID":"f1zBvi8g","properties":{"formattedCitation":"(Makowski {\\i{}et al.} 2019)","plainCitation":"(Makowski et al. 2019)","noteIndex":0},"citationItems":[{"id":11108,"uris":["http://zotero.org/users/11033306/items/YMJMNSRP"],"itemData":{"id":11108,"type":"article-journal","container-title":"Journal of Open Source Software","DOI":"10.21105/joss.01541","ISSN":"2475-9066","issue":"40","page":"1541","title":"bayestestR: Describing Effects and their Uncertainty, Existence and Significance within the Bayesian Framework","volume":"4","author":[{"family":"Makowski","given":"Dominique"},{"family":"Ben-Shachar","given":"Mattan"},{"family":"Lüdecke","given":"Daniel"}],"issued":{"date-parts":[["2019"]]}}}],"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w:t>
      </w:r>
      <w:proofErr w:type="spellStart"/>
      <w:r w:rsidR="00880856" w:rsidRPr="00E86A92">
        <w:rPr>
          <w:rFonts w:ascii="Times New Roman" w:hAnsi="Times New Roman" w:cs="Times New Roman"/>
          <w:sz w:val="24"/>
          <w:szCs w:val="24"/>
        </w:rPr>
        <w:t>Makowski</w:t>
      </w:r>
      <w:proofErr w:type="spellEnd"/>
      <w:r w:rsidR="00880856" w:rsidRPr="00E86A92">
        <w:rPr>
          <w:rFonts w:ascii="Times New Roman" w:hAnsi="Times New Roman" w:cs="Times New Roman"/>
          <w:sz w:val="24"/>
          <w:szCs w:val="24"/>
        </w:rPr>
        <w:t xml:space="preserve">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2019)</w:t>
      </w:r>
      <w:r w:rsidR="00880856" w:rsidRPr="00E86A92">
        <w:rPr>
          <w:rFonts w:ascii="Times New Roman" w:eastAsia="Calibri" w:hAnsi="Times New Roman" w:cs="Times New Roman"/>
          <w:sz w:val="24"/>
          <w:szCs w:val="24"/>
          <w:highlight w:val="white"/>
        </w:rPr>
        <w:fldChar w:fldCharType="end"/>
      </w:r>
      <w:r w:rsidR="00B64A06" w:rsidRPr="00E86A92">
        <w:rPr>
          <w:rFonts w:ascii="Times New Roman" w:eastAsia="Calibri" w:hAnsi="Times New Roman" w:cs="Times New Roman"/>
          <w:sz w:val="24"/>
          <w:szCs w:val="24"/>
          <w:highlight w:val="white"/>
        </w:rPr>
        <w:t xml:space="preserve"> using the equal tailed interval (</w:t>
      </w:r>
      <w:proofErr w:type="spellStart"/>
      <w:r w:rsidR="00B64A06" w:rsidRPr="00E86A92">
        <w:rPr>
          <w:rFonts w:ascii="Times New Roman" w:eastAsia="Calibri" w:hAnsi="Times New Roman" w:cs="Times New Roman"/>
          <w:sz w:val="24"/>
          <w:szCs w:val="24"/>
          <w:highlight w:val="white"/>
        </w:rPr>
        <w:t>eti</w:t>
      </w:r>
      <w:proofErr w:type="spellEnd"/>
      <w:r w:rsidR="00B64A06" w:rsidRPr="00E86A92">
        <w:rPr>
          <w:rFonts w:ascii="Times New Roman" w:eastAsia="Calibri" w:hAnsi="Times New Roman" w:cs="Times New Roman"/>
          <w:sz w:val="24"/>
          <w:szCs w:val="24"/>
          <w:highlight w:val="white"/>
        </w:rPr>
        <w:t>) method and consider modeled parameter estimates to demonstrate an effect on the response variable when</w:t>
      </w:r>
      <w:r w:rsidR="00783E19" w:rsidRPr="00E86A92">
        <w:rPr>
          <w:rFonts w:ascii="Times New Roman" w:eastAsia="Calibri" w:hAnsi="Times New Roman" w:cs="Times New Roman"/>
          <w:sz w:val="24"/>
          <w:szCs w:val="24"/>
          <w:highlight w:val="white"/>
        </w:rPr>
        <w:t xml:space="preserve"> 95%</w:t>
      </w:r>
      <w:r w:rsidR="00B64A06" w:rsidRPr="00E86A92">
        <w:rPr>
          <w:rFonts w:ascii="Times New Roman" w:eastAsia="Calibri" w:hAnsi="Times New Roman" w:cs="Times New Roman"/>
          <w:sz w:val="24"/>
          <w:szCs w:val="24"/>
          <w:highlight w:val="white"/>
        </w:rPr>
        <w:t xml:space="preserve"> Bayesian CIs did not contain zero.</w:t>
      </w:r>
    </w:p>
    <w:p w14:paraId="120FC1C9" w14:textId="77777777" w:rsidR="00B64A06" w:rsidRPr="00E86A92" w:rsidRDefault="00B64A06" w:rsidP="00A0344C">
      <w:pPr>
        <w:spacing w:line="480" w:lineRule="auto"/>
        <w:jc w:val="both"/>
        <w:rPr>
          <w:rFonts w:ascii="Times New Roman" w:eastAsia="Calibri" w:hAnsi="Times New Roman" w:cs="Times New Roman"/>
          <w:sz w:val="24"/>
          <w:szCs w:val="24"/>
          <w:highlight w:val="white"/>
        </w:rPr>
      </w:pPr>
    </w:p>
    <w:p w14:paraId="659B888F" w14:textId="48BFEF23" w:rsidR="00C96047" w:rsidRPr="00E86A92" w:rsidRDefault="00B64A06"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highlight w:val="white"/>
        </w:rPr>
        <w:t>We</w:t>
      </w:r>
      <w:r w:rsidR="001508B9" w:rsidRPr="00E86A92">
        <w:rPr>
          <w:rFonts w:ascii="Times New Roman" w:eastAsia="Calibri" w:hAnsi="Times New Roman" w:cs="Times New Roman"/>
          <w:sz w:val="24"/>
          <w:szCs w:val="24"/>
          <w:highlight w:val="white"/>
        </w:rPr>
        <w:t xml:space="preserve"> performed posterior predictive checks of model performance using the ‘</w:t>
      </w:r>
      <w:proofErr w:type="spellStart"/>
      <w:r w:rsidR="001508B9" w:rsidRPr="00E86A92">
        <w:rPr>
          <w:rFonts w:ascii="Times New Roman" w:eastAsia="Calibri" w:hAnsi="Times New Roman" w:cs="Times New Roman"/>
          <w:sz w:val="24"/>
          <w:szCs w:val="24"/>
          <w:highlight w:val="white"/>
        </w:rPr>
        <w:t>pp_check</w:t>
      </w:r>
      <w:proofErr w:type="spellEnd"/>
      <w:r w:rsidR="001508B9" w:rsidRPr="00E86A92">
        <w:rPr>
          <w:rFonts w:ascii="Times New Roman" w:eastAsia="Calibri" w:hAnsi="Times New Roman" w:cs="Times New Roman"/>
          <w:sz w:val="24"/>
          <w:szCs w:val="24"/>
          <w:highlight w:val="white"/>
        </w:rPr>
        <w:t xml:space="preserve">’ function of </w:t>
      </w:r>
      <w:proofErr w:type="spellStart"/>
      <w:r w:rsidR="001508B9" w:rsidRPr="00E86A92">
        <w:rPr>
          <w:rFonts w:ascii="Times New Roman" w:eastAsia="Calibri" w:hAnsi="Times New Roman" w:cs="Times New Roman"/>
          <w:sz w:val="24"/>
          <w:szCs w:val="24"/>
          <w:highlight w:val="white"/>
        </w:rPr>
        <w:t>brms</w:t>
      </w:r>
      <w:proofErr w:type="spellEnd"/>
      <w:r w:rsidR="001508B9" w:rsidRPr="00E86A92">
        <w:rPr>
          <w:rFonts w:ascii="Times New Roman" w:eastAsia="Calibri" w:hAnsi="Times New Roman" w:cs="Times New Roman"/>
          <w:sz w:val="24"/>
          <w:szCs w:val="24"/>
          <w:highlight w:val="white"/>
        </w:rPr>
        <w:t xml:space="preserve"> and leave-one-out (LOO) cross-validation </w:t>
      </w:r>
      <w:r w:rsidR="00783E19" w:rsidRPr="00E86A92">
        <w:rPr>
          <w:rFonts w:ascii="Times New Roman" w:eastAsia="Calibri" w:hAnsi="Times New Roman" w:cs="Times New Roman"/>
          <w:sz w:val="24"/>
          <w:szCs w:val="24"/>
          <w:highlight w:val="white"/>
        </w:rPr>
        <w:t xml:space="preserve">in the R package </w:t>
      </w:r>
      <w:r w:rsidRPr="00E86A92">
        <w:rPr>
          <w:rFonts w:ascii="Times New Roman" w:eastAsia="Calibri" w:hAnsi="Times New Roman" w:cs="Times New Roman"/>
          <w:sz w:val="24"/>
          <w:szCs w:val="24"/>
          <w:highlight w:val="white"/>
        </w:rPr>
        <w:t>loo</w:t>
      </w:r>
      <w:r w:rsidR="00783E19" w:rsidRPr="00E86A92">
        <w:rPr>
          <w:rFonts w:ascii="Times New Roman" w:eastAsia="Calibri" w:hAnsi="Times New Roman" w:cs="Times New Roman"/>
          <w:sz w:val="24"/>
          <w:szCs w:val="24"/>
          <w:highlight w:val="white"/>
        </w:rPr>
        <w:t xml:space="preserve"> (v 2.5.1)</w:t>
      </w:r>
      <w:r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{"citationID":"qTUbcXvw","properties":{"formattedCitation":"(Vehtari {\\i{}et al.} 2017 p. 20)","plainCitation":"(Vehtari et al. 2017 p. 20)","noteIndex":0},"citationItems":[{"id":14826,"uris":["http://zotero.org/users/11033306/items/A5BSY6FZ"],"itemData":{"id":14826,"type":"article-journal","abstract":"Leave-one-out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Comput","note":"arXiv:1507.04544 [stat]","page":"1413-1432","source":"arXiv.org","title":"Practical Bayesian model evaluation using leave-one-out cross-validation and WAIC","volume":"27","author":[{"family":"Vehtari","given":"Aki"},{"family":"Gelman","given":"Andrew"},{"family":"Gabry","given":"Jonah"}],"issued":{"date-parts":[["2017",9]]}},"locator":"20"}],"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w:t>
      </w:r>
      <w:proofErr w:type="spellStart"/>
      <w:r w:rsidR="00880856" w:rsidRPr="00E86A92">
        <w:rPr>
          <w:rFonts w:ascii="Times New Roman" w:hAnsi="Times New Roman" w:cs="Times New Roman"/>
          <w:sz w:val="24"/>
          <w:szCs w:val="24"/>
        </w:rPr>
        <w:t>Vehtari</w:t>
      </w:r>
      <w:proofErr w:type="spellEnd"/>
      <w:r w:rsidR="00880856" w:rsidRPr="00E86A92">
        <w:rPr>
          <w:rFonts w:ascii="Times New Roman" w:hAnsi="Times New Roman" w:cs="Times New Roman"/>
          <w:sz w:val="24"/>
          <w:szCs w:val="24"/>
        </w:rPr>
        <w:t xml:space="preserve">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2017)</w:t>
      </w:r>
      <w:r w:rsidR="00880856" w:rsidRPr="00E86A92">
        <w:rPr>
          <w:rFonts w:ascii="Times New Roman" w:eastAsia="Calibri" w:hAnsi="Times New Roman" w:cs="Times New Roman"/>
          <w:sz w:val="24"/>
          <w:szCs w:val="24"/>
          <w:highlight w:val="white"/>
        </w:rPr>
        <w:fldChar w:fldCharType="end"/>
      </w:r>
      <w:r w:rsidR="00880856"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ensuring </w:t>
      </w:r>
      <w:r w:rsidR="00AA5744" w:rsidRPr="00E86A92">
        <w:rPr>
          <w:rFonts w:ascii="Times New Roman" w:eastAsia="Calibri" w:hAnsi="Times New Roman" w:cs="Times New Roman"/>
          <w:sz w:val="24"/>
          <w:szCs w:val="24"/>
        </w:rPr>
        <w:t xml:space="preserve">all </w:t>
      </w:r>
      <w:proofErr w:type="spellStart"/>
      <w:r w:rsidR="001508B9" w:rsidRPr="00E86A92">
        <w:rPr>
          <w:rFonts w:ascii="Times New Roman" w:eastAsia="Calibri" w:hAnsi="Times New Roman" w:cs="Times New Roman"/>
          <w:sz w:val="24"/>
          <w:szCs w:val="24"/>
        </w:rPr>
        <w:t>p</w:t>
      </w:r>
      <w:r w:rsidR="00AA5744" w:rsidRPr="00E86A92">
        <w:rPr>
          <w:rFonts w:ascii="Times New Roman" w:eastAsia="Calibri" w:hAnsi="Times New Roman" w:cs="Times New Roman"/>
          <w:sz w:val="24"/>
          <w:szCs w:val="24"/>
        </w:rPr>
        <w:t>areto</w:t>
      </w:r>
      <w:proofErr w:type="spellEnd"/>
      <w:r w:rsidR="00AA5744" w:rsidRPr="00E86A92">
        <w:rPr>
          <w:rFonts w:ascii="Times New Roman" w:eastAsia="Calibri" w:hAnsi="Times New Roman" w:cs="Times New Roman"/>
          <w:sz w:val="24"/>
          <w:szCs w:val="24"/>
        </w:rPr>
        <w:t xml:space="preserve"> k values reflecting good</w:t>
      </w:r>
      <w:r w:rsidR="001508B9" w:rsidRPr="00E86A92">
        <w:rPr>
          <w:rFonts w:ascii="Times New Roman" w:eastAsia="Calibri" w:hAnsi="Times New Roman" w:cs="Times New Roman"/>
          <w:sz w:val="24"/>
          <w:szCs w:val="24"/>
        </w:rPr>
        <w:t xml:space="preserve"> data-model fit (k &lt;0.</w:t>
      </w:r>
      <w:r w:rsidR="00AA5744" w:rsidRPr="00E86A92">
        <w:rPr>
          <w:rFonts w:ascii="Times New Roman" w:eastAsia="Calibri" w:hAnsi="Times New Roman" w:cs="Times New Roman"/>
          <w:sz w:val="24"/>
          <w:szCs w:val="24"/>
        </w:rPr>
        <w:t>7</w:t>
      </w:r>
      <w:r w:rsidR="001508B9" w:rsidRPr="00E86A92">
        <w:rPr>
          <w:rFonts w:ascii="Times New Roman" w:eastAsia="Calibri" w:hAnsi="Times New Roman" w:cs="Times New Roman"/>
          <w:sz w:val="24"/>
          <w:szCs w:val="24"/>
        </w:rPr>
        <w:t>)</w:t>
      </w:r>
      <w:r w:rsidR="00AA5744" w:rsidRPr="00E86A92">
        <w:rPr>
          <w:rFonts w:ascii="Times New Roman" w:eastAsia="Calibri" w:hAnsi="Times New Roman" w:cs="Times New Roman"/>
          <w:sz w:val="24"/>
          <w:szCs w:val="24"/>
        </w:rPr>
        <w:t>.</w:t>
      </w:r>
      <w:r w:rsidR="00521C0B" w:rsidRPr="00E86A92">
        <w:rPr>
          <w:rFonts w:ascii="Times New Roman" w:eastAsia="Calibri" w:hAnsi="Times New Roman" w:cs="Times New Roman"/>
          <w:sz w:val="24"/>
          <w:szCs w:val="24"/>
        </w:rPr>
        <w:t xml:space="preserve"> For one model </w:t>
      </w:r>
      <w:r w:rsidR="00AF0E4E" w:rsidRPr="00E86A92">
        <w:rPr>
          <w:rFonts w:ascii="Times New Roman" w:eastAsia="Calibri" w:hAnsi="Times New Roman" w:cs="Times New Roman"/>
          <w:sz w:val="24"/>
          <w:szCs w:val="24"/>
        </w:rPr>
        <w:t xml:space="preserve">that </w:t>
      </w:r>
      <w:r w:rsidR="00521C0B" w:rsidRPr="00E86A92">
        <w:rPr>
          <w:rFonts w:ascii="Times New Roman" w:eastAsia="Calibri" w:hAnsi="Times New Roman" w:cs="Times New Roman"/>
          <w:sz w:val="24"/>
          <w:szCs w:val="24"/>
        </w:rPr>
        <w:t>had</w:t>
      </w:r>
      <w:r w:rsidR="00AA5744" w:rsidRPr="00E86A92">
        <w:rPr>
          <w:rFonts w:ascii="Times New Roman" w:eastAsia="Calibri" w:hAnsi="Times New Roman" w:cs="Times New Roman"/>
          <w:sz w:val="24"/>
          <w:szCs w:val="24"/>
        </w:rPr>
        <w:t xml:space="preserve"> observations with </w:t>
      </w:r>
      <w:proofErr w:type="spellStart"/>
      <w:proofErr w:type="gramStart"/>
      <w:r w:rsidR="00AA5744" w:rsidRPr="00E86A92">
        <w:rPr>
          <w:rFonts w:ascii="Times New Roman" w:eastAsia="Calibri" w:hAnsi="Times New Roman" w:cs="Times New Roman"/>
          <w:sz w:val="24"/>
          <w:szCs w:val="24"/>
        </w:rPr>
        <w:t>pareto</w:t>
      </w:r>
      <w:proofErr w:type="spellEnd"/>
      <w:proofErr w:type="gramEnd"/>
      <w:r w:rsidR="00AA5744" w:rsidRPr="00E86A92">
        <w:rPr>
          <w:rFonts w:ascii="Times New Roman" w:eastAsia="Calibri" w:hAnsi="Times New Roman" w:cs="Times New Roman"/>
          <w:sz w:val="24"/>
          <w:szCs w:val="24"/>
        </w:rPr>
        <w:t xml:space="preserve"> k values &gt; 0.7, we </w:t>
      </w:r>
      <w:r w:rsidR="00521C0B" w:rsidRPr="00E86A92">
        <w:rPr>
          <w:rFonts w:ascii="Times New Roman" w:eastAsia="Calibri" w:hAnsi="Times New Roman" w:cs="Times New Roman"/>
          <w:sz w:val="24"/>
          <w:szCs w:val="24"/>
        </w:rPr>
        <w:t xml:space="preserve">re-fit the model leaving out the problematic observations </w:t>
      </w:r>
      <w:r w:rsidR="00B67094" w:rsidRPr="00E86A92">
        <w:rPr>
          <w:rFonts w:ascii="Times New Roman" w:eastAsia="Calibri" w:hAnsi="Times New Roman" w:cs="Times New Roman"/>
          <w:sz w:val="24"/>
          <w:szCs w:val="24"/>
        </w:rPr>
        <w:t xml:space="preserve">(n=10, 2%) </w:t>
      </w:r>
      <w:r w:rsidR="00521C0B" w:rsidRPr="00E86A92">
        <w:rPr>
          <w:rFonts w:ascii="Times New Roman" w:eastAsia="Calibri" w:hAnsi="Times New Roman" w:cs="Times New Roman"/>
          <w:sz w:val="24"/>
          <w:szCs w:val="24"/>
        </w:rPr>
        <w:t>with the function ‘</w:t>
      </w:r>
      <w:proofErr w:type="spellStart"/>
      <w:r w:rsidR="00521C0B" w:rsidRPr="00E86A92">
        <w:rPr>
          <w:rFonts w:ascii="Times New Roman" w:eastAsia="Calibri" w:hAnsi="Times New Roman" w:cs="Times New Roman"/>
          <w:sz w:val="24"/>
          <w:szCs w:val="24"/>
        </w:rPr>
        <w:t>reloo</w:t>
      </w:r>
      <w:proofErr w:type="spellEnd"/>
      <w:r w:rsidR="00521C0B"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report both cross validation results</w:t>
      </w:r>
      <w:r w:rsidR="00AA5744"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 xml:space="preserve">(See Appendix 1). </w:t>
      </w:r>
      <w:r w:rsidR="001508B9" w:rsidRPr="00E86A92">
        <w:rPr>
          <w:rFonts w:ascii="Times New Roman" w:eastAsia="Calibri" w:hAnsi="Times New Roman" w:cs="Times New Roman"/>
          <w:sz w:val="24"/>
          <w:szCs w:val="24"/>
          <w:highlight w:val="white"/>
        </w:rPr>
        <w:t xml:space="preserve">Finally, we calculated </w:t>
      </w:r>
      <w:r w:rsidRPr="00E86A92">
        <w:rPr>
          <w:rFonts w:ascii="Times New Roman" w:eastAsia="Calibri" w:hAnsi="Times New Roman" w:cs="Times New Roman"/>
          <w:sz w:val="24"/>
          <w:szCs w:val="24"/>
          <w:highlight w:val="white"/>
        </w:rPr>
        <w:t xml:space="preserve">LOO-adjusted </w:t>
      </w:r>
      <w:proofErr w:type="spellStart"/>
      <w:r w:rsidRPr="00E86A92">
        <w:rPr>
          <w:rFonts w:ascii="Times New Roman" w:eastAsia="Calibri" w:hAnsi="Times New Roman" w:cs="Times New Roman"/>
          <w:sz w:val="24"/>
          <w:szCs w:val="24"/>
          <w:highlight w:val="white"/>
        </w:rPr>
        <w:t>b</w:t>
      </w:r>
      <w:r w:rsidR="001508B9" w:rsidRPr="00E86A92">
        <w:rPr>
          <w:rFonts w:ascii="Times New Roman" w:eastAsia="Calibri" w:hAnsi="Times New Roman" w:cs="Times New Roman"/>
          <w:sz w:val="24"/>
          <w:szCs w:val="24"/>
          <w:highlight w:val="white"/>
        </w:rPr>
        <w:t>ayesian</w:t>
      </w:r>
      <w:proofErr w:type="spellEnd"/>
      <w:r w:rsidR="001508B9" w:rsidRPr="00E86A92">
        <w:rPr>
          <w:rFonts w:ascii="Times New Roman" w:eastAsia="Calibri" w:hAnsi="Times New Roman" w:cs="Times New Roman"/>
          <w:sz w:val="24"/>
          <w:szCs w:val="24"/>
          <w:highlight w:val="white"/>
        </w:rPr>
        <w:t xml:space="preserve"> R</w:t>
      </w:r>
      <w:r w:rsidR="001508B9" w:rsidRPr="00E86A92">
        <w:rPr>
          <w:rFonts w:ascii="Times New Roman" w:eastAsia="Calibri" w:hAnsi="Times New Roman" w:cs="Times New Roman"/>
          <w:sz w:val="24"/>
          <w:szCs w:val="24"/>
          <w:highlight w:val="white"/>
          <w:vertAlign w:val="superscript"/>
        </w:rPr>
        <w:t xml:space="preserve">2 </w:t>
      </w:r>
      <w:r w:rsidR="001508B9" w:rsidRPr="00E86A92">
        <w:rPr>
          <w:rFonts w:ascii="Times New Roman" w:eastAsia="Calibri" w:hAnsi="Times New Roman" w:cs="Times New Roman"/>
          <w:sz w:val="24"/>
          <w:szCs w:val="24"/>
          <w:highlight w:val="white"/>
        </w:rPr>
        <w:t xml:space="preserve">values for each model with the ‘loo_R2’ function in </w:t>
      </w:r>
      <w:proofErr w:type="spellStart"/>
      <w:r w:rsidR="001508B9" w:rsidRPr="00E86A92">
        <w:rPr>
          <w:rFonts w:ascii="Times New Roman" w:eastAsia="Calibri" w:hAnsi="Times New Roman" w:cs="Times New Roman"/>
          <w:sz w:val="24"/>
          <w:szCs w:val="24"/>
          <w:highlight w:val="white"/>
        </w:rPr>
        <w:t>brms</w:t>
      </w:r>
      <w:proofErr w:type="spellEnd"/>
      <w:r w:rsidR="001508B9" w:rsidRPr="00E86A92">
        <w:rPr>
          <w:rFonts w:ascii="Times New Roman" w:eastAsia="Calibri" w:hAnsi="Times New Roman" w:cs="Times New Roman"/>
          <w:sz w:val="24"/>
          <w:szCs w:val="24"/>
          <w:highlight w:val="white"/>
        </w:rPr>
        <w:t xml:space="preserve">. </w:t>
      </w:r>
    </w:p>
    <w:p w14:paraId="6B95FC4A" w14:textId="77777777" w:rsidR="00B32034" w:rsidRPr="00E86A92" w:rsidRDefault="00B32034" w:rsidP="00A0344C">
      <w:pPr>
        <w:spacing w:line="480" w:lineRule="auto"/>
        <w:jc w:val="both"/>
        <w:rPr>
          <w:rFonts w:ascii="Times New Roman" w:eastAsia="Calibri" w:hAnsi="Times New Roman" w:cs="Times New Roman"/>
          <w:sz w:val="24"/>
          <w:szCs w:val="24"/>
          <w:highlight w:val="white"/>
        </w:rPr>
      </w:pPr>
    </w:p>
    <w:p w14:paraId="1AD2C55F" w14:textId="77777777" w:rsidR="00C96047" w:rsidRPr="00E86A92" w:rsidRDefault="001508B9" w:rsidP="00A0344C">
      <w:pPr>
        <w:spacing w:line="480" w:lineRule="auto"/>
        <w:jc w:val="both"/>
        <w:rPr>
          <w:rFonts w:ascii="Times New Roman" w:eastAsia="Calibri" w:hAnsi="Times New Roman" w:cs="Times New Roman"/>
          <w:i/>
          <w:sz w:val="24"/>
          <w:szCs w:val="24"/>
          <w:highlight w:val="white"/>
        </w:rPr>
      </w:pPr>
      <w:r w:rsidRPr="00E86A92">
        <w:rPr>
          <w:rFonts w:ascii="Times New Roman" w:eastAsia="Calibri" w:hAnsi="Times New Roman" w:cs="Times New Roman"/>
          <w:i/>
          <w:sz w:val="24"/>
          <w:szCs w:val="24"/>
          <w:highlight w:val="white"/>
        </w:rPr>
        <w:t>Future climate projections</w:t>
      </w:r>
    </w:p>
    <w:p w14:paraId="22EA84D0" w14:textId="69A81271" w:rsidR="00C96047" w:rsidRPr="00E86A92" w:rsidRDefault="002958CA"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highlight w:val="white"/>
        </w:rPr>
        <w:lastRenderedPageBreak/>
        <w:t>To illustrate the consequences of direct vs. indirect effects (mediated through phenology) of anticipated climate warming</w:t>
      </w:r>
      <w:r w:rsidR="001508B9" w:rsidRPr="00E86A92">
        <w:rPr>
          <w:rFonts w:ascii="Times New Roman" w:eastAsia="Calibri" w:hAnsi="Times New Roman" w:cs="Times New Roman"/>
          <w:sz w:val="24"/>
          <w:szCs w:val="24"/>
          <w:highlight w:val="white"/>
        </w:rPr>
        <w:t>, we generated model projections over novel cli</w:t>
      </w:r>
      <w:r w:rsidR="005E1DC9" w:rsidRPr="00E86A92">
        <w:rPr>
          <w:rFonts w:ascii="Times New Roman" w:eastAsia="Calibri" w:hAnsi="Times New Roman" w:cs="Times New Roman"/>
          <w:sz w:val="24"/>
          <w:szCs w:val="24"/>
          <w:highlight w:val="white"/>
        </w:rPr>
        <w:t>mate space for Daring Lake only, as Alexandra fiord models used categorical predictor of warming.</w:t>
      </w:r>
      <w:r w:rsidR="001508B9" w:rsidRPr="00E86A92">
        <w:rPr>
          <w:rFonts w:ascii="Times New Roman" w:eastAsia="Calibri" w:hAnsi="Times New Roman" w:cs="Times New Roman"/>
          <w:sz w:val="24"/>
          <w:szCs w:val="24"/>
          <w:highlight w:val="white"/>
        </w:rPr>
        <w:t xml:space="preserve">  To do this, we created </w:t>
      </w:r>
      <w:proofErr w:type="gramStart"/>
      <w:r w:rsidR="001508B9" w:rsidRPr="00E86A92">
        <w:rPr>
          <w:rFonts w:ascii="Times New Roman" w:eastAsia="Calibri" w:hAnsi="Times New Roman" w:cs="Times New Roman"/>
          <w:sz w:val="24"/>
          <w:szCs w:val="24"/>
          <w:highlight w:val="white"/>
        </w:rPr>
        <w:t>3</w:t>
      </w:r>
      <w:proofErr w:type="gramEnd"/>
      <w:r w:rsidR="001508B9" w:rsidRPr="00E86A92">
        <w:rPr>
          <w:rFonts w:ascii="Times New Roman" w:eastAsia="Calibri" w:hAnsi="Times New Roman" w:cs="Times New Roman"/>
          <w:sz w:val="24"/>
          <w:szCs w:val="24"/>
          <w:highlight w:val="white"/>
        </w:rPr>
        <w:t xml:space="preserve"> climate scenarios: +1, +3, and +5 degrees C warming over average growing season temperatures from 2001-2022. We then used existing models to project future changes</w:t>
      </w:r>
      <w:r w:rsidR="00D209E9" w:rsidRPr="00E86A92">
        <w:rPr>
          <w:rFonts w:ascii="Times New Roman" w:eastAsia="Calibri" w:hAnsi="Times New Roman" w:cs="Times New Roman"/>
          <w:sz w:val="24"/>
          <w:szCs w:val="24"/>
          <w:highlight w:val="white"/>
        </w:rPr>
        <w:t xml:space="preserve"> in phenology and</w:t>
      </w:r>
      <w:r w:rsidR="00B32034" w:rsidRPr="00E86A92">
        <w:rPr>
          <w:rFonts w:ascii="Times New Roman" w:eastAsia="Calibri" w:hAnsi="Times New Roman" w:cs="Times New Roman"/>
          <w:sz w:val="24"/>
          <w:szCs w:val="24"/>
          <w:highlight w:val="white"/>
        </w:rPr>
        <w:t xml:space="preserve"> its corresponding effect on</w:t>
      </w:r>
      <w:r w:rsidR="001508B9" w:rsidRPr="00E86A92">
        <w:rPr>
          <w:rFonts w:ascii="Times New Roman" w:eastAsia="Calibri" w:hAnsi="Times New Roman" w:cs="Times New Roman"/>
          <w:sz w:val="24"/>
          <w:szCs w:val="24"/>
          <w:highlight w:val="white"/>
        </w:rPr>
        <w:t xml:space="preserve"> reproductive fitness (flower number, fruit number) over the novel climate data</w:t>
      </w:r>
      <w:r w:rsidR="00B32034" w:rsidRPr="00E86A92">
        <w:rPr>
          <w:rFonts w:ascii="Times New Roman" w:eastAsia="Calibri" w:hAnsi="Times New Roman" w:cs="Times New Roman"/>
          <w:sz w:val="24"/>
          <w:szCs w:val="24"/>
          <w:highlight w:val="white"/>
        </w:rPr>
        <w:t xml:space="preserve"> with the</w:t>
      </w:r>
      <w:r w:rsidR="00DD5841" w:rsidRPr="00E86A92">
        <w:rPr>
          <w:rFonts w:ascii="Times New Roman" w:eastAsia="Calibri" w:hAnsi="Times New Roman" w:cs="Times New Roman"/>
          <w:sz w:val="24"/>
          <w:szCs w:val="24"/>
          <w:highlight w:val="white"/>
        </w:rPr>
        <w:t xml:space="preserve"> ‘predictions’ and ‘</w:t>
      </w:r>
      <w:proofErr w:type="spellStart"/>
      <w:r w:rsidR="00DD5841" w:rsidRPr="00E86A92">
        <w:rPr>
          <w:rFonts w:ascii="Times New Roman" w:eastAsia="Calibri" w:hAnsi="Times New Roman" w:cs="Times New Roman"/>
          <w:sz w:val="24"/>
          <w:szCs w:val="24"/>
          <w:highlight w:val="white"/>
        </w:rPr>
        <w:t>posterior_draws</w:t>
      </w:r>
      <w:proofErr w:type="spellEnd"/>
      <w:r w:rsidR="00DD5841" w:rsidRPr="00E86A92">
        <w:rPr>
          <w:rFonts w:ascii="Times New Roman" w:eastAsia="Calibri" w:hAnsi="Times New Roman" w:cs="Times New Roman"/>
          <w:sz w:val="24"/>
          <w:szCs w:val="24"/>
          <w:highlight w:val="white"/>
        </w:rPr>
        <w:t>’</w:t>
      </w:r>
      <w:r w:rsidR="00B32034" w:rsidRPr="00E86A92">
        <w:rPr>
          <w:rFonts w:ascii="Times New Roman" w:eastAsia="Calibri" w:hAnsi="Times New Roman" w:cs="Times New Roman"/>
          <w:sz w:val="24"/>
          <w:szCs w:val="24"/>
          <w:highlight w:val="white"/>
        </w:rPr>
        <w:t xml:space="preserve"> function</w:t>
      </w:r>
      <w:r w:rsidR="00DD5841" w:rsidRPr="00E86A92">
        <w:rPr>
          <w:rFonts w:ascii="Times New Roman" w:eastAsia="Calibri" w:hAnsi="Times New Roman" w:cs="Times New Roman"/>
          <w:sz w:val="24"/>
          <w:szCs w:val="24"/>
          <w:highlight w:val="white"/>
        </w:rPr>
        <w:t>s</w:t>
      </w:r>
      <w:r w:rsidR="00B32034" w:rsidRPr="00E86A92">
        <w:rPr>
          <w:rFonts w:ascii="Times New Roman" w:eastAsia="Calibri" w:hAnsi="Times New Roman" w:cs="Times New Roman"/>
          <w:sz w:val="24"/>
          <w:szCs w:val="24"/>
          <w:highlight w:val="white"/>
        </w:rPr>
        <w:t xml:space="preserve"> </w:t>
      </w:r>
      <w:r w:rsidR="00DD5841" w:rsidRPr="00E86A92">
        <w:rPr>
          <w:rFonts w:ascii="Times New Roman" w:eastAsia="Calibri" w:hAnsi="Times New Roman" w:cs="Times New Roman"/>
          <w:sz w:val="24"/>
          <w:szCs w:val="24"/>
          <w:highlight w:val="white"/>
        </w:rPr>
        <w:t xml:space="preserve">in the </w:t>
      </w:r>
      <w:r w:rsidR="00783E19" w:rsidRPr="00E86A92">
        <w:rPr>
          <w:rFonts w:ascii="Times New Roman" w:eastAsia="Calibri" w:hAnsi="Times New Roman" w:cs="Times New Roman"/>
          <w:sz w:val="24"/>
          <w:szCs w:val="24"/>
          <w:highlight w:val="white"/>
        </w:rPr>
        <w:t xml:space="preserve">R </w:t>
      </w:r>
      <w:r w:rsidR="00DD5841" w:rsidRPr="00E86A92">
        <w:rPr>
          <w:rFonts w:ascii="Times New Roman" w:eastAsia="Calibri" w:hAnsi="Times New Roman" w:cs="Times New Roman"/>
          <w:sz w:val="24"/>
          <w:szCs w:val="24"/>
          <w:highlight w:val="white"/>
        </w:rPr>
        <w:t xml:space="preserve">package </w:t>
      </w:r>
      <w:proofErr w:type="spellStart"/>
      <w:r w:rsidR="00783E19" w:rsidRPr="00E86A92">
        <w:rPr>
          <w:rFonts w:ascii="Times New Roman" w:eastAsia="Calibri" w:hAnsi="Times New Roman" w:cs="Times New Roman"/>
          <w:sz w:val="24"/>
          <w:szCs w:val="24"/>
          <w:highlight w:val="white"/>
        </w:rPr>
        <w:t>marginaleffects</w:t>
      </w:r>
      <w:proofErr w:type="spellEnd"/>
      <w:r w:rsidR="00783E19" w:rsidRPr="00E86A92">
        <w:rPr>
          <w:rFonts w:ascii="Times New Roman" w:eastAsia="Calibri" w:hAnsi="Times New Roman" w:cs="Times New Roman"/>
          <w:sz w:val="24"/>
          <w:szCs w:val="24"/>
          <w:highlight w:val="white"/>
        </w:rPr>
        <w:t xml:space="preserve"> </w:t>
      </w:r>
      <w:r w:rsidR="00DD5841" w:rsidRPr="00E86A92">
        <w:rPr>
          <w:rFonts w:ascii="Times New Roman" w:eastAsia="Calibri" w:hAnsi="Times New Roman" w:cs="Times New Roman"/>
          <w:sz w:val="24"/>
          <w:szCs w:val="24"/>
          <w:highlight w:val="white"/>
        </w:rPr>
        <w:t>(</w:t>
      </w:r>
      <w:r w:rsidR="00783E19" w:rsidRPr="00E86A92">
        <w:rPr>
          <w:rFonts w:ascii="Times New Roman" w:eastAsia="Calibri" w:hAnsi="Times New Roman" w:cs="Times New Roman"/>
          <w:sz w:val="24"/>
          <w:szCs w:val="24"/>
          <w:highlight w:val="white"/>
        </w:rPr>
        <w:t>v 0.11.0)</w:t>
      </w:r>
      <w:r w:rsidR="00DD5841"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{"citationID":"luGSwWlJ","properties":{"formattedCitation":"(Arel-Bundock 2023)","plainCitation":"(Arel-Bundock 2023)","noteIndex":0},"citationItems":[{"id":15219,"uris":["http://zotero.org/users/11033306/items/8H2XG9KS"],"itemData":{"id":15219,"type":"book","title":"marginaleffects: Predictions, Comparisons, Slopes, Marginal Means, and Hypothesis Tests","URL":"https://vincentarelbundock.github.io/marginaleffects/","author":[{"family":"Arel-Bundock","given":"Vincent"}],"issued":{"date-parts":[["2023"]]}}}],"schema":"https://github.com/citation-style-language/schema/raw/master/csl-citation.json"}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highlight w:val="white"/>
        </w:rPr>
        <w:t>(</w:t>
      </w:r>
      <w:proofErr w:type="spellStart"/>
      <w:r w:rsidR="00880856" w:rsidRPr="00E86A92">
        <w:rPr>
          <w:rFonts w:ascii="Times New Roman" w:hAnsi="Times New Roman" w:cs="Times New Roman"/>
          <w:sz w:val="24"/>
          <w:szCs w:val="24"/>
          <w:highlight w:val="white"/>
        </w:rPr>
        <w:t>Arel-Bundock</w:t>
      </w:r>
      <w:proofErr w:type="spellEnd"/>
      <w:r w:rsidR="00880856" w:rsidRPr="00E86A92">
        <w:rPr>
          <w:rFonts w:ascii="Times New Roman" w:hAnsi="Times New Roman" w:cs="Times New Roman"/>
          <w:sz w:val="24"/>
          <w:szCs w:val="24"/>
          <w:highlight w:val="white"/>
        </w:rPr>
        <w:t xml:space="preserve"> 2023)</w:t>
      </w:r>
      <w:r w:rsidR="00880856" w:rsidRPr="00E86A92">
        <w:rPr>
          <w:rFonts w:ascii="Times New Roman" w:eastAsia="Calibri" w:hAnsi="Times New Roman" w:cs="Times New Roman"/>
          <w:sz w:val="24"/>
          <w:szCs w:val="24"/>
          <w:highlight w:val="white"/>
        </w:rPr>
        <w:fldChar w:fldCharType="end"/>
      </w:r>
      <w:r w:rsidR="001508B9"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xml:space="preserve">  Our goal was to quantify potential changes in reproductive output under climate change with and without accompanying phenological shifts as estimated by our models. We acknowledge that these projections include extrapolating outside the climate space experienced by our plants thus far, so interpretation of these results depends on the capacity of the species studied to keep pace with continued climate warming, for which the evidence is </w:t>
      </w:r>
      <w:r w:rsidR="00F86117" w:rsidRPr="00E86A92">
        <w:rPr>
          <w:rFonts w:ascii="Times New Roman" w:eastAsia="Calibri" w:hAnsi="Times New Roman" w:cs="Times New Roman"/>
          <w:sz w:val="24"/>
          <w:szCs w:val="24"/>
          <w:highlight w:val="white"/>
        </w:rPr>
        <w:t>mixed</w:t>
      </w:r>
      <w:r w:rsidR="00880856" w:rsidRPr="00E86A92">
        <w:rPr>
          <w:rFonts w:ascii="Times New Roman" w:eastAsia="Calibri" w:hAnsi="Times New Roman" w:cs="Times New Roman"/>
          <w:sz w:val="24"/>
          <w:szCs w:val="24"/>
          <w:highlight w:val="white"/>
        </w:rPr>
        <w:t xml:space="preserve"> </w:t>
      </w:r>
      <w:r w:rsidR="00880856" w:rsidRPr="00E86A92">
        <w:rPr>
          <w:rFonts w:ascii="Times New Roman" w:eastAsia="Calibri" w:hAnsi="Times New Roman" w:cs="Times New Roman"/>
          <w:sz w:val="24"/>
          <w:szCs w:val="24"/>
          <w:highlight w:val="white"/>
        </w:rPr>
        <w:fldChar w:fldCharType="begin"/>
      </w:r>
      <w:r w:rsidR="00880856" w:rsidRPr="00E86A92">
        <w:rPr>
          <w:rFonts w:ascii="Times New Roman" w:eastAsia="Calibri" w:hAnsi="Times New Roman" w:cs="Times New Roman"/>
          <w:sz w:val="24"/>
          <w:szCs w:val="24"/>
          <w:highlight w:val="white"/>
        </w:rPr>
        <w:instrText xml:space="preserve"> ADDIN ZOTERO_ITEM CSL_CITATION {"citationID":"FgiUyMAq","properties":{"formattedCitation":"(Fu {\\i{}et al.} 2015)","plainCitation":"(Fu et al. 2015)","noteIndex":0},"citationItems":[{"id":15052,"uris":["http://zotero.org/users/11033306/items/FH5YFLYD"],"itemData":{"id":15052,"type":"article-journal","abstract":"Spring leaf unfolding has been occurring earlier in the year because of rising temperatures; however, long-term evidence in the field from 7 European tree species studied in 1,245 sites shows that this early unfolding effect is being reduced in recent years, possibly because the reducing chilling and/or insolation render trees less responsive to warming.","container-title":"Nature","DOI":"10.1038/nature15402","ISSN":"1476-4687","issue":"7571","language":"en","license":"2015 Springer Nature Limited","note":"number: 7571\npublisher: Nature Publishing Group","page":"104-107","source":"www.nature.com","title":"Declining global warming effects on the phenology of spring leaf unfolding","volume":"526","author":[{"family":"Fu","given":"Yongshuo H."},{"family":"Zhao","given":"Hongfang"},{"family":"Piao","given":"Shilong"},{"family":"Peaucelle","given":"Marc"},{"family":"Peng","given":"Shushi"},{"family":"Zhou","given":"Guiyun"},{"family":"Ciais","given":"Philippe"},{"family":"Huang","given":"Mengtian"},{"family":"Menzel","given":"Annette"},{"family":"Peñuelas","given":"Josep"},{"family":"Song","given":"Yang"},{"family":"Vitasse","given":"Yann"},{"family":"Zeng","given":"Zhenzhong"},{"family":"Janssens","given":"Ivan A."}],"issued":{"date-parts":[["2015",10]]}}}],"schema":"https://github.com/citation-style-language/schema/raw/master/csl-citation.json"} </w:instrText>
      </w:r>
      <w:r w:rsidR="00880856" w:rsidRPr="00E86A92">
        <w:rPr>
          <w:rFonts w:ascii="Times New Roman" w:eastAsia="Calibri" w:hAnsi="Times New Roman" w:cs="Times New Roman"/>
          <w:sz w:val="24"/>
          <w:szCs w:val="24"/>
          <w:highlight w:val="white"/>
        </w:rPr>
        <w:fldChar w:fldCharType="separate"/>
      </w:r>
      <w:r w:rsidR="00880856" w:rsidRPr="00E86A92">
        <w:rPr>
          <w:rFonts w:ascii="Times New Roman" w:hAnsi="Times New Roman" w:cs="Times New Roman"/>
          <w:sz w:val="24"/>
          <w:szCs w:val="24"/>
        </w:rPr>
        <w:t xml:space="preserve">(Fu </w:t>
      </w:r>
      <w:r w:rsidR="00880856" w:rsidRPr="00E86A92">
        <w:rPr>
          <w:rFonts w:ascii="Times New Roman" w:hAnsi="Times New Roman" w:cs="Times New Roman"/>
          <w:i/>
          <w:iCs/>
          <w:sz w:val="24"/>
          <w:szCs w:val="24"/>
        </w:rPr>
        <w:t>et al.</w:t>
      </w:r>
      <w:r w:rsidR="00880856" w:rsidRPr="00E86A92">
        <w:rPr>
          <w:rFonts w:ascii="Times New Roman" w:hAnsi="Times New Roman" w:cs="Times New Roman"/>
          <w:sz w:val="24"/>
          <w:szCs w:val="24"/>
        </w:rPr>
        <w:t xml:space="preserve"> 2015)</w:t>
      </w:r>
      <w:r w:rsidR="00880856" w:rsidRPr="00E86A92">
        <w:rPr>
          <w:rFonts w:ascii="Times New Roman" w:eastAsia="Calibri" w:hAnsi="Times New Roman" w:cs="Times New Roman"/>
          <w:sz w:val="24"/>
          <w:szCs w:val="24"/>
          <w:highlight w:val="white"/>
        </w:rPr>
        <w:fldChar w:fldCharType="end"/>
      </w:r>
      <w:r w:rsidRPr="00E86A92">
        <w:rPr>
          <w:rFonts w:ascii="Times New Roman" w:eastAsia="Calibri" w:hAnsi="Times New Roman" w:cs="Times New Roman"/>
          <w:sz w:val="24"/>
          <w:szCs w:val="24"/>
          <w:highlight w:val="white"/>
        </w:rPr>
        <w:t xml:space="preserve">. </w:t>
      </w:r>
      <w:r w:rsidR="001508B9" w:rsidRPr="00E86A92">
        <w:rPr>
          <w:rFonts w:ascii="Times New Roman" w:eastAsia="Calibri" w:hAnsi="Times New Roman" w:cs="Times New Roman"/>
          <w:sz w:val="24"/>
          <w:szCs w:val="24"/>
          <w:highlight w:val="white"/>
        </w:rPr>
        <w:t xml:space="preserve">  </w:t>
      </w:r>
    </w:p>
    <w:p w14:paraId="19F5D4FD"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0E4262E3"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Results</w:t>
      </w:r>
    </w:p>
    <w:p w14:paraId="3A67A9DB" w14:textId="083C08E7" w:rsidR="00681147" w:rsidRPr="00E86A92" w:rsidRDefault="00D968D3"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Climate and experimental warming</w:t>
      </w:r>
    </w:p>
    <w:p w14:paraId="01F95435" w14:textId="4871153A" w:rsidR="008008A0" w:rsidRPr="00E86A92" w:rsidRDefault="008F254C"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Average growing season </w:t>
      </w:r>
      <w:r w:rsidR="00F06DFE" w:rsidRPr="00E86A92">
        <w:rPr>
          <w:rFonts w:ascii="Times New Roman" w:eastAsia="Calibri" w:hAnsi="Times New Roman" w:cs="Times New Roman"/>
          <w:sz w:val="24"/>
          <w:szCs w:val="24"/>
        </w:rPr>
        <w:t xml:space="preserve">air </w:t>
      </w:r>
      <w:r w:rsidRPr="00E86A92">
        <w:rPr>
          <w:rFonts w:ascii="Times New Roman" w:eastAsia="Calibri" w:hAnsi="Times New Roman" w:cs="Times New Roman"/>
          <w:sz w:val="24"/>
          <w:szCs w:val="24"/>
        </w:rPr>
        <w:t>temperatures at Daring Lake</w:t>
      </w:r>
      <w:r w:rsidR="009A3C16" w:rsidRPr="00E86A92">
        <w:rPr>
          <w:rFonts w:ascii="Times New Roman" w:eastAsia="Calibri" w:hAnsi="Times New Roman" w:cs="Times New Roman"/>
          <w:sz w:val="24"/>
          <w:szCs w:val="24"/>
        </w:rPr>
        <w:t>, NWT</w:t>
      </w:r>
      <w:r w:rsidRPr="00E86A92">
        <w:rPr>
          <w:rFonts w:ascii="Times New Roman" w:eastAsia="Calibri" w:hAnsi="Times New Roman" w:cs="Times New Roman"/>
          <w:sz w:val="24"/>
          <w:szCs w:val="24"/>
        </w:rPr>
        <w:t xml:space="preserve"> increased approximately 2.4 degrees C over the 21-year study period at this site (2001-2022) (Fig 3a). </w:t>
      </w:r>
      <w:r w:rsidR="006C4BC2" w:rsidRPr="00E86A92">
        <w:rPr>
          <w:rFonts w:ascii="Times New Roman" w:eastAsia="Calibri" w:hAnsi="Times New Roman" w:cs="Times New Roman"/>
          <w:sz w:val="24"/>
          <w:szCs w:val="24"/>
        </w:rPr>
        <w:t xml:space="preserve">This exceeds timeline projections for reaching 2 degrees of Arctic warming as a whole over 1980-2005 levels </w:t>
      </w:r>
      <w:r w:rsidR="005A44C4" w:rsidRPr="00E86A92">
        <w:rPr>
          <w:rFonts w:ascii="Times New Roman" w:eastAsia="Calibri" w:hAnsi="Times New Roman" w:cs="Times New Roman"/>
          <w:sz w:val="24"/>
          <w:szCs w:val="24"/>
        </w:rPr>
        <w:fldChar w:fldCharType="begin"/>
      </w:r>
      <w:r w:rsidR="005A44C4" w:rsidRPr="00E86A92">
        <w:rPr>
          <w:rFonts w:ascii="Times New Roman" w:eastAsia="Calibri" w:hAnsi="Times New Roman" w:cs="Times New Roman"/>
          <w:sz w:val="24"/>
          <w:szCs w:val="24"/>
        </w:rPr>
        <w:instrText xml:space="preserve"> ADDIN ZOTERO_ITEM CSL_CITATION {"citationID":"HkCA5XyS","properties":{"formattedCitation":"(Post {\\i{}et al.} 2019)","plainCitation":"(Post et al. 2019)","noteIndex":0},"citationItems":[{"id":11145,"uris":["http://zotero.org/users/11033306/items/Y3L866PD"],"itemData":{"id":11145,"type":"article-journal","abstract":"Over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5A44C4" w:rsidRPr="00E86A92">
        <w:rPr>
          <w:rFonts w:ascii="Times New Roman" w:eastAsia="Calibri" w:hAnsi="Times New Roman" w:cs="Times New Roman"/>
          <w:sz w:val="24"/>
          <w:szCs w:val="24"/>
        </w:rPr>
        <w:fldChar w:fldCharType="separate"/>
      </w:r>
      <w:r w:rsidR="005A44C4" w:rsidRPr="00E86A92">
        <w:rPr>
          <w:rFonts w:ascii="Times New Roman" w:hAnsi="Times New Roman" w:cs="Times New Roman"/>
          <w:sz w:val="24"/>
          <w:szCs w:val="24"/>
        </w:rPr>
        <w:t xml:space="preserve">(Post </w:t>
      </w:r>
      <w:r w:rsidR="005A44C4" w:rsidRPr="00E86A92">
        <w:rPr>
          <w:rFonts w:ascii="Times New Roman" w:hAnsi="Times New Roman" w:cs="Times New Roman"/>
          <w:i/>
          <w:iCs/>
          <w:sz w:val="24"/>
          <w:szCs w:val="24"/>
        </w:rPr>
        <w:t>et al.</w:t>
      </w:r>
      <w:r w:rsidR="005A44C4" w:rsidRPr="00E86A92">
        <w:rPr>
          <w:rFonts w:ascii="Times New Roman" w:hAnsi="Times New Roman" w:cs="Times New Roman"/>
          <w:sz w:val="24"/>
          <w:szCs w:val="24"/>
        </w:rPr>
        <w:t xml:space="preserve"> 2019)</w:t>
      </w:r>
      <w:r w:rsidR="005A44C4" w:rsidRPr="00E86A92">
        <w:rPr>
          <w:rFonts w:ascii="Times New Roman" w:eastAsia="Calibri" w:hAnsi="Times New Roman" w:cs="Times New Roman"/>
          <w:sz w:val="24"/>
          <w:szCs w:val="24"/>
        </w:rPr>
        <w:fldChar w:fldCharType="end"/>
      </w:r>
      <w:r w:rsidR="006C4BC2" w:rsidRPr="00E86A92">
        <w:rPr>
          <w:rFonts w:ascii="Times New Roman" w:eastAsia="Calibri" w:hAnsi="Times New Roman" w:cs="Times New Roman"/>
          <w:sz w:val="24"/>
          <w:szCs w:val="24"/>
        </w:rPr>
        <w:t xml:space="preserve"> and highlights the enhanced rate of warming in continental Arctic Zones like the Northwest Territories</w:t>
      </w:r>
      <w:r w:rsidR="00EF20EE" w:rsidRPr="00E86A92">
        <w:rPr>
          <w:rFonts w:ascii="Times New Roman" w:eastAsia="Calibri" w:hAnsi="Times New Roman" w:cs="Times New Roman"/>
          <w:sz w:val="24"/>
          <w:szCs w:val="24"/>
        </w:rPr>
        <w:t xml:space="preserve"> (</w:t>
      </w:r>
      <w:r w:rsidR="00EF20EE" w:rsidRPr="00E86A92">
        <w:rPr>
          <w:rFonts w:ascii="Times New Roman" w:hAnsi="Times New Roman" w:cs="Times New Roman"/>
          <w:sz w:val="24"/>
          <w:szCs w:val="24"/>
        </w:rPr>
        <w:t xml:space="preserve">Haynes </w:t>
      </w:r>
      <w:r w:rsidR="00EF20EE" w:rsidRPr="00E86A92">
        <w:rPr>
          <w:rFonts w:ascii="Times New Roman" w:hAnsi="Times New Roman" w:cs="Times New Roman"/>
          <w:i/>
          <w:iCs/>
          <w:sz w:val="24"/>
          <w:szCs w:val="24"/>
        </w:rPr>
        <w:t>et al.</w:t>
      </w:r>
      <w:r w:rsidR="00EF20EE" w:rsidRPr="00E86A92">
        <w:rPr>
          <w:rFonts w:ascii="Times New Roman" w:hAnsi="Times New Roman" w:cs="Times New Roman"/>
          <w:sz w:val="24"/>
          <w:szCs w:val="24"/>
        </w:rPr>
        <w:t xml:space="preserve"> 2018)</w:t>
      </w:r>
      <w:r w:rsidR="006C4BC2" w:rsidRPr="00E86A92">
        <w:rPr>
          <w:rFonts w:ascii="Times New Roman" w:eastAsia="Calibri" w:hAnsi="Times New Roman" w:cs="Times New Roman"/>
          <w:sz w:val="24"/>
          <w:szCs w:val="24"/>
        </w:rPr>
        <w:t>.</w:t>
      </w:r>
      <w:r w:rsidR="009160EC" w:rsidRPr="00E86A92">
        <w:rPr>
          <w:rFonts w:ascii="Times New Roman" w:eastAsia="Calibri" w:hAnsi="Times New Roman" w:cs="Times New Roman"/>
          <w:sz w:val="24"/>
          <w:szCs w:val="24"/>
        </w:rPr>
        <w:t xml:space="preserve"> </w:t>
      </w:r>
      <w:r w:rsidR="009A3C16" w:rsidRPr="00E86A92">
        <w:rPr>
          <w:rFonts w:ascii="Times New Roman" w:eastAsia="Calibri" w:hAnsi="Times New Roman" w:cs="Times New Roman"/>
          <w:sz w:val="24"/>
          <w:szCs w:val="24"/>
        </w:rPr>
        <w:t xml:space="preserve">Snowmelt timing </w:t>
      </w:r>
      <w:r w:rsidR="00B01249" w:rsidRPr="00E86A92">
        <w:rPr>
          <w:rFonts w:ascii="Times New Roman" w:eastAsia="Calibri" w:hAnsi="Times New Roman" w:cs="Times New Roman"/>
          <w:sz w:val="24"/>
          <w:szCs w:val="24"/>
        </w:rPr>
        <w:t>showed a slight, but not statistically significant, pattern of advancement</w:t>
      </w:r>
      <w:r w:rsidR="009A3C16" w:rsidRPr="00E86A92">
        <w:rPr>
          <w:rFonts w:ascii="Times New Roman" w:eastAsia="Calibri" w:hAnsi="Times New Roman" w:cs="Times New Roman"/>
          <w:sz w:val="24"/>
          <w:szCs w:val="24"/>
        </w:rPr>
        <w:t xml:space="preserve"> over this period (Fig </w:t>
      </w:r>
      <w:r w:rsidR="00184DEE" w:rsidRPr="00E86A92">
        <w:rPr>
          <w:rFonts w:ascii="Times New Roman" w:eastAsia="Calibri" w:hAnsi="Times New Roman" w:cs="Times New Roman"/>
          <w:sz w:val="24"/>
          <w:szCs w:val="24"/>
        </w:rPr>
        <w:t>S1a</w:t>
      </w:r>
      <w:r w:rsidR="00913755" w:rsidRPr="00E86A92">
        <w:rPr>
          <w:rFonts w:ascii="Times New Roman" w:eastAsia="Calibri" w:hAnsi="Times New Roman" w:cs="Times New Roman"/>
          <w:sz w:val="24"/>
          <w:szCs w:val="24"/>
        </w:rPr>
        <w:t xml:space="preserve">). However, AIC model selection </w:t>
      </w:r>
      <w:r w:rsidR="00913755" w:rsidRPr="00E86A92">
        <w:rPr>
          <w:rFonts w:ascii="Times New Roman" w:eastAsia="Calibri" w:hAnsi="Times New Roman" w:cs="Times New Roman"/>
          <w:sz w:val="24"/>
          <w:szCs w:val="24"/>
        </w:rPr>
        <w:lastRenderedPageBreak/>
        <w:t>indicated that growing season temperature was a better predictor of flowering phenology and</w:t>
      </w:r>
      <w:r w:rsidR="00C5417A" w:rsidRPr="00E86A92">
        <w:rPr>
          <w:rFonts w:ascii="Times New Roman" w:eastAsia="Calibri" w:hAnsi="Times New Roman" w:cs="Times New Roman"/>
          <w:sz w:val="24"/>
          <w:szCs w:val="24"/>
        </w:rPr>
        <w:t xml:space="preserve"> reproductive fitness than snow-</w:t>
      </w:r>
      <w:r w:rsidR="00913755" w:rsidRPr="00E86A92">
        <w:rPr>
          <w:rFonts w:ascii="Times New Roman" w:eastAsia="Calibri" w:hAnsi="Times New Roman" w:cs="Times New Roman"/>
          <w:sz w:val="24"/>
          <w:szCs w:val="24"/>
        </w:rPr>
        <w:t>free DOY (Table 1</w:t>
      </w:r>
      <w:r w:rsidR="00184DEE" w:rsidRPr="00E86A92">
        <w:rPr>
          <w:rFonts w:ascii="Times New Roman" w:eastAsia="Calibri" w:hAnsi="Times New Roman" w:cs="Times New Roman"/>
          <w:sz w:val="24"/>
          <w:szCs w:val="24"/>
        </w:rPr>
        <w:t>)</w:t>
      </w:r>
      <w:r w:rsidR="00913755" w:rsidRPr="00E86A92">
        <w:rPr>
          <w:rFonts w:ascii="Times New Roman" w:eastAsia="Calibri" w:hAnsi="Times New Roman" w:cs="Times New Roman"/>
          <w:sz w:val="24"/>
          <w:szCs w:val="24"/>
        </w:rPr>
        <w:t xml:space="preserve">.  </w:t>
      </w:r>
    </w:p>
    <w:p w14:paraId="1A53DC60" w14:textId="77777777" w:rsidR="00913755" w:rsidRPr="00E86A92" w:rsidRDefault="00913755" w:rsidP="00A0344C">
      <w:pPr>
        <w:spacing w:line="480" w:lineRule="auto"/>
        <w:jc w:val="both"/>
        <w:rPr>
          <w:rFonts w:ascii="Times New Roman" w:eastAsia="Calibri" w:hAnsi="Times New Roman" w:cs="Times New Roman"/>
          <w:sz w:val="24"/>
          <w:szCs w:val="24"/>
        </w:rPr>
      </w:pPr>
    </w:p>
    <w:p w14:paraId="5FADDF97" w14:textId="5C79B657" w:rsidR="008F254C" w:rsidRPr="00E86A92" w:rsidRDefault="008008A0"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At </w:t>
      </w:r>
      <w:r w:rsidR="000C29BE" w:rsidRPr="00E86A92">
        <w:rPr>
          <w:rFonts w:ascii="Times New Roman" w:eastAsia="Calibri" w:hAnsi="Times New Roman" w:cs="Times New Roman"/>
          <w:sz w:val="24"/>
          <w:szCs w:val="24"/>
        </w:rPr>
        <w:t>Alexandra Fiord</w:t>
      </w:r>
      <w:r w:rsidRPr="00E86A92">
        <w:rPr>
          <w:rFonts w:ascii="Times New Roman" w:eastAsia="Calibri" w:hAnsi="Times New Roman" w:cs="Times New Roman"/>
          <w:sz w:val="24"/>
          <w:szCs w:val="24"/>
        </w:rPr>
        <w:t xml:space="preserve">, </w:t>
      </w:r>
      <w:r w:rsidR="009A3C16" w:rsidRPr="00E86A92">
        <w:rPr>
          <w:rFonts w:ascii="Times New Roman" w:eastAsia="Calibri" w:hAnsi="Times New Roman" w:cs="Times New Roman"/>
          <w:sz w:val="24"/>
          <w:szCs w:val="24"/>
        </w:rPr>
        <w:t xml:space="preserve">NU, </w:t>
      </w:r>
      <w:r w:rsidR="002958CA" w:rsidRPr="00E86A92">
        <w:rPr>
          <w:rFonts w:ascii="Times New Roman" w:eastAsia="Calibri" w:hAnsi="Times New Roman" w:cs="Times New Roman"/>
          <w:sz w:val="24"/>
          <w:szCs w:val="24"/>
        </w:rPr>
        <w:t xml:space="preserve">experimental warming increased the average temperature across the growing season by 1.13 degrees C as compared to control plots (Fig 3b- dotted red line), particularly during </w:t>
      </w:r>
      <w:r w:rsidR="00CB4638" w:rsidRPr="00E86A92">
        <w:rPr>
          <w:rFonts w:ascii="Times New Roman" w:eastAsia="Calibri" w:hAnsi="Times New Roman" w:cs="Times New Roman"/>
          <w:sz w:val="24"/>
          <w:szCs w:val="24"/>
        </w:rPr>
        <w:t>July (DOY</w:t>
      </w:r>
      <w:r w:rsidR="002958CA" w:rsidRPr="00E86A92">
        <w:rPr>
          <w:rFonts w:ascii="Times New Roman" w:eastAsia="Calibri" w:hAnsi="Times New Roman" w:cs="Times New Roman"/>
          <w:sz w:val="24"/>
          <w:szCs w:val="24"/>
        </w:rPr>
        <w:t xml:space="preserve">s </w:t>
      </w:r>
      <w:r w:rsidR="00CB4638" w:rsidRPr="00E86A92">
        <w:rPr>
          <w:rFonts w:ascii="Times New Roman" w:eastAsia="Calibri" w:hAnsi="Times New Roman" w:cs="Times New Roman"/>
          <w:sz w:val="24"/>
          <w:szCs w:val="24"/>
        </w:rPr>
        <w:t>190-210</w:t>
      </w:r>
      <w:r w:rsidR="002958CA" w:rsidRPr="00E86A92">
        <w:rPr>
          <w:rFonts w:ascii="Times New Roman" w:eastAsia="Calibri" w:hAnsi="Times New Roman" w:cs="Times New Roman"/>
          <w:sz w:val="24"/>
          <w:szCs w:val="24"/>
        </w:rPr>
        <w:t xml:space="preserve">) when most plants are </w:t>
      </w:r>
      <w:r w:rsidR="009C36DC" w:rsidRPr="00E86A92">
        <w:rPr>
          <w:rFonts w:ascii="Times New Roman" w:eastAsia="Calibri" w:hAnsi="Times New Roman" w:cs="Times New Roman"/>
          <w:sz w:val="24"/>
          <w:szCs w:val="24"/>
        </w:rPr>
        <w:t>flowering</w:t>
      </w:r>
      <w:r w:rsidR="002958CA" w:rsidRPr="00E86A92">
        <w:rPr>
          <w:rFonts w:ascii="Times New Roman" w:eastAsia="Calibri" w:hAnsi="Times New Roman" w:cs="Times New Roman"/>
          <w:sz w:val="24"/>
          <w:szCs w:val="24"/>
        </w:rPr>
        <w:t xml:space="preserve"> (Fig 3b- solid blue line).  In contrast to Daring Lake, </w:t>
      </w:r>
      <w:r w:rsidRPr="00E86A92">
        <w:rPr>
          <w:rFonts w:ascii="Times New Roman" w:eastAsia="Calibri" w:hAnsi="Times New Roman" w:cs="Times New Roman"/>
          <w:sz w:val="24"/>
          <w:szCs w:val="24"/>
        </w:rPr>
        <w:t>avera</w:t>
      </w:r>
      <w:r w:rsidR="00C5417A" w:rsidRPr="00E86A92">
        <w:rPr>
          <w:rFonts w:ascii="Times New Roman" w:eastAsia="Calibri" w:hAnsi="Times New Roman" w:cs="Times New Roman"/>
          <w:sz w:val="24"/>
          <w:szCs w:val="24"/>
        </w:rPr>
        <w:t>ge growing season temperatures</w:t>
      </w:r>
      <w:r w:rsidR="000C29BE" w:rsidRPr="00E86A92">
        <w:rPr>
          <w:rFonts w:ascii="Times New Roman" w:eastAsia="Calibri" w:hAnsi="Times New Roman" w:cs="Times New Roman"/>
          <w:sz w:val="24"/>
          <w:szCs w:val="24"/>
        </w:rPr>
        <w:t xml:space="preserve"> showed a weakly positive but not statistically significant </w:t>
      </w:r>
      <w:r w:rsidRPr="00E86A92">
        <w:rPr>
          <w:rFonts w:ascii="Times New Roman" w:eastAsia="Calibri" w:hAnsi="Times New Roman" w:cs="Times New Roman"/>
          <w:sz w:val="24"/>
          <w:szCs w:val="24"/>
        </w:rPr>
        <w:t xml:space="preserve">temporal trend </w:t>
      </w:r>
      <w:r w:rsidR="000C29BE" w:rsidRPr="00E86A92">
        <w:rPr>
          <w:rFonts w:ascii="Times New Roman" w:eastAsia="Calibri" w:hAnsi="Times New Roman" w:cs="Times New Roman"/>
          <w:sz w:val="24"/>
          <w:szCs w:val="24"/>
        </w:rPr>
        <w:t>over the 10-year study period</w:t>
      </w:r>
      <w:r w:rsidR="002958CA" w:rsidRPr="00E86A92">
        <w:rPr>
          <w:rFonts w:ascii="Times New Roman" w:eastAsia="Calibri" w:hAnsi="Times New Roman" w:cs="Times New Roman"/>
          <w:sz w:val="24"/>
          <w:szCs w:val="24"/>
        </w:rPr>
        <w:t xml:space="preserve"> under ambient conditions</w:t>
      </w:r>
      <w:r w:rsidR="000C29BE" w:rsidRPr="00E86A92">
        <w:rPr>
          <w:rFonts w:ascii="Times New Roman" w:eastAsia="Calibri" w:hAnsi="Times New Roman" w:cs="Times New Roman"/>
          <w:sz w:val="24"/>
          <w:szCs w:val="24"/>
        </w:rPr>
        <w:t xml:space="preserve"> (Fig S1</w:t>
      </w:r>
      <w:r w:rsidR="00184DEE" w:rsidRPr="00E86A92">
        <w:rPr>
          <w:rFonts w:ascii="Times New Roman" w:eastAsia="Calibri" w:hAnsi="Times New Roman" w:cs="Times New Roman"/>
          <w:sz w:val="24"/>
          <w:szCs w:val="24"/>
        </w:rPr>
        <w:t>b</w:t>
      </w:r>
      <w:r w:rsidR="000C29BE" w:rsidRPr="00E86A92">
        <w:rPr>
          <w:rFonts w:ascii="Times New Roman" w:eastAsia="Calibri" w:hAnsi="Times New Roman" w:cs="Times New Roman"/>
          <w:sz w:val="24"/>
          <w:szCs w:val="24"/>
        </w:rPr>
        <w:t xml:space="preserve">). </w:t>
      </w:r>
    </w:p>
    <w:p w14:paraId="5BABDEAF" w14:textId="2251A9BD" w:rsidR="00D968D3" w:rsidRPr="00E86A92" w:rsidRDefault="00D968D3" w:rsidP="00A0344C">
      <w:pPr>
        <w:spacing w:line="480" w:lineRule="auto"/>
        <w:jc w:val="both"/>
        <w:rPr>
          <w:rFonts w:ascii="Times New Roman" w:eastAsia="Calibri" w:hAnsi="Times New Roman" w:cs="Times New Roman"/>
          <w:sz w:val="24"/>
          <w:szCs w:val="24"/>
        </w:rPr>
      </w:pPr>
    </w:p>
    <w:p w14:paraId="31E97DA5" w14:textId="2761159F" w:rsidR="009F05C8" w:rsidRPr="00E86A92" w:rsidRDefault="009F05C8"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 xml:space="preserve">Warming and flowering phenology </w:t>
      </w:r>
    </w:p>
    <w:p w14:paraId="7D0DBE09" w14:textId="2A005393" w:rsidR="009F05C8" w:rsidRPr="00E86A92" w:rsidRDefault="009F05C8"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Warming (both warmer growing season temperatures and experimental warming) had a negative </w:t>
      </w:r>
      <w:r w:rsidR="002958CA" w:rsidRPr="00E86A92">
        <w:rPr>
          <w:rFonts w:ascii="Times New Roman" w:eastAsia="Calibri" w:hAnsi="Times New Roman" w:cs="Times New Roman"/>
          <w:sz w:val="24"/>
          <w:szCs w:val="24"/>
        </w:rPr>
        <w:t xml:space="preserve">statistical </w:t>
      </w:r>
      <w:r w:rsidRPr="00E86A92">
        <w:rPr>
          <w:rFonts w:ascii="Times New Roman" w:eastAsia="Calibri" w:hAnsi="Times New Roman" w:cs="Times New Roman"/>
          <w:sz w:val="24"/>
          <w:szCs w:val="24"/>
        </w:rPr>
        <w:t>relationship with flowering phenology (i.e. warmer temperatures led to earlier flowering)</w:t>
      </w:r>
      <w:r w:rsidR="00E21306" w:rsidRPr="00E86A92">
        <w:rPr>
          <w:rFonts w:ascii="Times New Roman" w:eastAsia="Calibri" w:hAnsi="Times New Roman" w:cs="Times New Roman"/>
          <w:sz w:val="24"/>
          <w:szCs w:val="24"/>
        </w:rPr>
        <w:t xml:space="preserve"> (Table 2, Fig 4</w:t>
      </w:r>
      <w:r w:rsidRPr="00E86A92">
        <w:rPr>
          <w:rFonts w:ascii="Times New Roman" w:eastAsia="Calibri" w:hAnsi="Times New Roman" w:cs="Times New Roman"/>
          <w:sz w:val="24"/>
          <w:szCs w:val="24"/>
        </w:rPr>
        <w:t xml:space="preserve">). Structural equation modeling </w:t>
      </w:r>
      <w:r w:rsidR="00E21306" w:rsidRPr="00E86A92">
        <w:rPr>
          <w:rFonts w:ascii="Times New Roman" w:eastAsia="Calibri" w:hAnsi="Times New Roman" w:cs="Times New Roman"/>
          <w:sz w:val="24"/>
          <w:szCs w:val="24"/>
        </w:rPr>
        <w:t>showed that</w:t>
      </w:r>
      <w:r w:rsidRPr="00E86A92">
        <w:rPr>
          <w:rFonts w:ascii="Times New Roman" w:eastAsia="Calibri" w:hAnsi="Times New Roman" w:cs="Times New Roman"/>
          <w:sz w:val="24"/>
          <w:szCs w:val="24"/>
        </w:rPr>
        <w:t xml:space="preserve"> flowering </w:t>
      </w:r>
      <w:r w:rsidR="00E21306" w:rsidRPr="00E86A92">
        <w:rPr>
          <w:rFonts w:ascii="Times New Roman" w:eastAsia="Calibri" w:hAnsi="Times New Roman" w:cs="Times New Roman"/>
          <w:sz w:val="24"/>
          <w:szCs w:val="24"/>
        </w:rPr>
        <w:t>time advanced between 0.35-0.75 days per degree C of warming overall (Table 2, Fig 4</w:t>
      </w:r>
      <w:r w:rsidR="006D3D31" w:rsidRPr="00E86A92">
        <w:rPr>
          <w:rFonts w:ascii="Times New Roman" w:eastAsia="Calibri" w:hAnsi="Times New Roman" w:cs="Times New Roman"/>
          <w:sz w:val="24"/>
          <w:szCs w:val="24"/>
        </w:rPr>
        <w:t>)</w:t>
      </w:r>
      <w:r w:rsidR="00F86117" w:rsidRPr="00E86A92">
        <w:rPr>
          <w:rFonts w:ascii="Times New Roman" w:eastAsia="Calibri" w:hAnsi="Times New Roman" w:cs="Times New Roman"/>
          <w:sz w:val="24"/>
          <w:szCs w:val="24"/>
        </w:rPr>
        <w:t>.</w:t>
      </w:r>
      <w:r w:rsidR="009C36DC" w:rsidRPr="00E86A92">
        <w:rPr>
          <w:rFonts w:ascii="Times New Roman" w:eastAsia="Calibri" w:hAnsi="Times New Roman" w:cs="Times New Roman"/>
          <w:sz w:val="24"/>
          <w:szCs w:val="24"/>
        </w:rPr>
        <w:t xml:space="preserve"> </w:t>
      </w:r>
    </w:p>
    <w:p w14:paraId="7F5F10A0" w14:textId="77777777" w:rsidR="009F05C8" w:rsidRPr="00E86A92" w:rsidRDefault="009F05C8" w:rsidP="00A0344C">
      <w:pPr>
        <w:spacing w:line="480" w:lineRule="auto"/>
        <w:jc w:val="both"/>
        <w:rPr>
          <w:rFonts w:ascii="Times New Roman" w:eastAsia="Calibri" w:hAnsi="Times New Roman" w:cs="Times New Roman"/>
          <w:sz w:val="24"/>
          <w:szCs w:val="24"/>
        </w:rPr>
      </w:pPr>
    </w:p>
    <w:p w14:paraId="6F2F7784" w14:textId="56560737" w:rsidR="009F05C8" w:rsidRPr="00E86A92" w:rsidRDefault="009F05C8"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Direct and indirect effects on r</w:t>
      </w:r>
      <w:r w:rsidR="001508B9" w:rsidRPr="00E86A92">
        <w:rPr>
          <w:rFonts w:ascii="Times New Roman" w:eastAsia="Calibri" w:hAnsi="Times New Roman" w:cs="Times New Roman"/>
          <w:i/>
          <w:sz w:val="24"/>
          <w:szCs w:val="24"/>
        </w:rPr>
        <w:t>eproductive fitness</w:t>
      </w:r>
    </w:p>
    <w:p w14:paraId="3D5FA9DD" w14:textId="6050D5DE" w:rsidR="0062364B" w:rsidRPr="00E86A92" w:rsidRDefault="0062364B"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Warming (both warmer growing season temperatures and experimental warming) had </w:t>
      </w:r>
      <w:r w:rsidR="009C36DC" w:rsidRPr="00E86A92">
        <w:rPr>
          <w:rFonts w:ascii="Times New Roman" w:eastAsia="Calibri" w:hAnsi="Times New Roman" w:cs="Times New Roman"/>
          <w:sz w:val="24"/>
          <w:szCs w:val="24"/>
        </w:rPr>
        <w:t>weak</w:t>
      </w:r>
      <w:r w:rsidRPr="00E86A92">
        <w:rPr>
          <w:rFonts w:ascii="Times New Roman" w:eastAsia="Calibri" w:hAnsi="Times New Roman" w:cs="Times New Roman"/>
          <w:sz w:val="24"/>
          <w:szCs w:val="24"/>
        </w:rPr>
        <w:t xml:space="preserve"> to no </w:t>
      </w:r>
      <w:r w:rsidR="002958CA" w:rsidRPr="00E86A92">
        <w:rPr>
          <w:rFonts w:ascii="Times New Roman" w:eastAsia="Calibri" w:hAnsi="Times New Roman" w:cs="Times New Roman"/>
          <w:sz w:val="24"/>
          <w:szCs w:val="24"/>
        </w:rPr>
        <w:t xml:space="preserve">direct </w:t>
      </w:r>
      <w:r w:rsidRPr="00E86A92">
        <w:rPr>
          <w:rFonts w:ascii="Times New Roman" w:eastAsia="Calibri" w:hAnsi="Times New Roman" w:cs="Times New Roman"/>
          <w:sz w:val="24"/>
          <w:szCs w:val="24"/>
        </w:rPr>
        <w:t xml:space="preserve">relationship with reproductive fitness. Structural equation modeling showed that flower number increased 0.12 flowers per degree C of warming at Daring Lake (Fig 4b) and decreased 0.11 flowers per degree C of warming (i.e. approximate effect of OTC) at Alexandra Fiord (Fig 4c), while the remaining two models (Fig 4a, d) showed no direct effect of warming on reproductive fitness.  </w:t>
      </w:r>
    </w:p>
    <w:p w14:paraId="38D9B512" w14:textId="6A01B715" w:rsidR="0062364B" w:rsidRPr="00E86A92" w:rsidRDefault="0062364B" w:rsidP="00A0344C">
      <w:pPr>
        <w:spacing w:line="480" w:lineRule="auto"/>
        <w:jc w:val="both"/>
        <w:rPr>
          <w:rFonts w:ascii="Times New Roman" w:eastAsia="Calibri" w:hAnsi="Times New Roman" w:cs="Times New Roman"/>
          <w:sz w:val="24"/>
          <w:szCs w:val="24"/>
        </w:rPr>
      </w:pPr>
    </w:p>
    <w:p w14:paraId="5215BB9E" w14:textId="5579F715" w:rsidR="00C96047" w:rsidRPr="00E86A92" w:rsidRDefault="00CC682E"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 contrast, the d</w:t>
      </w:r>
      <w:r w:rsidR="0062364B" w:rsidRPr="00E86A92">
        <w:rPr>
          <w:rFonts w:ascii="Times New Roman" w:eastAsia="Calibri" w:hAnsi="Times New Roman" w:cs="Times New Roman"/>
          <w:sz w:val="24"/>
          <w:szCs w:val="24"/>
        </w:rPr>
        <w:t>ownstream effects of phenology (DOY flowering) had</w:t>
      </w:r>
      <w:r w:rsidRPr="00E86A92">
        <w:rPr>
          <w:rFonts w:ascii="Times New Roman" w:eastAsia="Calibri" w:hAnsi="Times New Roman" w:cs="Times New Roman"/>
          <w:sz w:val="24"/>
          <w:szCs w:val="24"/>
        </w:rPr>
        <w:t xml:space="preserve"> consistently </w:t>
      </w:r>
      <w:r w:rsidR="0062364B" w:rsidRPr="00E86A92">
        <w:rPr>
          <w:rFonts w:ascii="Times New Roman" w:eastAsia="Calibri" w:hAnsi="Times New Roman" w:cs="Times New Roman"/>
          <w:sz w:val="24"/>
          <w:szCs w:val="24"/>
        </w:rPr>
        <w:t xml:space="preserve">negative relationships with reproductive fitness </w:t>
      </w:r>
      <w:r w:rsidRPr="00E86A92">
        <w:rPr>
          <w:rFonts w:ascii="Times New Roman" w:eastAsia="Calibri" w:hAnsi="Times New Roman" w:cs="Times New Roman"/>
          <w:sz w:val="24"/>
          <w:szCs w:val="24"/>
        </w:rPr>
        <w:t>(</w:t>
      </w:r>
      <w:r w:rsidR="0062364B" w:rsidRPr="00E86A92">
        <w:rPr>
          <w:rFonts w:ascii="Times New Roman" w:eastAsia="Calibri" w:hAnsi="Times New Roman" w:cs="Times New Roman"/>
          <w:sz w:val="24"/>
          <w:szCs w:val="24"/>
        </w:rPr>
        <w:t xml:space="preserve">i.e. earlier phenology led to a </w:t>
      </w:r>
      <w:r w:rsidR="0062364B" w:rsidRPr="00E86A92">
        <w:rPr>
          <w:rFonts w:ascii="Times New Roman" w:eastAsia="Calibri" w:hAnsi="Times New Roman" w:cs="Times New Roman"/>
          <w:i/>
          <w:sz w:val="24"/>
          <w:szCs w:val="24"/>
        </w:rPr>
        <w:t xml:space="preserve">higher </w:t>
      </w:r>
      <w:r w:rsidR="0062364B" w:rsidRPr="00E86A92">
        <w:rPr>
          <w:rFonts w:ascii="Times New Roman" w:eastAsia="Calibri" w:hAnsi="Times New Roman" w:cs="Times New Roman"/>
          <w:sz w:val="24"/>
          <w:szCs w:val="24"/>
        </w:rPr>
        <w:t>number of flowers, fruits</w:t>
      </w:r>
      <w:r w:rsidR="00546C6D" w:rsidRPr="00E86A92">
        <w:rPr>
          <w:rFonts w:ascii="Times New Roman" w:eastAsia="Calibri" w:hAnsi="Times New Roman" w:cs="Times New Roman"/>
          <w:sz w:val="24"/>
          <w:szCs w:val="24"/>
        </w:rPr>
        <w:t>)</w:t>
      </w:r>
      <w:r w:rsidR="00A46221" w:rsidRPr="00E86A92">
        <w:rPr>
          <w:rFonts w:ascii="Times New Roman" w:eastAsia="Calibri" w:hAnsi="Times New Roman" w:cs="Times New Roman"/>
          <w:sz w:val="24"/>
          <w:szCs w:val="24"/>
        </w:rPr>
        <w:t xml:space="preserve"> across all species, sites and years</w:t>
      </w:r>
      <w:r w:rsidR="00546C6D" w:rsidRPr="00E86A92">
        <w:rPr>
          <w:rFonts w:ascii="Times New Roman" w:eastAsia="Calibri" w:hAnsi="Times New Roman" w:cs="Times New Roman"/>
          <w:sz w:val="24"/>
          <w:szCs w:val="24"/>
        </w:rPr>
        <w:t xml:space="preserve"> (Table 2, Fig 4</w:t>
      </w:r>
      <w:r w:rsidR="0062364B" w:rsidRPr="00E86A92">
        <w:rPr>
          <w:rFonts w:ascii="Times New Roman" w:eastAsia="Calibri" w:hAnsi="Times New Roman" w:cs="Times New Roman"/>
          <w:sz w:val="24"/>
          <w:szCs w:val="24"/>
        </w:rPr>
        <w:t xml:space="preserve">). </w:t>
      </w:r>
      <w:r w:rsidR="00A46221" w:rsidRPr="00E86A92">
        <w:rPr>
          <w:rFonts w:ascii="Times New Roman" w:eastAsia="Calibri" w:hAnsi="Times New Roman" w:cs="Times New Roman"/>
          <w:sz w:val="24"/>
          <w:szCs w:val="24"/>
        </w:rPr>
        <w:t>Structural equation modeling showed that reproductive fitness increased by 0.13-0.26 flowers, fruits per day advance of flowering phenolog</w:t>
      </w:r>
      <w:r w:rsidR="00F86117" w:rsidRPr="00E86A92">
        <w:rPr>
          <w:rFonts w:ascii="Times New Roman" w:eastAsia="Calibri" w:hAnsi="Times New Roman" w:cs="Times New Roman"/>
          <w:sz w:val="24"/>
          <w:szCs w:val="24"/>
        </w:rPr>
        <w:t xml:space="preserve">y and the </w:t>
      </w:r>
      <w:r w:rsidR="002958CA" w:rsidRPr="00E86A92">
        <w:rPr>
          <w:rFonts w:ascii="Times New Roman" w:eastAsia="Calibri" w:hAnsi="Times New Roman" w:cs="Times New Roman"/>
          <w:sz w:val="24"/>
          <w:szCs w:val="24"/>
        </w:rPr>
        <w:t xml:space="preserve">average </w:t>
      </w:r>
      <w:r w:rsidR="00A46221" w:rsidRPr="00E86A92">
        <w:rPr>
          <w:rFonts w:ascii="Times New Roman" w:eastAsia="Calibri" w:hAnsi="Times New Roman" w:cs="Times New Roman"/>
          <w:sz w:val="24"/>
          <w:szCs w:val="24"/>
        </w:rPr>
        <w:t xml:space="preserve">magnitude of this effect was comparable across sites (Alexandra Fiord </w:t>
      </w:r>
      <w:r w:rsidR="006D3D31" w:rsidRPr="00E86A92">
        <w:rPr>
          <w:rFonts w:ascii="Times New Roman" w:eastAsia="Calibri" w:hAnsi="Times New Roman" w:cs="Times New Roman"/>
          <w:sz w:val="24"/>
          <w:szCs w:val="24"/>
        </w:rPr>
        <w:t>and Daring Lake)</w:t>
      </w:r>
      <w:r w:rsidR="00F86117" w:rsidRPr="00E86A92">
        <w:rPr>
          <w:rFonts w:ascii="Times New Roman" w:eastAsia="Calibri" w:hAnsi="Times New Roman" w:cs="Times New Roman"/>
          <w:sz w:val="24"/>
          <w:szCs w:val="24"/>
        </w:rPr>
        <w:t xml:space="preserve"> (Fig 4)</w:t>
      </w:r>
      <w:r w:rsidR="006D3D31" w:rsidRPr="00E86A92">
        <w:rPr>
          <w:rFonts w:ascii="Times New Roman" w:eastAsia="Calibri" w:hAnsi="Times New Roman" w:cs="Times New Roman"/>
          <w:sz w:val="24"/>
          <w:szCs w:val="24"/>
        </w:rPr>
        <w:t>.  O</w:t>
      </w:r>
      <w:r w:rsidR="00A46221" w:rsidRPr="00E86A92">
        <w:rPr>
          <w:rFonts w:ascii="Times New Roman" w:eastAsia="Calibri" w:hAnsi="Times New Roman" w:cs="Times New Roman"/>
          <w:sz w:val="24"/>
          <w:szCs w:val="24"/>
        </w:rPr>
        <w:t>verall, the</w:t>
      </w:r>
      <w:r w:rsidR="001508B9" w:rsidRPr="00E86A92">
        <w:rPr>
          <w:rFonts w:ascii="Times New Roman" w:eastAsia="Calibri" w:hAnsi="Times New Roman" w:cs="Times New Roman"/>
          <w:sz w:val="24"/>
          <w:szCs w:val="24"/>
        </w:rPr>
        <w:t xml:space="preserve"> indirect effect</w:t>
      </w:r>
      <w:r w:rsidR="00A46221"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of </w:t>
      </w:r>
      <w:r w:rsidR="00546C6D" w:rsidRPr="00E86A92">
        <w:rPr>
          <w:rFonts w:ascii="Times New Roman" w:eastAsia="Calibri" w:hAnsi="Times New Roman" w:cs="Times New Roman"/>
          <w:sz w:val="24"/>
          <w:szCs w:val="24"/>
        </w:rPr>
        <w:t>warming</w:t>
      </w:r>
      <w:r w:rsidR="001508B9" w:rsidRPr="00E86A92">
        <w:rPr>
          <w:rFonts w:ascii="Times New Roman" w:eastAsia="Calibri" w:hAnsi="Times New Roman" w:cs="Times New Roman"/>
          <w:sz w:val="24"/>
          <w:szCs w:val="24"/>
        </w:rPr>
        <w:t xml:space="preserve"> mediated through phenology w</w:t>
      </w:r>
      <w:r w:rsidR="00A46221" w:rsidRPr="00E86A92">
        <w:rPr>
          <w:rFonts w:ascii="Times New Roman" w:eastAsia="Calibri" w:hAnsi="Times New Roman" w:cs="Times New Roman"/>
          <w:sz w:val="24"/>
          <w:szCs w:val="24"/>
        </w:rPr>
        <w:t>ere</w:t>
      </w:r>
      <w:r w:rsidR="001508B9" w:rsidRPr="00E86A92">
        <w:rPr>
          <w:rFonts w:ascii="Times New Roman" w:eastAsia="Calibri" w:hAnsi="Times New Roman" w:cs="Times New Roman"/>
          <w:sz w:val="24"/>
          <w:szCs w:val="24"/>
        </w:rPr>
        <w:t xml:space="preserve"> </w:t>
      </w:r>
      <w:r w:rsidR="00546C6D" w:rsidRPr="00E86A92">
        <w:rPr>
          <w:rFonts w:ascii="Times New Roman" w:eastAsia="Calibri" w:hAnsi="Times New Roman" w:cs="Times New Roman"/>
          <w:sz w:val="24"/>
          <w:szCs w:val="24"/>
        </w:rPr>
        <w:t>~1.</w:t>
      </w:r>
      <w:r w:rsidR="00564CE5" w:rsidRPr="00E86A92">
        <w:rPr>
          <w:rFonts w:ascii="Times New Roman" w:eastAsia="Calibri" w:hAnsi="Times New Roman" w:cs="Times New Roman"/>
          <w:sz w:val="24"/>
          <w:szCs w:val="24"/>
        </w:rPr>
        <w:t>8</w:t>
      </w:r>
      <w:r w:rsidR="006A183F" w:rsidRPr="00E86A92">
        <w:rPr>
          <w:rFonts w:ascii="Times New Roman" w:eastAsia="Calibri" w:hAnsi="Times New Roman" w:cs="Times New Roman"/>
          <w:sz w:val="24"/>
          <w:szCs w:val="24"/>
        </w:rPr>
        <w:t xml:space="preserve"> to </w:t>
      </w:r>
      <w:proofErr w:type="gramStart"/>
      <w:r w:rsidR="00564CE5" w:rsidRPr="00E86A92">
        <w:rPr>
          <w:rFonts w:ascii="Times New Roman" w:eastAsia="Calibri" w:hAnsi="Times New Roman" w:cs="Times New Roman"/>
          <w:sz w:val="24"/>
          <w:szCs w:val="24"/>
        </w:rPr>
        <w:t>3</w:t>
      </w:r>
      <w:r w:rsidR="00546C6D" w:rsidRPr="00E86A92">
        <w:rPr>
          <w:rFonts w:ascii="Times New Roman" w:eastAsia="Calibri" w:hAnsi="Times New Roman" w:cs="Times New Roman"/>
          <w:sz w:val="24"/>
          <w:szCs w:val="24"/>
        </w:rPr>
        <w:t>x</w:t>
      </w:r>
      <w:proofErr w:type="gramEnd"/>
      <w:r w:rsidR="00546C6D"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stronger than the direct effect</w:t>
      </w:r>
      <w:r w:rsidR="00A46221" w:rsidRPr="00E86A92">
        <w:rPr>
          <w:rFonts w:ascii="Times New Roman" w:eastAsia="Calibri" w:hAnsi="Times New Roman" w:cs="Times New Roman"/>
          <w:sz w:val="24"/>
          <w:szCs w:val="24"/>
        </w:rPr>
        <w:t>s</w:t>
      </w:r>
      <w:r w:rsidR="001508B9" w:rsidRPr="00E86A92">
        <w:rPr>
          <w:rFonts w:ascii="Times New Roman" w:eastAsia="Calibri" w:hAnsi="Times New Roman" w:cs="Times New Roman"/>
          <w:sz w:val="24"/>
          <w:szCs w:val="24"/>
        </w:rPr>
        <w:t xml:space="preserve"> of </w:t>
      </w:r>
      <w:r w:rsidR="00A46221" w:rsidRPr="00E86A92">
        <w:rPr>
          <w:rFonts w:ascii="Times New Roman" w:eastAsia="Calibri" w:hAnsi="Times New Roman" w:cs="Times New Roman"/>
          <w:sz w:val="24"/>
          <w:szCs w:val="24"/>
        </w:rPr>
        <w:t>warming</w:t>
      </w:r>
      <w:r w:rsidR="001508B9" w:rsidRPr="00E86A92">
        <w:rPr>
          <w:rFonts w:ascii="Times New Roman" w:eastAsia="Calibri" w:hAnsi="Times New Roman" w:cs="Times New Roman"/>
          <w:sz w:val="24"/>
          <w:szCs w:val="24"/>
        </w:rPr>
        <w:t xml:space="preserve"> on </w:t>
      </w:r>
      <w:r w:rsidR="00546C6D" w:rsidRPr="00E86A92">
        <w:rPr>
          <w:rFonts w:ascii="Times New Roman" w:eastAsia="Calibri" w:hAnsi="Times New Roman" w:cs="Times New Roman"/>
          <w:sz w:val="24"/>
          <w:szCs w:val="24"/>
        </w:rPr>
        <w:t>reproductive fitness based on mean parameter estimates</w:t>
      </w:r>
      <w:r w:rsidR="00564CE5" w:rsidRPr="00E86A92">
        <w:rPr>
          <w:rFonts w:ascii="Times New Roman" w:eastAsia="Calibri" w:hAnsi="Times New Roman" w:cs="Times New Roman"/>
          <w:sz w:val="24"/>
          <w:szCs w:val="24"/>
        </w:rPr>
        <w:t xml:space="preserve"> within a given model</w:t>
      </w:r>
      <w:r w:rsidR="001508B9" w:rsidRPr="00E86A92">
        <w:rPr>
          <w:rFonts w:ascii="Times New Roman" w:eastAsia="Calibri" w:hAnsi="Times New Roman" w:cs="Times New Roman"/>
          <w:sz w:val="24"/>
          <w:szCs w:val="24"/>
        </w:rPr>
        <w:t xml:space="preserve"> </w:t>
      </w:r>
      <w:r w:rsidR="00546C6D" w:rsidRPr="00E86A92">
        <w:rPr>
          <w:rFonts w:ascii="Times New Roman" w:eastAsia="Calibri" w:hAnsi="Times New Roman" w:cs="Times New Roman"/>
          <w:sz w:val="24"/>
          <w:szCs w:val="24"/>
        </w:rPr>
        <w:t>(</w:t>
      </w:r>
      <w:r w:rsidR="00564CE5" w:rsidRPr="00E86A92">
        <w:rPr>
          <w:rFonts w:ascii="Times New Roman" w:eastAsia="Calibri" w:hAnsi="Times New Roman" w:cs="Times New Roman"/>
          <w:sz w:val="24"/>
          <w:szCs w:val="24"/>
        </w:rPr>
        <w:t xml:space="preserve">Table 2, </w:t>
      </w:r>
      <w:r w:rsidR="001508B9" w:rsidRPr="00E86A92">
        <w:rPr>
          <w:rFonts w:ascii="Times New Roman" w:eastAsia="Calibri" w:hAnsi="Times New Roman" w:cs="Times New Roman"/>
          <w:sz w:val="24"/>
          <w:szCs w:val="24"/>
        </w:rPr>
        <w:t xml:space="preserve">Fig 4). </w:t>
      </w:r>
    </w:p>
    <w:p w14:paraId="726D7BAF" w14:textId="51424377" w:rsidR="00A46221" w:rsidRPr="00E86A92" w:rsidRDefault="00A46221" w:rsidP="00A0344C">
      <w:pPr>
        <w:spacing w:line="480" w:lineRule="auto"/>
        <w:jc w:val="both"/>
        <w:rPr>
          <w:rFonts w:ascii="Times New Roman" w:eastAsia="Calibri" w:hAnsi="Times New Roman" w:cs="Times New Roman"/>
          <w:i/>
          <w:sz w:val="24"/>
          <w:szCs w:val="24"/>
        </w:rPr>
      </w:pPr>
    </w:p>
    <w:p w14:paraId="76230D1C" w14:textId="2491B7EF" w:rsidR="000E7D13" w:rsidRPr="00E86A92" w:rsidRDefault="000E7D13"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Sources of variation</w:t>
      </w:r>
    </w:p>
    <w:p w14:paraId="0124B949" w14:textId="21A9D8B6" w:rsidR="000E7D13"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Model R</w:t>
      </w:r>
      <w:r w:rsidRPr="00E86A92">
        <w:rPr>
          <w:rFonts w:ascii="Times New Roman" w:eastAsia="Calibri" w:hAnsi="Times New Roman" w:cs="Times New Roman"/>
          <w:sz w:val="24"/>
          <w:szCs w:val="24"/>
          <w:vertAlign w:val="superscript"/>
        </w:rPr>
        <w:t>2</w:t>
      </w:r>
      <w:r w:rsidRPr="00E86A92">
        <w:rPr>
          <w:rFonts w:ascii="Times New Roman" w:eastAsia="Calibri" w:hAnsi="Times New Roman" w:cs="Times New Roman"/>
          <w:sz w:val="24"/>
          <w:szCs w:val="24"/>
        </w:rPr>
        <w:t xml:space="preserve"> values indicate much higher predictive power for plant phenology than reproductive fitness across sites</w:t>
      </w:r>
      <w:r w:rsidR="006A183F" w:rsidRPr="00E86A92">
        <w:rPr>
          <w:rFonts w:ascii="Times New Roman" w:eastAsia="Calibri" w:hAnsi="Times New Roman" w:cs="Times New Roman"/>
          <w:sz w:val="24"/>
          <w:szCs w:val="24"/>
        </w:rPr>
        <w:t xml:space="preserve"> (Fig 4).</w:t>
      </w:r>
      <w:r w:rsidRPr="00E86A92">
        <w:rPr>
          <w:rFonts w:ascii="Times New Roman" w:eastAsia="Calibri" w:hAnsi="Times New Roman" w:cs="Times New Roman"/>
          <w:sz w:val="24"/>
          <w:szCs w:val="24"/>
        </w:rPr>
        <w:t xml:space="preserve"> Some models of reproductive fitness </w:t>
      </w:r>
      <w:r w:rsidR="006A183F" w:rsidRPr="00E86A92">
        <w:rPr>
          <w:rFonts w:ascii="Times New Roman" w:eastAsia="Calibri" w:hAnsi="Times New Roman" w:cs="Times New Roman"/>
          <w:sz w:val="24"/>
          <w:szCs w:val="24"/>
        </w:rPr>
        <w:t xml:space="preserve">show poor predictive power </w:t>
      </w:r>
      <w:r w:rsidRPr="00E86A92">
        <w:rPr>
          <w:rFonts w:ascii="Times New Roman" w:eastAsia="Calibri" w:hAnsi="Times New Roman" w:cs="Times New Roman"/>
          <w:sz w:val="24"/>
          <w:szCs w:val="24"/>
        </w:rPr>
        <w:t xml:space="preserve">despite </w:t>
      </w:r>
      <w:r w:rsidR="006A183F" w:rsidRPr="00E86A92">
        <w:rPr>
          <w:rFonts w:ascii="Times New Roman" w:eastAsia="Calibri" w:hAnsi="Times New Roman" w:cs="Times New Roman"/>
          <w:sz w:val="24"/>
          <w:szCs w:val="24"/>
        </w:rPr>
        <w:t xml:space="preserve">evidence </w:t>
      </w:r>
      <w:r w:rsidRPr="00E86A92">
        <w:rPr>
          <w:rFonts w:ascii="Times New Roman" w:eastAsia="Calibri" w:hAnsi="Times New Roman" w:cs="Times New Roman"/>
          <w:sz w:val="24"/>
          <w:szCs w:val="24"/>
        </w:rPr>
        <w:t>of phenology shifts</w:t>
      </w:r>
      <w:r w:rsidR="006A183F" w:rsidRPr="00E86A92">
        <w:rPr>
          <w:rFonts w:ascii="Times New Roman" w:eastAsia="Calibri" w:hAnsi="Times New Roman" w:cs="Times New Roman"/>
          <w:sz w:val="24"/>
          <w:szCs w:val="24"/>
        </w:rPr>
        <w:t xml:space="preserve">, particularly with categorical rather than continuous temperature. </w:t>
      </w:r>
    </w:p>
    <w:p w14:paraId="78765E21" w14:textId="77777777" w:rsidR="00C5417A" w:rsidRPr="00E86A92" w:rsidRDefault="00C5417A" w:rsidP="00A0344C">
      <w:pPr>
        <w:spacing w:line="480" w:lineRule="auto"/>
        <w:jc w:val="both"/>
        <w:rPr>
          <w:rFonts w:ascii="Times New Roman" w:eastAsia="Calibri" w:hAnsi="Times New Roman" w:cs="Times New Roman"/>
          <w:sz w:val="24"/>
          <w:szCs w:val="24"/>
        </w:rPr>
      </w:pPr>
    </w:p>
    <w:p w14:paraId="6949D3E3" w14:textId="6CC9AF87" w:rsidR="00C96047" w:rsidRPr="00E86A92" w:rsidRDefault="00C5417A"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G</w:t>
      </w:r>
      <w:r w:rsidR="001508B9" w:rsidRPr="00E86A92">
        <w:rPr>
          <w:rFonts w:ascii="Times New Roman" w:eastAsia="Calibri" w:hAnsi="Times New Roman" w:cs="Times New Roman"/>
          <w:sz w:val="24"/>
          <w:szCs w:val="24"/>
        </w:rPr>
        <w:t xml:space="preserve">roup level parameters (i.e. random intercepts) showed different sources of variation in phenology and reproductive fitness between the two sites. At Daring Lake, species, </w:t>
      </w:r>
      <w:r w:rsidR="00623A0A" w:rsidRPr="00E86A92">
        <w:rPr>
          <w:rFonts w:ascii="Times New Roman" w:eastAsia="Calibri" w:hAnsi="Times New Roman" w:cs="Times New Roman"/>
          <w:sz w:val="24"/>
          <w:szCs w:val="24"/>
        </w:rPr>
        <w:t xml:space="preserve">followed by calendar year </w:t>
      </w:r>
      <w:r w:rsidR="001508B9" w:rsidRPr="00E86A92">
        <w:rPr>
          <w:rFonts w:ascii="Times New Roman" w:eastAsia="Calibri" w:hAnsi="Times New Roman" w:cs="Times New Roman"/>
          <w:sz w:val="24"/>
          <w:szCs w:val="24"/>
        </w:rPr>
        <w:t>accounted for the larg</w:t>
      </w:r>
      <w:r w:rsidR="00623A0A" w:rsidRPr="00E86A92">
        <w:rPr>
          <w:rFonts w:ascii="Times New Roman" w:eastAsia="Calibri" w:hAnsi="Times New Roman" w:cs="Times New Roman"/>
          <w:sz w:val="24"/>
          <w:szCs w:val="24"/>
        </w:rPr>
        <w:t xml:space="preserve">est amount of the variation in flowering phenology, while species and </w:t>
      </w:r>
      <w:r w:rsidR="001508B9" w:rsidRPr="00E86A92">
        <w:rPr>
          <w:rFonts w:ascii="Times New Roman" w:eastAsia="Calibri" w:hAnsi="Times New Roman" w:cs="Times New Roman"/>
          <w:sz w:val="24"/>
          <w:szCs w:val="24"/>
        </w:rPr>
        <w:t>individual plant ID</w:t>
      </w:r>
      <w:r w:rsidR="00623A0A" w:rsidRPr="00E86A92">
        <w:rPr>
          <w:rFonts w:ascii="Times New Roman" w:eastAsia="Calibri" w:hAnsi="Times New Roman" w:cs="Times New Roman"/>
          <w:sz w:val="24"/>
          <w:szCs w:val="24"/>
        </w:rPr>
        <w:t xml:space="preserve"> accounted for the largest amount of the variation in </w:t>
      </w:r>
      <w:r w:rsidR="001508B9" w:rsidRPr="00E86A92">
        <w:rPr>
          <w:rFonts w:ascii="Times New Roman" w:eastAsia="Calibri" w:hAnsi="Times New Roman" w:cs="Times New Roman"/>
          <w:sz w:val="24"/>
          <w:szCs w:val="24"/>
        </w:rPr>
        <w:t>repro</w:t>
      </w:r>
      <w:r w:rsidR="00623A0A" w:rsidRPr="00E86A92">
        <w:rPr>
          <w:rFonts w:ascii="Times New Roman" w:eastAsia="Calibri" w:hAnsi="Times New Roman" w:cs="Times New Roman"/>
          <w:sz w:val="24"/>
          <w:szCs w:val="24"/>
        </w:rPr>
        <w:t>ductive fitness.</w:t>
      </w:r>
      <w:r w:rsidR="001508B9" w:rsidRPr="00E86A92">
        <w:rPr>
          <w:rFonts w:ascii="Times New Roman" w:eastAsia="Calibri" w:hAnsi="Times New Roman" w:cs="Times New Roman"/>
          <w:sz w:val="24"/>
          <w:szCs w:val="24"/>
        </w:rPr>
        <w:t xml:space="preserve"> Thus, intraspecific variation among individuals was much higher for reproductive output than for flowering phenology. Rather, flowering phenology varied mostly between species </w:t>
      </w:r>
      <w:r w:rsidR="001269B9" w:rsidRPr="00E86A92">
        <w:rPr>
          <w:rFonts w:ascii="Times New Roman" w:eastAsia="Calibri" w:hAnsi="Times New Roman" w:cs="Times New Roman"/>
          <w:sz w:val="24"/>
          <w:szCs w:val="24"/>
        </w:rPr>
        <w:t xml:space="preserve">within a given year and across years </w:t>
      </w:r>
      <w:r w:rsidR="001508B9" w:rsidRPr="00E86A92">
        <w:rPr>
          <w:rFonts w:ascii="Times New Roman" w:eastAsia="Calibri" w:hAnsi="Times New Roman" w:cs="Times New Roman"/>
          <w:sz w:val="24"/>
          <w:szCs w:val="24"/>
        </w:rPr>
        <w:t>(i.e. intra</w:t>
      </w:r>
      <w:r w:rsidR="001269B9" w:rsidRPr="00E86A92">
        <w:rPr>
          <w:rFonts w:ascii="Times New Roman" w:eastAsia="Calibri" w:hAnsi="Times New Roman" w:cs="Times New Roman"/>
          <w:sz w:val="24"/>
          <w:szCs w:val="24"/>
        </w:rPr>
        <w:t>/inter</w:t>
      </w:r>
      <w:r w:rsidR="001508B9" w:rsidRPr="00E86A92">
        <w:rPr>
          <w:rFonts w:ascii="Times New Roman" w:eastAsia="Calibri" w:hAnsi="Times New Roman" w:cs="Times New Roman"/>
          <w:sz w:val="24"/>
          <w:szCs w:val="24"/>
        </w:rPr>
        <w:t>-annual</w:t>
      </w:r>
      <w:r w:rsidR="00DD7271" w:rsidRPr="00E86A92">
        <w:rPr>
          <w:rFonts w:ascii="Times New Roman" w:eastAsia="Calibri" w:hAnsi="Times New Roman" w:cs="Times New Roman"/>
          <w:sz w:val="24"/>
          <w:szCs w:val="24"/>
        </w:rPr>
        <w:t>ly</w:t>
      </w:r>
      <w:r w:rsidR="001508B9" w:rsidRPr="00E86A92">
        <w:rPr>
          <w:rFonts w:ascii="Times New Roman" w:eastAsia="Calibri" w:hAnsi="Times New Roman" w:cs="Times New Roman"/>
          <w:sz w:val="24"/>
          <w:szCs w:val="24"/>
        </w:rPr>
        <w:t xml:space="preserve">). Interestingly, at Alexandra Fiord, we found a </w:t>
      </w:r>
      <w:r w:rsidR="001508B9" w:rsidRPr="00E86A92">
        <w:rPr>
          <w:rFonts w:ascii="Times New Roman" w:eastAsia="Calibri" w:hAnsi="Times New Roman" w:cs="Times New Roman"/>
          <w:sz w:val="24"/>
          <w:szCs w:val="24"/>
        </w:rPr>
        <w:lastRenderedPageBreak/>
        <w:t>different pattern whereby calendar year, followed by species, accounted for the largest amount of the variation in both flowering phenology and reproductive fitness</w:t>
      </w:r>
      <w:r w:rsidR="00DD7271" w:rsidRPr="00E86A92">
        <w:rPr>
          <w:rFonts w:ascii="Times New Roman" w:eastAsia="Calibri" w:hAnsi="Times New Roman" w:cs="Times New Roman"/>
          <w:sz w:val="24"/>
          <w:szCs w:val="24"/>
        </w:rPr>
        <w:t>.</w:t>
      </w:r>
      <w:r w:rsidR="001269B9" w:rsidRPr="00E86A92">
        <w:rPr>
          <w:rFonts w:ascii="Times New Roman" w:eastAsia="Calibri" w:hAnsi="Times New Roman" w:cs="Times New Roman"/>
          <w:sz w:val="24"/>
          <w:szCs w:val="24"/>
        </w:rPr>
        <w:t xml:space="preserve"> Thus inter-annual variation in reproductive timing and fitness outweighed species level variation at this site. </w:t>
      </w:r>
      <w:r w:rsidR="00DD7271" w:rsidRPr="00E86A92">
        <w:rPr>
          <w:rFonts w:ascii="Times New Roman" w:eastAsia="Calibri" w:hAnsi="Times New Roman" w:cs="Times New Roman"/>
          <w:sz w:val="24"/>
          <w:szCs w:val="24"/>
        </w:rPr>
        <w:t xml:space="preserve"> P</w:t>
      </w:r>
      <w:r w:rsidR="001269B9" w:rsidRPr="00E86A92">
        <w:rPr>
          <w:rFonts w:ascii="Times New Roman" w:eastAsia="Calibri" w:hAnsi="Times New Roman" w:cs="Times New Roman"/>
          <w:sz w:val="24"/>
          <w:szCs w:val="24"/>
        </w:rPr>
        <w:t>lot (i.e. location)</w:t>
      </w:r>
      <w:r w:rsidR="001508B9" w:rsidRPr="00E86A92">
        <w:rPr>
          <w:rFonts w:ascii="Times New Roman" w:eastAsia="Calibri" w:hAnsi="Times New Roman" w:cs="Times New Roman"/>
          <w:sz w:val="24"/>
          <w:szCs w:val="24"/>
        </w:rPr>
        <w:t xml:space="preserve"> also accounted for significant variation in flowering phenology, but to a lesser extent in reproductive fitness</w:t>
      </w:r>
      <w:r w:rsidR="001269B9" w:rsidRPr="00E86A92">
        <w:rPr>
          <w:rFonts w:ascii="Times New Roman" w:eastAsia="Calibri" w:hAnsi="Times New Roman" w:cs="Times New Roman"/>
          <w:sz w:val="24"/>
          <w:szCs w:val="24"/>
        </w:rPr>
        <w:t xml:space="preserve">, suggesting a potential role of microhabitat on flowering phenology </w:t>
      </w:r>
      <w:r w:rsidR="001508B9" w:rsidRPr="00E86A92">
        <w:rPr>
          <w:rFonts w:ascii="Times New Roman" w:eastAsia="Calibri" w:hAnsi="Times New Roman" w:cs="Times New Roman"/>
          <w:sz w:val="24"/>
          <w:szCs w:val="24"/>
        </w:rPr>
        <w:t xml:space="preserve">(Table 3). </w:t>
      </w:r>
    </w:p>
    <w:p w14:paraId="069C4576" w14:textId="77777777" w:rsidR="006A183F" w:rsidRPr="00E86A92" w:rsidRDefault="006A183F" w:rsidP="00A0344C">
      <w:pPr>
        <w:spacing w:line="480" w:lineRule="auto"/>
        <w:jc w:val="both"/>
        <w:rPr>
          <w:rFonts w:ascii="Times New Roman" w:eastAsia="Calibri" w:hAnsi="Times New Roman" w:cs="Times New Roman"/>
          <w:sz w:val="24"/>
          <w:szCs w:val="24"/>
        </w:rPr>
      </w:pPr>
    </w:p>
    <w:p w14:paraId="5EC3D6FA" w14:textId="236E780D" w:rsidR="009F05C8" w:rsidRPr="00E86A92" w:rsidRDefault="0019728A"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Phenotypic s</w:t>
      </w:r>
      <w:r w:rsidR="00A46221" w:rsidRPr="00E86A92">
        <w:rPr>
          <w:rFonts w:ascii="Times New Roman" w:eastAsia="Calibri" w:hAnsi="Times New Roman" w:cs="Times New Roman"/>
          <w:i/>
          <w:sz w:val="24"/>
          <w:szCs w:val="24"/>
        </w:rPr>
        <w:t>election</w:t>
      </w:r>
      <w:r w:rsidRPr="00E86A92">
        <w:rPr>
          <w:rFonts w:ascii="Times New Roman" w:eastAsia="Calibri" w:hAnsi="Times New Roman" w:cs="Times New Roman"/>
          <w:i/>
          <w:sz w:val="24"/>
          <w:szCs w:val="24"/>
        </w:rPr>
        <w:t xml:space="preserve"> analysis </w:t>
      </w:r>
    </w:p>
    <w:p w14:paraId="6E8ED8A6" w14:textId="4C757BC0" w:rsidR="006A183F" w:rsidRPr="00E86A92" w:rsidRDefault="00B361D4"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We find consistent evidence of directional </w:t>
      </w:r>
      <w:r w:rsidR="0019728A" w:rsidRPr="00E86A92">
        <w:rPr>
          <w:rFonts w:ascii="Times New Roman" w:eastAsia="Calibri" w:hAnsi="Times New Roman" w:cs="Times New Roman"/>
          <w:sz w:val="24"/>
          <w:szCs w:val="24"/>
        </w:rPr>
        <w:t xml:space="preserve">phenotypic </w:t>
      </w:r>
      <w:r w:rsidRPr="00E86A92">
        <w:rPr>
          <w:rFonts w:ascii="Times New Roman" w:eastAsia="Calibri" w:hAnsi="Times New Roman" w:cs="Times New Roman"/>
          <w:sz w:val="24"/>
          <w:szCs w:val="24"/>
        </w:rPr>
        <w:t>selection for earlier flowering phenology under warming in that all warming</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to</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phenology </w:t>
      </w:r>
      <w:r w:rsidR="004C0D13" w:rsidRPr="00E86A92">
        <w:rPr>
          <w:rFonts w:ascii="Times New Roman" w:eastAsia="Calibri" w:hAnsi="Times New Roman" w:cs="Times New Roman"/>
          <w:sz w:val="24"/>
          <w:szCs w:val="24"/>
        </w:rPr>
        <w:t>relationships a</w:t>
      </w:r>
      <w:r w:rsidRPr="00E86A92">
        <w:rPr>
          <w:rFonts w:ascii="Times New Roman" w:eastAsia="Calibri" w:hAnsi="Times New Roman" w:cs="Times New Roman"/>
          <w:sz w:val="24"/>
          <w:szCs w:val="24"/>
        </w:rPr>
        <w:t>re negative and all phenology</w:t>
      </w:r>
      <w:r w:rsidR="00DD7271"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to</w:t>
      </w:r>
      <w:r w:rsidR="00DD7271" w:rsidRPr="00E86A92">
        <w:rPr>
          <w:rFonts w:ascii="Times New Roman" w:eastAsia="Calibri" w:hAnsi="Times New Roman" w:cs="Times New Roman"/>
          <w:sz w:val="24"/>
          <w:szCs w:val="24"/>
        </w:rPr>
        <w:t>-</w:t>
      </w:r>
      <w:r w:rsidR="004C0D13" w:rsidRPr="00E86A92">
        <w:rPr>
          <w:rFonts w:ascii="Times New Roman" w:eastAsia="Calibri" w:hAnsi="Times New Roman" w:cs="Times New Roman"/>
          <w:sz w:val="24"/>
          <w:szCs w:val="24"/>
        </w:rPr>
        <w:t>fitness relationships are</w:t>
      </w:r>
      <w:r w:rsidRPr="00E86A92">
        <w:rPr>
          <w:rFonts w:ascii="Times New Roman" w:eastAsia="Calibri" w:hAnsi="Times New Roman" w:cs="Times New Roman"/>
          <w:sz w:val="24"/>
          <w:szCs w:val="24"/>
        </w:rPr>
        <w:t xml:space="preserve"> also negative (i.e. war</w:t>
      </w:r>
      <w:r w:rsidR="002958CA" w:rsidRPr="00E86A92">
        <w:rPr>
          <w:rFonts w:ascii="Times New Roman" w:eastAsia="Calibri" w:hAnsi="Times New Roman" w:cs="Times New Roman"/>
          <w:sz w:val="24"/>
          <w:szCs w:val="24"/>
        </w:rPr>
        <w:t>m</w:t>
      </w:r>
      <w:r w:rsidRPr="00E86A92">
        <w:rPr>
          <w:rFonts w:ascii="Times New Roman" w:eastAsia="Calibri" w:hAnsi="Times New Roman" w:cs="Times New Roman"/>
          <w:sz w:val="24"/>
          <w:szCs w:val="24"/>
        </w:rPr>
        <w:t xml:space="preserve">ing leads to earlier flowering leads to higher fitness) (Table 2, </w:t>
      </w:r>
      <w:r w:rsidR="0019728A" w:rsidRPr="00E86A92">
        <w:rPr>
          <w:rFonts w:ascii="Times New Roman" w:eastAsia="Calibri" w:hAnsi="Times New Roman" w:cs="Times New Roman"/>
          <w:sz w:val="24"/>
          <w:szCs w:val="24"/>
        </w:rPr>
        <w:t>Figure 4, 5). W</w:t>
      </w:r>
      <w:r w:rsidRPr="00E86A92">
        <w:rPr>
          <w:rFonts w:ascii="Times New Roman" w:eastAsia="Calibri" w:hAnsi="Times New Roman" w:cs="Times New Roman"/>
          <w:sz w:val="24"/>
          <w:szCs w:val="24"/>
        </w:rPr>
        <w:t>e find</w:t>
      </w:r>
      <w:r w:rsidR="00ED01F5" w:rsidRPr="00E86A92">
        <w:rPr>
          <w:rFonts w:ascii="Times New Roman" w:eastAsia="Calibri" w:hAnsi="Times New Roman" w:cs="Times New Roman"/>
          <w:sz w:val="24"/>
          <w:szCs w:val="24"/>
        </w:rPr>
        <w:t xml:space="preserve"> weak</w:t>
      </w:r>
      <w:r w:rsidRPr="00E86A92">
        <w:rPr>
          <w:rFonts w:ascii="Times New Roman" w:eastAsia="Calibri" w:hAnsi="Times New Roman" w:cs="Times New Roman"/>
          <w:sz w:val="24"/>
          <w:szCs w:val="24"/>
        </w:rPr>
        <w:t xml:space="preserve"> to no evidence for </w:t>
      </w:r>
      <w:r w:rsidR="00DD7271" w:rsidRPr="00E86A92">
        <w:rPr>
          <w:rFonts w:ascii="Times New Roman" w:eastAsia="Calibri" w:hAnsi="Times New Roman" w:cs="Times New Roman"/>
          <w:sz w:val="24"/>
          <w:szCs w:val="24"/>
        </w:rPr>
        <w:t xml:space="preserve">stabilizing </w:t>
      </w:r>
      <w:r w:rsidRPr="00E86A92">
        <w:rPr>
          <w:rFonts w:ascii="Times New Roman" w:eastAsia="Calibri" w:hAnsi="Times New Roman" w:cs="Times New Roman"/>
          <w:sz w:val="24"/>
          <w:szCs w:val="24"/>
        </w:rPr>
        <w:t xml:space="preserve">or </w:t>
      </w:r>
      <w:r w:rsidR="00DD7271" w:rsidRPr="00E86A92">
        <w:rPr>
          <w:rFonts w:ascii="Times New Roman" w:eastAsia="Calibri" w:hAnsi="Times New Roman" w:cs="Times New Roman"/>
          <w:sz w:val="24"/>
          <w:szCs w:val="24"/>
        </w:rPr>
        <w:t xml:space="preserve">disruptive </w:t>
      </w:r>
      <w:r w:rsidR="00C34A9F" w:rsidRPr="00E86A92">
        <w:rPr>
          <w:rFonts w:ascii="Times New Roman" w:eastAsia="Calibri" w:hAnsi="Times New Roman" w:cs="Times New Roman"/>
          <w:sz w:val="24"/>
          <w:szCs w:val="24"/>
        </w:rPr>
        <w:t xml:space="preserve">phenotypic </w:t>
      </w:r>
      <w:r w:rsidRPr="00E86A92">
        <w:rPr>
          <w:rFonts w:ascii="Times New Roman" w:eastAsia="Calibri" w:hAnsi="Times New Roman" w:cs="Times New Roman"/>
          <w:sz w:val="24"/>
          <w:szCs w:val="24"/>
        </w:rPr>
        <w:t>selection. The</w:t>
      </w:r>
      <w:r w:rsidR="00ED01F5" w:rsidRPr="00E86A92">
        <w:rPr>
          <w:rFonts w:ascii="Times New Roman" w:eastAsia="Calibri" w:hAnsi="Times New Roman" w:cs="Times New Roman"/>
          <w:sz w:val="24"/>
          <w:szCs w:val="24"/>
        </w:rPr>
        <w:t xml:space="preserve"> two quadratic terms whose </w:t>
      </w:r>
      <w:r w:rsidRPr="00E86A92">
        <w:rPr>
          <w:rFonts w:ascii="Times New Roman" w:eastAsia="Calibri" w:hAnsi="Times New Roman" w:cs="Times New Roman"/>
          <w:sz w:val="24"/>
          <w:szCs w:val="24"/>
        </w:rPr>
        <w:t>p</w:t>
      </w:r>
      <w:r w:rsidR="00ED01F5" w:rsidRPr="00E86A92">
        <w:rPr>
          <w:rFonts w:ascii="Times New Roman" w:eastAsia="Calibri" w:hAnsi="Times New Roman" w:cs="Times New Roman"/>
          <w:sz w:val="24"/>
          <w:szCs w:val="24"/>
        </w:rPr>
        <w:t>arameter estimates do</w:t>
      </w:r>
      <w:r w:rsidRPr="00E86A92">
        <w:rPr>
          <w:rFonts w:ascii="Times New Roman" w:eastAsia="Calibri" w:hAnsi="Times New Roman" w:cs="Times New Roman"/>
          <w:sz w:val="24"/>
          <w:szCs w:val="24"/>
        </w:rPr>
        <w:t xml:space="preserve"> not include zero</w:t>
      </w:r>
      <w:r w:rsidR="00ED01F5" w:rsidRPr="00E86A92">
        <w:rPr>
          <w:rFonts w:ascii="Times New Roman" w:eastAsia="Calibri" w:hAnsi="Times New Roman" w:cs="Times New Roman"/>
          <w:sz w:val="24"/>
          <w:szCs w:val="24"/>
        </w:rPr>
        <w:t xml:space="preserve"> (Table 2, Fig 4 </w:t>
      </w:r>
      <w:proofErr w:type="spellStart"/>
      <w:r w:rsidR="00ED01F5" w:rsidRPr="00E86A92">
        <w:rPr>
          <w:rFonts w:ascii="Times New Roman" w:eastAsia="Calibri" w:hAnsi="Times New Roman" w:cs="Times New Roman"/>
          <w:sz w:val="24"/>
          <w:szCs w:val="24"/>
        </w:rPr>
        <w:t>b,c</w:t>
      </w:r>
      <w:proofErr w:type="spellEnd"/>
      <w:r w:rsidR="00ED01F5" w:rsidRPr="00E86A92">
        <w:rPr>
          <w:rFonts w:ascii="Times New Roman" w:eastAsia="Calibri" w:hAnsi="Times New Roman" w:cs="Times New Roman"/>
          <w:sz w:val="24"/>
          <w:szCs w:val="24"/>
        </w:rPr>
        <w:t>)</w:t>
      </w:r>
      <w:r w:rsidR="000E7D13" w:rsidRPr="00E86A92">
        <w:rPr>
          <w:rFonts w:ascii="Times New Roman" w:eastAsia="Calibri" w:hAnsi="Times New Roman" w:cs="Times New Roman"/>
          <w:sz w:val="24"/>
          <w:szCs w:val="24"/>
        </w:rPr>
        <w:t xml:space="preserve"> are</w:t>
      </w:r>
      <w:r w:rsidR="00ED01F5" w:rsidRPr="00E86A92">
        <w:rPr>
          <w:rFonts w:ascii="Times New Roman" w:eastAsia="Calibri" w:hAnsi="Times New Roman" w:cs="Times New Roman"/>
          <w:sz w:val="24"/>
          <w:szCs w:val="24"/>
        </w:rPr>
        <w:t xml:space="preserve"> 2-4x smaller than the linear terms of the same relationship and </w:t>
      </w:r>
      <w:r w:rsidR="000E7D13" w:rsidRPr="00E86A92">
        <w:rPr>
          <w:rFonts w:ascii="Times New Roman" w:eastAsia="Calibri" w:hAnsi="Times New Roman" w:cs="Times New Roman"/>
          <w:sz w:val="24"/>
          <w:szCs w:val="24"/>
        </w:rPr>
        <w:t>are</w:t>
      </w:r>
      <w:r w:rsidR="00ED01F5" w:rsidRPr="00E86A92">
        <w:rPr>
          <w:rFonts w:ascii="Times New Roman" w:eastAsia="Calibri" w:hAnsi="Times New Roman" w:cs="Times New Roman"/>
          <w:sz w:val="24"/>
          <w:szCs w:val="24"/>
        </w:rPr>
        <w:t xml:space="preserve"> very weakly concave (Fig 5 </w:t>
      </w:r>
      <w:proofErr w:type="spellStart"/>
      <w:r w:rsidR="00ED01F5" w:rsidRPr="00E86A92">
        <w:rPr>
          <w:rFonts w:ascii="Times New Roman" w:eastAsia="Calibri" w:hAnsi="Times New Roman" w:cs="Times New Roman"/>
          <w:sz w:val="24"/>
          <w:szCs w:val="24"/>
        </w:rPr>
        <w:t>b,d</w:t>
      </w:r>
      <w:proofErr w:type="spellEnd"/>
      <w:r w:rsidR="00ED01F5" w:rsidRPr="00E86A92">
        <w:rPr>
          <w:rFonts w:ascii="Times New Roman" w:eastAsia="Calibri" w:hAnsi="Times New Roman" w:cs="Times New Roman"/>
          <w:sz w:val="24"/>
          <w:szCs w:val="24"/>
        </w:rPr>
        <w:t xml:space="preserve">).  </w:t>
      </w:r>
    </w:p>
    <w:p w14:paraId="683F9782" w14:textId="6AA4348F" w:rsidR="00B361D4" w:rsidRPr="00E86A92" w:rsidRDefault="00B361D4" w:rsidP="00A0344C">
      <w:pPr>
        <w:spacing w:line="480" w:lineRule="auto"/>
        <w:jc w:val="both"/>
        <w:rPr>
          <w:rFonts w:ascii="Times New Roman" w:eastAsia="Calibri" w:hAnsi="Times New Roman" w:cs="Times New Roman"/>
          <w:sz w:val="24"/>
          <w:szCs w:val="24"/>
        </w:rPr>
      </w:pPr>
    </w:p>
    <w:p w14:paraId="505296C3" w14:textId="64A310AE" w:rsidR="00C96047" w:rsidRPr="00E86A92" w:rsidRDefault="001508B9" w:rsidP="00A0344C">
      <w:pPr>
        <w:spacing w:line="480" w:lineRule="auto"/>
        <w:jc w:val="both"/>
        <w:rPr>
          <w:rFonts w:ascii="Times New Roman" w:eastAsia="Calibri" w:hAnsi="Times New Roman" w:cs="Times New Roman"/>
          <w:i/>
          <w:sz w:val="24"/>
          <w:szCs w:val="24"/>
        </w:rPr>
      </w:pPr>
      <w:r w:rsidRPr="00E86A92">
        <w:rPr>
          <w:rFonts w:ascii="Times New Roman" w:eastAsia="Calibri" w:hAnsi="Times New Roman" w:cs="Times New Roman"/>
          <w:i/>
          <w:sz w:val="24"/>
          <w:szCs w:val="24"/>
        </w:rPr>
        <w:t xml:space="preserve">Future projections </w:t>
      </w:r>
    </w:p>
    <w:p w14:paraId="09159174" w14:textId="34D6666F" w:rsidR="00C96047" w:rsidRPr="00E86A92" w:rsidRDefault="004656DD"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Model projections of reproductive fitness under novel climate space </w:t>
      </w:r>
      <w:r w:rsidR="002958CA" w:rsidRPr="00E86A92">
        <w:rPr>
          <w:rFonts w:ascii="Times New Roman" w:eastAsia="Calibri" w:hAnsi="Times New Roman" w:cs="Times New Roman"/>
          <w:sz w:val="24"/>
          <w:szCs w:val="24"/>
        </w:rPr>
        <w:t>illustrate how phenological shifts are key to increased reproductive output under warming conditions.</w:t>
      </w:r>
      <w:r w:rsidRPr="00E86A92">
        <w:rPr>
          <w:rFonts w:ascii="Times New Roman" w:eastAsia="Calibri" w:hAnsi="Times New Roman" w:cs="Times New Roman"/>
          <w:sz w:val="24"/>
          <w:szCs w:val="24"/>
        </w:rPr>
        <w:t xml:space="preserve"> </w:t>
      </w:r>
      <w:r w:rsidR="003442C7"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For Daring Lake,</w:t>
      </w:r>
      <w:r w:rsidR="00322369" w:rsidRPr="00E86A92">
        <w:rPr>
          <w:rFonts w:ascii="Times New Roman" w:eastAsia="Calibri" w:hAnsi="Times New Roman" w:cs="Times New Roman"/>
          <w:sz w:val="24"/>
          <w:szCs w:val="24"/>
        </w:rPr>
        <w:t xml:space="preserve"> under the </w:t>
      </w:r>
      <w:r w:rsidR="00FE4DD5" w:rsidRPr="00E86A92">
        <w:rPr>
          <w:rFonts w:ascii="Times New Roman" w:eastAsia="Calibri" w:hAnsi="Times New Roman" w:cs="Times New Roman"/>
          <w:sz w:val="24"/>
          <w:szCs w:val="24"/>
        </w:rPr>
        <w:t xml:space="preserve">historic </w:t>
      </w:r>
      <w:r w:rsidR="00E55F08" w:rsidRPr="00E86A92">
        <w:rPr>
          <w:rFonts w:ascii="Times New Roman" w:eastAsia="Calibri" w:hAnsi="Times New Roman" w:cs="Times New Roman"/>
          <w:sz w:val="24"/>
          <w:szCs w:val="24"/>
        </w:rPr>
        <w:t xml:space="preserve">(2001-2022) </w:t>
      </w:r>
      <w:r w:rsidR="00FE4DD5" w:rsidRPr="00E86A92">
        <w:rPr>
          <w:rFonts w:ascii="Times New Roman" w:eastAsia="Calibri" w:hAnsi="Times New Roman" w:cs="Times New Roman"/>
          <w:sz w:val="24"/>
          <w:szCs w:val="24"/>
        </w:rPr>
        <w:t>average</w:t>
      </w:r>
      <w:r w:rsidR="00E55F08" w:rsidRPr="00E86A92">
        <w:rPr>
          <w:rFonts w:ascii="Times New Roman" w:eastAsia="Calibri" w:hAnsi="Times New Roman" w:cs="Times New Roman"/>
          <w:sz w:val="24"/>
          <w:szCs w:val="24"/>
        </w:rPr>
        <w:t xml:space="preserve"> growing season temperatures </w:t>
      </w:r>
      <w:r w:rsidR="00322369" w:rsidRPr="00E86A92">
        <w:rPr>
          <w:rFonts w:ascii="Times New Roman" w:eastAsia="Calibri" w:hAnsi="Times New Roman" w:cs="Times New Roman"/>
          <w:sz w:val="24"/>
          <w:szCs w:val="24"/>
        </w:rPr>
        <w:t>+1</w:t>
      </w:r>
      <w:r w:rsidR="00FE4DD5" w:rsidRPr="00E86A92">
        <w:rPr>
          <w:rFonts w:ascii="Times New Roman" w:eastAsia="Calibri" w:hAnsi="Times New Roman" w:cs="Times New Roman"/>
          <w:sz w:val="24"/>
          <w:szCs w:val="24"/>
        </w:rPr>
        <w:t xml:space="preserve"> C and + 3C </w:t>
      </w:r>
      <w:r w:rsidR="00322369" w:rsidRPr="00E86A92">
        <w:rPr>
          <w:rFonts w:ascii="Times New Roman" w:eastAsia="Calibri" w:hAnsi="Times New Roman" w:cs="Times New Roman"/>
          <w:sz w:val="24"/>
          <w:szCs w:val="24"/>
        </w:rPr>
        <w:t>scenario</w:t>
      </w:r>
      <w:r w:rsidR="00FE4DD5" w:rsidRPr="00E86A92">
        <w:rPr>
          <w:rFonts w:ascii="Times New Roman" w:eastAsia="Calibri" w:hAnsi="Times New Roman" w:cs="Times New Roman"/>
          <w:sz w:val="24"/>
          <w:szCs w:val="24"/>
        </w:rPr>
        <w:t>s</w:t>
      </w:r>
      <w:r w:rsidR="00322369" w:rsidRPr="00E86A92">
        <w:rPr>
          <w:rFonts w:ascii="Times New Roman" w:eastAsia="Calibri" w:hAnsi="Times New Roman" w:cs="Times New Roman"/>
          <w:sz w:val="24"/>
          <w:szCs w:val="24"/>
        </w:rPr>
        <w:t>,</w:t>
      </w:r>
      <w:r w:rsidR="00FE4DD5" w:rsidRPr="00E86A92">
        <w:rPr>
          <w:rFonts w:ascii="Times New Roman" w:eastAsia="Calibri" w:hAnsi="Times New Roman" w:cs="Times New Roman"/>
          <w:sz w:val="24"/>
          <w:szCs w:val="24"/>
        </w:rPr>
        <w:t xml:space="preserve"> which both encompass </w:t>
      </w:r>
      <w:r w:rsidR="00F85B1B" w:rsidRPr="00E86A92">
        <w:rPr>
          <w:rFonts w:ascii="Times New Roman" w:eastAsia="Calibri" w:hAnsi="Times New Roman" w:cs="Times New Roman"/>
          <w:sz w:val="24"/>
          <w:szCs w:val="24"/>
        </w:rPr>
        <w:t>historically</w:t>
      </w:r>
      <w:r w:rsidR="00FE4DD5" w:rsidRPr="00E86A92">
        <w:rPr>
          <w:rFonts w:ascii="Times New Roman" w:eastAsia="Calibri" w:hAnsi="Times New Roman" w:cs="Times New Roman"/>
          <w:sz w:val="24"/>
          <w:szCs w:val="24"/>
        </w:rPr>
        <w:t xml:space="preserve"> observed temperatures at this site,</w:t>
      </w:r>
      <w:r w:rsidR="00322369" w:rsidRPr="00E86A92">
        <w:rPr>
          <w:rFonts w:ascii="Times New Roman" w:eastAsia="Calibri" w:hAnsi="Times New Roman" w:cs="Times New Roman"/>
          <w:sz w:val="24"/>
          <w:szCs w:val="24"/>
        </w:rPr>
        <w:t xml:space="preserve"> </w:t>
      </w:r>
      <w:r w:rsidR="00487DE8" w:rsidRPr="00E86A92">
        <w:rPr>
          <w:rFonts w:ascii="Times New Roman" w:eastAsia="Calibri" w:hAnsi="Times New Roman" w:cs="Times New Roman"/>
          <w:sz w:val="24"/>
          <w:szCs w:val="24"/>
        </w:rPr>
        <w:t>models predict an</w:t>
      </w:r>
      <w:r w:rsidR="00322369" w:rsidRPr="00E86A92">
        <w:rPr>
          <w:rFonts w:ascii="Times New Roman" w:eastAsia="Calibri" w:hAnsi="Times New Roman" w:cs="Times New Roman"/>
          <w:sz w:val="24"/>
          <w:szCs w:val="24"/>
        </w:rPr>
        <w:t xml:space="preserve"> advance in </w:t>
      </w:r>
      <w:r w:rsidR="00FE4DD5" w:rsidRPr="00E86A92">
        <w:rPr>
          <w:rFonts w:ascii="Times New Roman" w:eastAsia="Calibri" w:hAnsi="Times New Roman" w:cs="Times New Roman"/>
          <w:sz w:val="24"/>
          <w:szCs w:val="24"/>
        </w:rPr>
        <w:t xml:space="preserve">the median </w:t>
      </w:r>
      <w:r w:rsidR="00322369" w:rsidRPr="00E86A92">
        <w:rPr>
          <w:rFonts w:ascii="Times New Roman" w:eastAsia="Calibri" w:hAnsi="Times New Roman" w:cs="Times New Roman"/>
          <w:sz w:val="24"/>
          <w:szCs w:val="24"/>
        </w:rPr>
        <w:t>spring flowering phenology by ~</w:t>
      </w:r>
      <w:r w:rsidR="00FE4DD5" w:rsidRPr="00E86A92">
        <w:rPr>
          <w:rFonts w:ascii="Times New Roman" w:eastAsia="Calibri" w:hAnsi="Times New Roman" w:cs="Times New Roman"/>
          <w:sz w:val="24"/>
          <w:szCs w:val="24"/>
        </w:rPr>
        <w:t>6</w:t>
      </w:r>
      <w:r w:rsidR="00322369" w:rsidRPr="00E86A92">
        <w:rPr>
          <w:rFonts w:ascii="Times New Roman" w:eastAsia="Calibri" w:hAnsi="Times New Roman" w:cs="Times New Roman"/>
          <w:sz w:val="24"/>
          <w:szCs w:val="24"/>
        </w:rPr>
        <w:t xml:space="preserve"> </w:t>
      </w:r>
      <w:r w:rsidR="00FE4DD5" w:rsidRPr="00E86A92">
        <w:rPr>
          <w:rFonts w:ascii="Times New Roman" w:eastAsia="Calibri" w:hAnsi="Times New Roman" w:cs="Times New Roman"/>
          <w:sz w:val="24"/>
          <w:szCs w:val="24"/>
        </w:rPr>
        <w:t xml:space="preserve">to 20 </w:t>
      </w:r>
      <w:r w:rsidR="00322369" w:rsidRPr="00E86A92">
        <w:rPr>
          <w:rFonts w:ascii="Times New Roman" w:eastAsia="Calibri" w:hAnsi="Times New Roman" w:cs="Times New Roman"/>
          <w:sz w:val="24"/>
          <w:szCs w:val="24"/>
        </w:rPr>
        <w:t>days</w:t>
      </w:r>
      <w:r w:rsidR="00FE4DD5" w:rsidRPr="00E86A92">
        <w:rPr>
          <w:rFonts w:ascii="Times New Roman" w:eastAsia="Calibri" w:hAnsi="Times New Roman" w:cs="Times New Roman"/>
          <w:sz w:val="24"/>
          <w:szCs w:val="24"/>
        </w:rPr>
        <w:t xml:space="preserve"> for 1 C and 3C respectively</w:t>
      </w:r>
      <w:r w:rsidR="002958CA" w:rsidRPr="00E86A92">
        <w:rPr>
          <w:rFonts w:ascii="Times New Roman" w:eastAsia="Calibri" w:hAnsi="Times New Roman" w:cs="Times New Roman"/>
          <w:sz w:val="24"/>
          <w:szCs w:val="24"/>
        </w:rPr>
        <w:t>. This translates to a</w:t>
      </w:r>
      <w:r w:rsidR="000D337E" w:rsidRPr="00E86A92">
        <w:rPr>
          <w:rFonts w:ascii="Times New Roman" w:eastAsia="Calibri" w:hAnsi="Times New Roman" w:cs="Times New Roman"/>
          <w:sz w:val="24"/>
          <w:szCs w:val="24"/>
        </w:rPr>
        <w:t xml:space="preserve"> </w:t>
      </w:r>
      <w:r w:rsidR="00F85B1B" w:rsidRPr="00E86A92">
        <w:rPr>
          <w:rFonts w:ascii="Times New Roman" w:eastAsia="Calibri" w:hAnsi="Times New Roman" w:cs="Times New Roman"/>
          <w:sz w:val="24"/>
          <w:szCs w:val="24"/>
        </w:rPr>
        <w:t>129-238%</w:t>
      </w:r>
      <w:r w:rsidR="00FE4DD5" w:rsidRPr="00E86A92">
        <w:rPr>
          <w:rFonts w:ascii="Times New Roman" w:eastAsia="Calibri" w:hAnsi="Times New Roman" w:cs="Times New Roman"/>
          <w:sz w:val="24"/>
          <w:szCs w:val="24"/>
        </w:rPr>
        <w:t xml:space="preserve"> </w:t>
      </w:r>
      <w:r w:rsidR="002958CA" w:rsidRPr="00E86A92">
        <w:rPr>
          <w:rFonts w:ascii="Times New Roman" w:eastAsia="Calibri" w:hAnsi="Times New Roman" w:cs="Times New Roman"/>
          <w:sz w:val="24"/>
          <w:szCs w:val="24"/>
        </w:rPr>
        <w:t xml:space="preserve">increase </w:t>
      </w:r>
      <w:r w:rsidR="00FE4DD5" w:rsidRPr="00E86A92">
        <w:rPr>
          <w:rFonts w:ascii="Times New Roman" w:eastAsia="Calibri" w:hAnsi="Times New Roman" w:cs="Times New Roman"/>
          <w:sz w:val="24"/>
          <w:szCs w:val="24"/>
        </w:rPr>
        <w:t xml:space="preserve">in </w:t>
      </w:r>
      <w:r w:rsidR="002958CA" w:rsidRPr="00E86A92">
        <w:rPr>
          <w:rFonts w:ascii="Times New Roman" w:eastAsia="Calibri" w:hAnsi="Times New Roman" w:cs="Times New Roman"/>
          <w:sz w:val="24"/>
          <w:szCs w:val="24"/>
        </w:rPr>
        <w:t>reproductive output for an individual that flowers at the projected median day of year (</w:t>
      </w:r>
      <w:r w:rsidR="000D337E" w:rsidRPr="00E86A92">
        <w:rPr>
          <w:rFonts w:ascii="Times New Roman" w:eastAsia="Calibri" w:hAnsi="Times New Roman" w:cs="Times New Roman"/>
          <w:sz w:val="24"/>
          <w:szCs w:val="24"/>
        </w:rPr>
        <w:t>DOY 167 (+1C)</w:t>
      </w:r>
      <w:r w:rsidR="00FE4DD5" w:rsidRPr="00E86A92">
        <w:rPr>
          <w:rFonts w:ascii="Times New Roman" w:eastAsia="Calibri" w:hAnsi="Times New Roman" w:cs="Times New Roman"/>
          <w:sz w:val="24"/>
          <w:szCs w:val="24"/>
        </w:rPr>
        <w:t xml:space="preserve">, DOY 155 (3C). </w:t>
      </w:r>
      <w:r w:rsidR="002958CA" w:rsidRPr="00E86A92">
        <w:rPr>
          <w:rFonts w:ascii="Times New Roman" w:eastAsia="Calibri" w:hAnsi="Times New Roman" w:cs="Times New Roman"/>
          <w:sz w:val="24"/>
          <w:szCs w:val="24"/>
        </w:rPr>
        <w:t xml:space="preserve">However, if plants were not able to respond </w:t>
      </w:r>
      <w:proofErr w:type="spellStart"/>
      <w:r w:rsidR="002958CA" w:rsidRPr="00E86A92">
        <w:rPr>
          <w:rFonts w:ascii="Times New Roman" w:eastAsia="Calibri" w:hAnsi="Times New Roman" w:cs="Times New Roman"/>
          <w:sz w:val="24"/>
          <w:szCs w:val="24"/>
        </w:rPr>
        <w:lastRenderedPageBreak/>
        <w:t>phenologically</w:t>
      </w:r>
      <w:proofErr w:type="spellEnd"/>
      <w:r w:rsidR="002958CA" w:rsidRPr="00E86A92">
        <w:rPr>
          <w:rFonts w:ascii="Times New Roman" w:eastAsia="Calibri" w:hAnsi="Times New Roman" w:cs="Times New Roman"/>
          <w:sz w:val="24"/>
          <w:szCs w:val="24"/>
        </w:rPr>
        <w:t xml:space="preserve"> (e.g. if </w:t>
      </w:r>
      <w:proofErr w:type="spellStart"/>
      <w:r w:rsidR="002958CA" w:rsidRPr="00E86A92">
        <w:rPr>
          <w:rFonts w:ascii="Times New Roman" w:eastAsia="Calibri" w:hAnsi="Times New Roman" w:cs="Times New Roman"/>
          <w:sz w:val="24"/>
          <w:szCs w:val="24"/>
        </w:rPr>
        <w:t>daylength</w:t>
      </w:r>
      <w:proofErr w:type="spellEnd"/>
      <w:r w:rsidR="002958CA" w:rsidRPr="00E86A92">
        <w:rPr>
          <w:rFonts w:ascii="Times New Roman" w:eastAsia="Calibri" w:hAnsi="Times New Roman" w:cs="Times New Roman"/>
          <w:sz w:val="24"/>
          <w:szCs w:val="24"/>
        </w:rPr>
        <w:t xml:space="preserve"> </w:t>
      </w:r>
      <w:r w:rsidR="00F85B1B" w:rsidRPr="00E86A92">
        <w:rPr>
          <w:rFonts w:ascii="Times New Roman" w:eastAsia="Calibri" w:hAnsi="Times New Roman" w:cs="Times New Roman"/>
          <w:sz w:val="24"/>
          <w:szCs w:val="24"/>
        </w:rPr>
        <w:t xml:space="preserve">or some other factor </w:t>
      </w:r>
      <w:r w:rsidR="002958CA" w:rsidRPr="00E86A92">
        <w:rPr>
          <w:rFonts w:ascii="Times New Roman" w:eastAsia="Calibri" w:hAnsi="Times New Roman" w:cs="Times New Roman"/>
          <w:sz w:val="24"/>
          <w:szCs w:val="24"/>
        </w:rPr>
        <w:t xml:space="preserve">constrained flowering timing and thus the </w:t>
      </w:r>
      <w:r w:rsidR="00F85B1B" w:rsidRPr="00E86A92">
        <w:rPr>
          <w:rFonts w:ascii="Times New Roman" w:eastAsia="Calibri" w:hAnsi="Times New Roman" w:cs="Times New Roman"/>
          <w:sz w:val="24"/>
          <w:szCs w:val="24"/>
        </w:rPr>
        <w:t>flowering</w:t>
      </w:r>
      <w:r w:rsidR="002958CA" w:rsidRPr="00E86A92">
        <w:rPr>
          <w:rFonts w:ascii="Times New Roman" w:eastAsia="Calibri" w:hAnsi="Times New Roman" w:cs="Times New Roman"/>
          <w:sz w:val="24"/>
          <w:szCs w:val="24"/>
        </w:rPr>
        <w:t xml:space="preserve"> period remained the same), we would</w:t>
      </w:r>
      <w:r w:rsidR="000D337E" w:rsidRPr="00E86A92">
        <w:rPr>
          <w:rFonts w:ascii="Times New Roman" w:eastAsia="Calibri" w:hAnsi="Times New Roman" w:cs="Times New Roman"/>
          <w:sz w:val="24"/>
          <w:szCs w:val="24"/>
        </w:rPr>
        <w:t xml:space="preserve"> only</w:t>
      </w:r>
      <w:r w:rsidR="002958CA" w:rsidRPr="00E86A92">
        <w:rPr>
          <w:rFonts w:ascii="Times New Roman" w:eastAsia="Calibri" w:hAnsi="Times New Roman" w:cs="Times New Roman"/>
          <w:sz w:val="24"/>
          <w:szCs w:val="24"/>
        </w:rPr>
        <w:t xml:space="preserve"> project a</w:t>
      </w:r>
      <w:r w:rsidR="000D337E" w:rsidRPr="00E86A92">
        <w:rPr>
          <w:rFonts w:ascii="Times New Roman" w:eastAsia="Calibri" w:hAnsi="Times New Roman" w:cs="Times New Roman"/>
          <w:sz w:val="24"/>
          <w:szCs w:val="24"/>
        </w:rPr>
        <w:t xml:space="preserve"> </w:t>
      </w:r>
      <w:r w:rsidR="00E55F08" w:rsidRPr="00E86A92">
        <w:rPr>
          <w:rFonts w:ascii="Times New Roman" w:eastAsia="Calibri" w:hAnsi="Times New Roman" w:cs="Times New Roman"/>
          <w:sz w:val="24"/>
          <w:szCs w:val="24"/>
        </w:rPr>
        <w:t>114-145%</w:t>
      </w:r>
      <w:r w:rsidR="002958CA" w:rsidRPr="00E86A92">
        <w:rPr>
          <w:rFonts w:ascii="Times New Roman" w:eastAsia="Calibri" w:hAnsi="Times New Roman" w:cs="Times New Roman"/>
          <w:sz w:val="24"/>
          <w:szCs w:val="24"/>
        </w:rPr>
        <w:t xml:space="preserve"> increase</w:t>
      </w:r>
      <w:r w:rsidR="00E55F08" w:rsidRPr="00E86A92">
        <w:rPr>
          <w:rFonts w:ascii="Times New Roman" w:eastAsia="Calibri" w:hAnsi="Times New Roman" w:cs="Times New Roman"/>
          <w:sz w:val="24"/>
          <w:szCs w:val="24"/>
        </w:rPr>
        <w:t xml:space="preserve"> in</w:t>
      </w:r>
      <w:r w:rsidR="002958CA" w:rsidRPr="00E86A92">
        <w:rPr>
          <w:rFonts w:ascii="Times New Roman" w:eastAsia="Calibri" w:hAnsi="Times New Roman" w:cs="Times New Roman"/>
          <w:sz w:val="24"/>
          <w:szCs w:val="24"/>
        </w:rPr>
        <w:t xml:space="preserve"> reproductive output due to the direct positive effects of </w:t>
      </w:r>
      <w:r w:rsidR="00F85B1B" w:rsidRPr="00E86A92">
        <w:rPr>
          <w:rFonts w:ascii="Times New Roman" w:eastAsia="Calibri" w:hAnsi="Times New Roman" w:cs="Times New Roman"/>
          <w:sz w:val="24"/>
          <w:szCs w:val="24"/>
        </w:rPr>
        <w:t>warming</w:t>
      </w:r>
      <w:r w:rsidR="000D337E" w:rsidRPr="00E86A92">
        <w:rPr>
          <w:rFonts w:ascii="Times New Roman" w:eastAsia="Calibri" w:hAnsi="Times New Roman" w:cs="Times New Roman"/>
          <w:sz w:val="24"/>
          <w:szCs w:val="24"/>
        </w:rPr>
        <w:t xml:space="preserve">. </w:t>
      </w:r>
      <w:r w:rsidR="00322369" w:rsidRPr="00E86A92">
        <w:rPr>
          <w:rFonts w:ascii="Times New Roman" w:eastAsia="Calibri" w:hAnsi="Times New Roman" w:cs="Times New Roman"/>
          <w:sz w:val="24"/>
          <w:szCs w:val="24"/>
        </w:rPr>
        <w:t>(Fig 6</w:t>
      </w:r>
      <w:r w:rsidR="00487DE8" w:rsidRPr="00E86A92">
        <w:rPr>
          <w:rFonts w:ascii="Times New Roman" w:eastAsia="Calibri" w:hAnsi="Times New Roman" w:cs="Times New Roman"/>
          <w:sz w:val="24"/>
          <w:szCs w:val="24"/>
        </w:rPr>
        <w:t>, Table 4</w:t>
      </w:r>
      <w:r w:rsidR="00322369"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r w:rsidR="00AF2AFC" w:rsidRPr="00E86A92">
        <w:rPr>
          <w:rFonts w:ascii="Times New Roman" w:eastAsia="Calibri" w:hAnsi="Times New Roman" w:cs="Times New Roman"/>
          <w:sz w:val="24"/>
          <w:szCs w:val="24"/>
        </w:rPr>
        <w:t>Under</w:t>
      </w:r>
      <w:r w:rsidR="00487DE8" w:rsidRPr="00E86A92">
        <w:rPr>
          <w:rFonts w:ascii="Times New Roman" w:eastAsia="Calibri" w:hAnsi="Times New Roman" w:cs="Times New Roman"/>
          <w:sz w:val="24"/>
          <w:szCs w:val="24"/>
        </w:rPr>
        <w:t xml:space="preserve"> the</w:t>
      </w:r>
      <w:r w:rsidR="00F85B1B" w:rsidRPr="00E86A92">
        <w:rPr>
          <w:rFonts w:ascii="Times New Roman" w:eastAsia="Calibri" w:hAnsi="Times New Roman" w:cs="Times New Roman"/>
          <w:sz w:val="24"/>
          <w:szCs w:val="24"/>
        </w:rPr>
        <w:t xml:space="preserve"> historic</w:t>
      </w:r>
      <w:r w:rsidR="00E55F08" w:rsidRPr="00E86A92">
        <w:rPr>
          <w:rFonts w:ascii="Times New Roman" w:eastAsia="Calibri" w:hAnsi="Times New Roman" w:cs="Times New Roman"/>
          <w:sz w:val="24"/>
          <w:szCs w:val="24"/>
        </w:rPr>
        <w:t xml:space="preserve"> average</w:t>
      </w:r>
      <w:r w:rsidR="003442C7" w:rsidRPr="00E86A92">
        <w:rPr>
          <w:rFonts w:ascii="Times New Roman" w:eastAsia="Calibri" w:hAnsi="Times New Roman" w:cs="Times New Roman"/>
          <w:sz w:val="24"/>
          <w:szCs w:val="24"/>
        </w:rPr>
        <w:t xml:space="preserve"> +</w:t>
      </w:r>
      <w:r w:rsidR="00E55F08" w:rsidRPr="00E86A92">
        <w:rPr>
          <w:rFonts w:ascii="Times New Roman" w:eastAsia="Calibri" w:hAnsi="Times New Roman" w:cs="Times New Roman"/>
          <w:sz w:val="24"/>
          <w:szCs w:val="24"/>
        </w:rPr>
        <w:t xml:space="preserve">5 </w:t>
      </w:r>
      <w:r w:rsidR="00487DE8" w:rsidRPr="00E86A92">
        <w:rPr>
          <w:rFonts w:ascii="Times New Roman" w:eastAsia="Calibri" w:hAnsi="Times New Roman" w:cs="Times New Roman"/>
          <w:sz w:val="24"/>
          <w:szCs w:val="24"/>
        </w:rPr>
        <w:t xml:space="preserve">C </w:t>
      </w:r>
      <w:r w:rsidRPr="00E86A92">
        <w:rPr>
          <w:rFonts w:ascii="Times New Roman" w:eastAsia="Calibri" w:hAnsi="Times New Roman" w:cs="Times New Roman"/>
          <w:sz w:val="24"/>
          <w:szCs w:val="24"/>
        </w:rPr>
        <w:t>scenario,</w:t>
      </w:r>
      <w:r w:rsidR="00F85B1B" w:rsidRPr="00E86A92">
        <w:rPr>
          <w:rFonts w:ascii="Times New Roman" w:eastAsia="Calibri" w:hAnsi="Times New Roman" w:cs="Times New Roman"/>
          <w:sz w:val="24"/>
          <w:szCs w:val="24"/>
        </w:rPr>
        <w:t xml:space="preserve"> which</w:t>
      </w:r>
      <w:r w:rsidR="00E55F08" w:rsidRPr="00E86A92">
        <w:rPr>
          <w:rFonts w:ascii="Times New Roman" w:eastAsia="Calibri" w:hAnsi="Times New Roman" w:cs="Times New Roman"/>
          <w:sz w:val="24"/>
          <w:szCs w:val="24"/>
        </w:rPr>
        <w:t xml:space="preserve"> extrapolates </w:t>
      </w:r>
      <w:r w:rsidR="00F85B1B" w:rsidRPr="00E86A92">
        <w:rPr>
          <w:rFonts w:ascii="Times New Roman" w:eastAsia="Calibri" w:hAnsi="Times New Roman" w:cs="Times New Roman"/>
          <w:sz w:val="24"/>
          <w:szCs w:val="24"/>
        </w:rPr>
        <w:t>outside of historically observed temperature</w:t>
      </w:r>
      <w:r w:rsidR="00E55F08" w:rsidRPr="00E86A92">
        <w:rPr>
          <w:rFonts w:ascii="Times New Roman" w:eastAsia="Calibri" w:hAnsi="Times New Roman" w:cs="Times New Roman"/>
          <w:sz w:val="24"/>
          <w:szCs w:val="24"/>
        </w:rPr>
        <w:t>s at this site</w:t>
      </w:r>
      <w:r w:rsidR="00AF2AFC" w:rsidRPr="00E86A92">
        <w:rPr>
          <w:rFonts w:ascii="Times New Roman" w:eastAsia="Calibri" w:hAnsi="Times New Roman" w:cs="Times New Roman"/>
          <w:sz w:val="24"/>
          <w:szCs w:val="24"/>
        </w:rPr>
        <w:t>, f</w:t>
      </w:r>
      <w:r w:rsidRPr="00E86A92">
        <w:rPr>
          <w:rFonts w:ascii="Times New Roman" w:eastAsia="Calibri" w:hAnsi="Times New Roman" w:cs="Times New Roman"/>
          <w:sz w:val="24"/>
          <w:szCs w:val="24"/>
        </w:rPr>
        <w:t>lower</w:t>
      </w:r>
      <w:r w:rsidR="00E55F08" w:rsidRPr="00E86A92">
        <w:rPr>
          <w:rFonts w:ascii="Times New Roman" w:eastAsia="Calibri" w:hAnsi="Times New Roman" w:cs="Times New Roman"/>
          <w:sz w:val="24"/>
          <w:szCs w:val="24"/>
        </w:rPr>
        <w:t xml:space="preserve">ing times </w:t>
      </w:r>
      <w:r w:rsidR="00AF2AFC" w:rsidRPr="00E86A92">
        <w:rPr>
          <w:rFonts w:ascii="Times New Roman" w:eastAsia="Calibri" w:hAnsi="Times New Roman" w:cs="Times New Roman"/>
          <w:sz w:val="24"/>
          <w:szCs w:val="24"/>
        </w:rPr>
        <w:t xml:space="preserve">are projected to shift </w:t>
      </w:r>
      <w:r w:rsidR="003442C7" w:rsidRPr="00E86A92">
        <w:rPr>
          <w:rFonts w:ascii="Times New Roman" w:eastAsia="Calibri" w:hAnsi="Times New Roman" w:cs="Times New Roman"/>
          <w:sz w:val="24"/>
          <w:szCs w:val="24"/>
        </w:rPr>
        <w:t>~</w:t>
      </w:r>
      <w:r w:rsidR="00487DE8" w:rsidRPr="00E86A92">
        <w:rPr>
          <w:rFonts w:ascii="Times New Roman" w:eastAsia="Calibri" w:hAnsi="Times New Roman" w:cs="Times New Roman"/>
          <w:sz w:val="24"/>
          <w:szCs w:val="24"/>
        </w:rPr>
        <w:t>30</w:t>
      </w:r>
      <w:r w:rsidRPr="00E86A92">
        <w:rPr>
          <w:rFonts w:ascii="Times New Roman" w:eastAsia="Calibri" w:hAnsi="Times New Roman" w:cs="Times New Roman"/>
          <w:sz w:val="24"/>
          <w:szCs w:val="24"/>
        </w:rPr>
        <w:t xml:space="preserve"> days</w:t>
      </w:r>
      <w:r w:rsidR="00487DE8" w:rsidRPr="00E86A92">
        <w:rPr>
          <w:rFonts w:ascii="Times New Roman" w:eastAsia="Calibri" w:hAnsi="Times New Roman" w:cs="Times New Roman"/>
          <w:sz w:val="24"/>
          <w:szCs w:val="24"/>
        </w:rPr>
        <w:t xml:space="preserve"> </w:t>
      </w:r>
      <w:r w:rsidR="00AF2AFC" w:rsidRPr="00E86A92">
        <w:rPr>
          <w:rFonts w:ascii="Times New Roman" w:eastAsia="Calibri" w:hAnsi="Times New Roman" w:cs="Times New Roman"/>
          <w:sz w:val="24"/>
          <w:szCs w:val="24"/>
        </w:rPr>
        <w:t xml:space="preserve">earlier </w:t>
      </w:r>
      <w:r w:rsidR="00322369" w:rsidRPr="00E86A92">
        <w:rPr>
          <w:rFonts w:ascii="Times New Roman" w:eastAsia="Calibri" w:hAnsi="Times New Roman" w:cs="Times New Roman"/>
          <w:sz w:val="24"/>
          <w:szCs w:val="24"/>
        </w:rPr>
        <w:t>corresponding</w:t>
      </w:r>
      <w:r w:rsidR="00FE4DD5" w:rsidRPr="00E86A92">
        <w:rPr>
          <w:rFonts w:ascii="Times New Roman" w:eastAsia="Calibri" w:hAnsi="Times New Roman" w:cs="Times New Roman"/>
          <w:sz w:val="24"/>
          <w:szCs w:val="24"/>
        </w:rPr>
        <w:t xml:space="preserve"> to </w:t>
      </w:r>
      <w:r w:rsidR="00E55F08" w:rsidRPr="00E86A92">
        <w:rPr>
          <w:rFonts w:ascii="Times New Roman" w:eastAsia="Calibri" w:hAnsi="Times New Roman" w:cs="Times New Roman"/>
          <w:sz w:val="24"/>
          <w:szCs w:val="24"/>
        </w:rPr>
        <w:t>457%</w:t>
      </w:r>
      <w:r w:rsidR="00FE4DD5" w:rsidRPr="00E86A92">
        <w:rPr>
          <w:rFonts w:ascii="Times New Roman" w:eastAsia="Calibri" w:hAnsi="Times New Roman" w:cs="Times New Roman"/>
          <w:sz w:val="24"/>
          <w:szCs w:val="24"/>
        </w:rPr>
        <w:t xml:space="preserve"> </w:t>
      </w:r>
      <w:r w:rsidR="00487DE8" w:rsidRPr="00E86A92">
        <w:rPr>
          <w:rFonts w:ascii="Times New Roman" w:eastAsia="Calibri" w:hAnsi="Times New Roman" w:cs="Times New Roman"/>
          <w:sz w:val="24"/>
          <w:szCs w:val="24"/>
        </w:rPr>
        <w:t>increase in reproductive output</w:t>
      </w:r>
      <w:r w:rsidR="00E55F08" w:rsidRPr="00E86A92">
        <w:rPr>
          <w:rFonts w:ascii="Times New Roman" w:eastAsia="Calibri" w:hAnsi="Times New Roman" w:cs="Times New Roman"/>
          <w:sz w:val="24"/>
          <w:szCs w:val="24"/>
        </w:rPr>
        <w:t xml:space="preserve"> if </w:t>
      </w:r>
      <w:r w:rsidR="008A4603" w:rsidRPr="00E86A92">
        <w:rPr>
          <w:rFonts w:ascii="Times New Roman" w:eastAsia="Calibri" w:hAnsi="Times New Roman" w:cs="Times New Roman"/>
          <w:sz w:val="24"/>
          <w:szCs w:val="24"/>
        </w:rPr>
        <w:t xml:space="preserve">flowering </w:t>
      </w:r>
      <w:r w:rsidR="00E55F08" w:rsidRPr="00E86A92">
        <w:rPr>
          <w:rFonts w:ascii="Times New Roman" w:eastAsia="Calibri" w:hAnsi="Times New Roman" w:cs="Times New Roman"/>
          <w:sz w:val="24"/>
          <w:szCs w:val="24"/>
        </w:rPr>
        <w:t xml:space="preserve">phenology keeps </w:t>
      </w:r>
      <w:r w:rsidR="008A4603" w:rsidRPr="00E86A92">
        <w:rPr>
          <w:rFonts w:ascii="Times New Roman" w:eastAsia="Calibri" w:hAnsi="Times New Roman" w:cs="Times New Roman"/>
          <w:sz w:val="24"/>
          <w:szCs w:val="24"/>
        </w:rPr>
        <w:t>pace with the rate of warming, compared with</w:t>
      </w:r>
      <w:r w:rsidR="00E55F08" w:rsidRPr="00E86A92">
        <w:rPr>
          <w:rFonts w:ascii="Times New Roman" w:eastAsia="Calibri" w:hAnsi="Times New Roman" w:cs="Times New Roman"/>
          <w:sz w:val="24"/>
          <w:szCs w:val="24"/>
        </w:rPr>
        <w:t xml:space="preserve"> a 231% increase in reproductive output from warming alone</w:t>
      </w:r>
      <w:r w:rsidR="00322369"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(Fig 6</w:t>
      </w:r>
      <w:r w:rsidR="00487DE8" w:rsidRPr="00E86A92">
        <w:rPr>
          <w:rFonts w:ascii="Times New Roman" w:eastAsia="Calibri" w:hAnsi="Times New Roman" w:cs="Times New Roman"/>
          <w:sz w:val="24"/>
          <w:szCs w:val="24"/>
        </w:rPr>
        <w:t>, Table 4</w:t>
      </w:r>
      <w:r w:rsidRPr="00E86A92">
        <w:rPr>
          <w:rFonts w:ascii="Times New Roman" w:eastAsia="Calibri" w:hAnsi="Times New Roman" w:cs="Times New Roman"/>
          <w:sz w:val="24"/>
          <w:szCs w:val="24"/>
        </w:rPr>
        <w:t xml:space="preserve">). </w:t>
      </w:r>
    </w:p>
    <w:p w14:paraId="4174E66D" w14:textId="77777777" w:rsidR="00487DE8" w:rsidRPr="00E86A92" w:rsidRDefault="00487DE8" w:rsidP="00A0344C">
      <w:pPr>
        <w:spacing w:line="480" w:lineRule="auto"/>
        <w:jc w:val="both"/>
        <w:rPr>
          <w:rFonts w:ascii="Times New Roman" w:eastAsia="Calibri" w:hAnsi="Times New Roman" w:cs="Times New Roman"/>
          <w:b/>
          <w:sz w:val="24"/>
          <w:szCs w:val="24"/>
        </w:rPr>
      </w:pPr>
    </w:p>
    <w:p w14:paraId="363C67A3" w14:textId="23824688"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Discussion</w:t>
      </w:r>
    </w:p>
    <w:p w14:paraId="04488F88" w14:textId="02B33603" w:rsidR="00C96047" w:rsidRPr="00E86A92" w:rsidRDefault="006C4BC2" w:rsidP="002A65AF">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D</w:t>
      </w:r>
      <w:r w:rsidR="004A0F0A" w:rsidRPr="00E86A92">
        <w:rPr>
          <w:rFonts w:ascii="Times New Roman" w:eastAsia="Calibri" w:hAnsi="Times New Roman" w:cs="Times New Roman"/>
          <w:sz w:val="24"/>
          <w:szCs w:val="24"/>
        </w:rPr>
        <w:t>ocumenting shifts in plant phenology under climate change</w:t>
      </w:r>
      <w:r w:rsidR="00135128" w:rsidRPr="00E86A92">
        <w:rPr>
          <w:rFonts w:ascii="Times New Roman" w:eastAsia="Calibri" w:hAnsi="Times New Roman" w:cs="Times New Roman"/>
          <w:sz w:val="24"/>
          <w:szCs w:val="24"/>
        </w:rPr>
        <w:t xml:space="preserve"> has been a</w:t>
      </w:r>
      <w:r w:rsidR="00EE0A9B" w:rsidRPr="00E86A92">
        <w:rPr>
          <w:rFonts w:ascii="Times New Roman" w:eastAsia="Calibri" w:hAnsi="Times New Roman" w:cs="Times New Roman"/>
          <w:sz w:val="24"/>
          <w:szCs w:val="24"/>
        </w:rPr>
        <w:t>n important</w:t>
      </w:r>
      <w:r w:rsidR="00135128" w:rsidRPr="00E86A92">
        <w:rPr>
          <w:rFonts w:ascii="Times New Roman" w:eastAsia="Calibri" w:hAnsi="Times New Roman" w:cs="Times New Roman"/>
          <w:sz w:val="24"/>
          <w:szCs w:val="24"/>
        </w:rPr>
        <w:t xml:space="preserve"> scientific achievement</w:t>
      </w:r>
      <w:r w:rsidR="002A65AF" w:rsidRPr="00E86A92">
        <w:rPr>
          <w:rFonts w:ascii="Times New Roman" w:eastAsia="Calibri" w:hAnsi="Times New Roman" w:cs="Times New Roman"/>
          <w:sz w:val="24"/>
          <w:szCs w:val="24"/>
        </w:rPr>
        <w:t xml:space="preserve"> of the past few </w:t>
      </w:r>
      <w:r w:rsidR="00135128" w:rsidRPr="00E86A92">
        <w:rPr>
          <w:rFonts w:ascii="Times New Roman" w:eastAsia="Calibri" w:hAnsi="Times New Roman" w:cs="Times New Roman"/>
          <w:sz w:val="24"/>
          <w:szCs w:val="24"/>
        </w:rPr>
        <w:t xml:space="preserve">decades, </w:t>
      </w:r>
      <w:r w:rsidRPr="00E86A92">
        <w:rPr>
          <w:rFonts w:ascii="Times New Roman" w:eastAsia="Calibri" w:hAnsi="Times New Roman" w:cs="Times New Roman"/>
          <w:sz w:val="24"/>
          <w:szCs w:val="24"/>
        </w:rPr>
        <w:t xml:space="preserve">yet </w:t>
      </w:r>
      <w:r w:rsidR="00135128" w:rsidRPr="00E86A92">
        <w:rPr>
          <w:rFonts w:ascii="Times New Roman" w:eastAsia="Calibri" w:hAnsi="Times New Roman" w:cs="Times New Roman"/>
          <w:sz w:val="24"/>
          <w:szCs w:val="24"/>
        </w:rPr>
        <w:t xml:space="preserve">determining </w:t>
      </w:r>
      <w:r w:rsidR="004A0F0A" w:rsidRPr="00E86A92">
        <w:rPr>
          <w:rFonts w:ascii="Times New Roman" w:eastAsia="Calibri" w:hAnsi="Times New Roman" w:cs="Times New Roman"/>
          <w:sz w:val="24"/>
          <w:szCs w:val="24"/>
        </w:rPr>
        <w:t xml:space="preserve">the </w:t>
      </w:r>
      <w:r w:rsidR="00135128" w:rsidRPr="00E86A92">
        <w:rPr>
          <w:rFonts w:ascii="Times New Roman" w:eastAsia="Calibri" w:hAnsi="Times New Roman" w:cs="Times New Roman"/>
          <w:sz w:val="24"/>
          <w:szCs w:val="24"/>
        </w:rPr>
        <w:t>potential demographic</w:t>
      </w:r>
      <w:r w:rsidR="004A0F0A" w:rsidRPr="00E86A92">
        <w:rPr>
          <w:rFonts w:ascii="Times New Roman" w:eastAsia="Calibri" w:hAnsi="Times New Roman" w:cs="Times New Roman"/>
          <w:sz w:val="24"/>
          <w:szCs w:val="24"/>
        </w:rPr>
        <w:t xml:space="preserve"> </w:t>
      </w:r>
      <w:r w:rsidR="00135128" w:rsidRPr="00E86A92">
        <w:rPr>
          <w:rFonts w:ascii="Times New Roman" w:eastAsia="Calibri" w:hAnsi="Times New Roman" w:cs="Times New Roman"/>
          <w:sz w:val="24"/>
          <w:szCs w:val="24"/>
        </w:rPr>
        <w:t xml:space="preserve">and population level </w:t>
      </w:r>
      <w:r w:rsidR="004A0F0A" w:rsidRPr="00E86A92">
        <w:rPr>
          <w:rFonts w:ascii="Times New Roman" w:eastAsia="Calibri" w:hAnsi="Times New Roman" w:cs="Times New Roman"/>
          <w:sz w:val="24"/>
          <w:szCs w:val="24"/>
        </w:rPr>
        <w:t>consequences of</w:t>
      </w:r>
      <w:r w:rsidR="00135128" w:rsidRPr="00E86A92">
        <w:rPr>
          <w:rFonts w:ascii="Times New Roman" w:eastAsia="Calibri" w:hAnsi="Times New Roman" w:cs="Times New Roman"/>
          <w:sz w:val="24"/>
          <w:szCs w:val="24"/>
        </w:rPr>
        <w:t xml:space="preserve"> these shifts remains a challenge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{"citationID":"CMQfVwbn","properties":{"formattedCitation":"(Iler {\\i{}et al.} 2021)","plainCitation":"(Iler et al. 2021)","noteIndex":0},"citationItems":[{"id":13261,"uris":["http://zotero.org/users/11033306/items/BYPQLFJ6"],"itemData":{"id":13261,"type":"article-journal","abstract":"When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Iler</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2021)</w:t>
      </w:r>
      <w:r w:rsidR="003D6C98" w:rsidRPr="00E86A92">
        <w:rPr>
          <w:rFonts w:ascii="Times New Roman" w:eastAsia="Calibri" w:hAnsi="Times New Roman" w:cs="Times New Roman"/>
          <w:sz w:val="24"/>
          <w:szCs w:val="24"/>
        </w:rPr>
        <w:fldChar w:fldCharType="end"/>
      </w:r>
      <w:r w:rsidR="00135128" w:rsidRPr="00E86A92">
        <w:rPr>
          <w:rFonts w:ascii="Times New Roman" w:eastAsia="Calibri" w:hAnsi="Times New Roman" w:cs="Times New Roman"/>
          <w:sz w:val="24"/>
          <w:szCs w:val="24"/>
        </w:rPr>
        <w:t>. This is likely due not only to methodological constraints, (e.g. phenology and demographic studies require different monitoring capabilities</w:t>
      </w:r>
      <w:r w:rsidR="00E95BB1" w:rsidRPr="00E86A92">
        <w:rPr>
          <w:rFonts w:ascii="Times New Roman" w:eastAsia="Calibri" w:hAnsi="Times New Roman" w:cs="Times New Roman"/>
          <w:sz w:val="24"/>
          <w:szCs w:val="24"/>
        </w:rPr>
        <w:t>, time-frames</w:t>
      </w:r>
      <w:r w:rsidR="00135128" w:rsidRPr="00E86A92">
        <w:rPr>
          <w:rFonts w:ascii="Times New Roman" w:eastAsia="Calibri" w:hAnsi="Times New Roman" w:cs="Times New Roman"/>
          <w:sz w:val="24"/>
          <w:szCs w:val="24"/>
        </w:rPr>
        <w:t>)</w:t>
      </w:r>
      <w:r w:rsidR="00E95BB1" w:rsidRPr="00E86A92">
        <w:rPr>
          <w:rFonts w:ascii="Times New Roman" w:eastAsia="Calibri" w:hAnsi="Times New Roman" w:cs="Times New Roman"/>
          <w:sz w:val="24"/>
          <w:szCs w:val="24"/>
        </w:rPr>
        <w:t>,</w:t>
      </w:r>
      <w:r w:rsidR="00135128" w:rsidRPr="00E86A92">
        <w:rPr>
          <w:rFonts w:ascii="Times New Roman" w:eastAsia="Calibri" w:hAnsi="Times New Roman" w:cs="Times New Roman"/>
          <w:sz w:val="24"/>
          <w:szCs w:val="24"/>
        </w:rPr>
        <w:t xml:space="preserve"> but also </w:t>
      </w:r>
      <w:r w:rsidR="00E95BB1" w:rsidRPr="00E86A92">
        <w:rPr>
          <w:rFonts w:ascii="Times New Roman" w:eastAsia="Calibri" w:hAnsi="Times New Roman" w:cs="Times New Roman"/>
          <w:sz w:val="24"/>
          <w:szCs w:val="24"/>
        </w:rPr>
        <w:t xml:space="preserve">the need for improved </w:t>
      </w:r>
      <w:r w:rsidR="00135128" w:rsidRPr="00E86A92">
        <w:rPr>
          <w:rFonts w:ascii="Times New Roman" w:eastAsia="Calibri" w:hAnsi="Times New Roman" w:cs="Times New Roman"/>
          <w:sz w:val="24"/>
          <w:szCs w:val="24"/>
        </w:rPr>
        <w:t>discussion</w:t>
      </w:r>
      <w:r w:rsidR="00E95BB1" w:rsidRPr="00E86A92">
        <w:rPr>
          <w:rFonts w:ascii="Times New Roman" w:eastAsia="Calibri" w:hAnsi="Times New Roman" w:cs="Times New Roman"/>
          <w:sz w:val="24"/>
          <w:szCs w:val="24"/>
        </w:rPr>
        <w:t xml:space="preserve"> </w:t>
      </w:r>
      <w:r w:rsidR="00135128" w:rsidRPr="00E86A92">
        <w:rPr>
          <w:rFonts w:ascii="Times New Roman" w:eastAsia="Calibri" w:hAnsi="Times New Roman" w:cs="Times New Roman"/>
          <w:sz w:val="24"/>
          <w:szCs w:val="24"/>
        </w:rPr>
        <w:t>across sub</w:t>
      </w:r>
      <w:r w:rsidR="00EE0A9B" w:rsidRPr="00E86A92">
        <w:rPr>
          <w:rFonts w:ascii="Times New Roman" w:eastAsia="Calibri" w:hAnsi="Times New Roman" w:cs="Times New Roman"/>
          <w:sz w:val="24"/>
          <w:szCs w:val="24"/>
        </w:rPr>
        <w:t>-</w:t>
      </w:r>
      <w:r w:rsidR="00135128" w:rsidRPr="00E86A92">
        <w:rPr>
          <w:rFonts w:ascii="Times New Roman" w:eastAsia="Calibri" w:hAnsi="Times New Roman" w:cs="Times New Roman"/>
          <w:sz w:val="24"/>
          <w:szCs w:val="24"/>
        </w:rPr>
        <w:t>disciplines</w:t>
      </w:r>
      <w:r w:rsidR="00E95BB1" w:rsidRPr="00E86A92">
        <w:rPr>
          <w:rFonts w:ascii="Times New Roman" w:eastAsia="Calibri" w:hAnsi="Times New Roman" w:cs="Times New Roman"/>
          <w:sz w:val="24"/>
          <w:szCs w:val="24"/>
        </w:rPr>
        <w:t>, as research questions framed for phenology often assume implicit links to fitness that may or may not exist</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{"citationID":"kkBtqjZX","properties":{"formattedCitation":"(Kharouba and Wolkovich)","plainCitation":"(Kharouba and Wolkovich)","noteIndex":0},"citationItems":[{"id":14844,"uris":["http://zotero.org/users/11033306/items/IYP3R5UT"],"itemData":{"id":14844,"type":"article-journal","abstract":"Climate change has led to widespread shifts in the timing of key life history events between interacting species (phenological asynchrony) with hypothesized cascading negative fitness impacts on one or more of the interacting species—often termed ‘mismatch’. Yet, predicting the types of systems prone to mismatch remains a major hurdle. Recent reviews have argued that many studies do not provide strong evidence of the underlying match-mismatch hypothesis, but none have quantitatively analysed support for it. Here, we test the hypothesis by estimating the prevalence of mismatch across antagonistic trophic interactions in terrestrial systems and then examine whether studies that meet the assumptions of the hypothesis are more likely to find a mismatch. Despite a large range of synchrony to asynchrony, we did not find general support for the hypothesis. Our results thus question the general applicability of this hypothesis in terrestrial systems, but they also suggest specific types of data missing to robustly refute it. We highlight the critical need to define resource seasonality and the window of ‘match’ for the most rigorous tests of the hypothesis. Such efforts are necessary if we want to predict systems where mismatches are likely to occur.","container-title":"Ecology Letters","DOI":"10.1111/ele.14185","ISSN":"1461-0248","issue":"n/a","language":"en","note":"_eprint: https://onlinelibrary.wiley.com/doi/pdf/10.1111/ele.14185","source":"Wiley Online Library","title":"Lack of evidence for the match-mismatch hypothesis across terrestrial trophic interactions","URL":"https://onlinelibrary.wiley.com/doi/abs/10.1111/ele.14185","volume":"n/a","author":[{"family":"Kharouba","given":"Heather M."},{"family":"Wolkovich","given":"E. M."}],"accessed":{"date-parts":[["2023",5,8]]}}}],"schema":"https://github.com/citation-style-language/schema/raw/master/csl-citation.json"}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Kharouba</w:t>
      </w:r>
      <w:proofErr w:type="spellEnd"/>
      <w:r w:rsidR="003D6C98" w:rsidRPr="00E86A92">
        <w:rPr>
          <w:rFonts w:ascii="Times New Roman" w:hAnsi="Times New Roman" w:cs="Times New Roman"/>
          <w:sz w:val="24"/>
          <w:szCs w:val="24"/>
        </w:rPr>
        <w:t xml:space="preserve"> and </w:t>
      </w:r>
      <w:proofErr w:type="spellStart"/>
      <w:r w:rsidR="003D6C98" w:rsidRPr="00E86A92">
        <w:rPr>
          <w:rFonts w:ascii="Times New Roman" w:hAnsi="Times New Roman" w:cs="Times New Roman"/>
          <w:sz w:val="24"/>
          <w:szCs w:val="24"/>
        </w:rPr>
        <w:t>Wolkovich</w:t>
      </w:r>
      <w:proofErr w:type="spellEnd"/>
      <w:r w:rsidR="003D6C98" w:rsidRPr="00E86A92">
        <w:rPr>
          <w:rFonts w:ascii="Times New Roman" w:hAnsi="Times New Roman" w:cs="Times New Roman"/>
          <w:sz w:val="24"/>
          <w:szCs w:val="24"/>
        </w:rPr>
        <w:t xml:space="preserve"> 2022)</w:t>
      </w:r>
      <w:r w:rsidR="003D6C98" w:rsidRPr="00E86A92">
        <w:rPr>
          <w:rFonts w:ascii="Times New Roman" w:eastAsia="Calibri" w:hAnsi="Times New Roman" w:cs="Times New Roman"/>
          <w:sz w:val="24"/>
          <w:szCs w:val="24"/>
        </w:rPr>
        <w:fldChar w:fldCharType="end"/>
      </w:r>
      <w:r w:rsidR="00E95BB1" w:rsidRPr="00E86A92">
        <w:rPr>
          <w:rFonts w:ascii="Times New Roman" w:eastAsia="Calibri" w:hAnsi="Times New Roman" w:cs="Times New Roman"/>
          <w:sz w:val="24"/>
          <w:szCs w:val="24"/>
        </w:rPr>
        <w:t xml:space="preserve">. Proposed approaches to make these mechanistic links include statistically relating demographic vital rates to phenology rather than analyzing them separately and the use of Structural Equation </w:t>
      </w:r>
      <w:r w:rsidR="00EE0A9B" w:rsidRPr="00E86A92">
        <w:rPr>
          <w:rFonts w:ascii="Times New Roman" w:eastAsia="Calibri" w:hAnsi="Times New Roman" w:cs="Times New Roman"/>
          <w:sz w:val="24"/>
          <w:szCs w:val="24"/>
        </w:rPr>
        <w:t>M</w:t>
      </w:r>
      <w:r w:rsidR="00E95BB1" w:rsidRPr="00E86A92">
        <w:rPr>
          <w:rFonts w:ascii="Times New Roman" w:eastAsia="Calibri" w:hAnsi="Times New Roman" w:cs="Times New Roman"/>
          <w:sz w:val="24"/>
          <w:szCs w:val="24"/>
        </w:rPr>
        <w:t xml:space="preserve">odels to separate direct and indirect effects of climate </w:t>
      </w:r>
      <w:r w:rsidR="002A65AF" w:rsidRPr="00E86A92">
        <w:rPr>
          <w:rFonts w:ascii="Times New Roman" w:eastAsia="Calibri" w:hAnsi="Times New Roman" w:cs="Times New Roman"/>
          <w:sz w:val="24"/>
          <w:szCs w:val="24"/>
        </w:rPr>
        <w:t>on these processes</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{"citationID":"jlsJzniy","properties":{"formattedCitation":"(Iler {\\i{}et al.} 2021)","plainCitation":"(Iler et al. 2021)","noteIndex":0},"citationItems":[{"id":13261,"uris":["http://zotero.org/users/11033306/items/BYPQLFJ6"],"itemData":{"id":13261,"type":"article-journal","abstract":"When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persistence.Expected final online publication date for the Annual Review of Ecology, Evolution, and Systematics, Volume 52 is November 2021. Please see http://www.annualreviews.org/page/journal/pubdates for revised estimates.","container-title":"Annual Review of Ecology, Evolution, and Systematics","DOI":"10.1146/annurev-ecolsys-011921-032939","ISSN":"1543-592X","issue":"1","title":"Demographic Consequences of Phenological Shifts in Response to Climate Change","volume":"52","author":[{"family":"Iler","given":"Amy M."},{"family":"CaraDonna","given":"Paul J."},{"family":"Forrest","given":"Jessica R.K."},{"family":"Post","given":"Eric"}],"issued":{"date-parts":[["2021"]]}}}],"schema":"https://github.com/citation-style-language/schema/raw/master/csl-citation.json"}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Iler</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2021)</w:t>
      </w:r>
      <w:r w:rsidR="003D6C98" w:rsidRPr="00E86A92">
        <w:rPr>
          <w:rFonts w:ascii="Times New Roman" w:eastAsia="Calibri" w:hAnsi="Times New Roman" w:cs="Times New Roman"/>
          <w:sz w:val="24"/>
          <w:szCs w:val="24"/>
        </w:rPr>
        <w:fldChar w:fldCharType="end"/>
      </w:r>
      <w:r w:rsidR="002A65AF" w:rsidRPr="00E86A92">
        <w:rPr>
          <w:rFonts w:ascii="Times New Roman" w:eastAsia="Calibri" w:hAnsi="Times New Roman" w:cs="Times New Roman"/>
          <w:sz w:val="24"/>
          <w:szCs w:val="24"/>
        </w:rPr>
        <w:t>. Here we utilize both of these approache</w:t>
      </w:r>
      <w:r w:rsidRPr="00E86A92">
        <w:rPr>
          <w:rFonts w:ascii="Times New Roman" w:eastAsia="Calibri" w:hAnsi="Times New Roman" w:cs="Times New Roman"/>
          <w:sz w:val="24"/>
          <w:szCs w:val="24"/>
        </w:rPr>
        <w:t>s</w:t>
      </w:r>
      <w:r w:rsidR="002A65AF" w:rsidRPr="00E86A92">
        <w:rPr>
          <w:rFonts w:ascii="Times New Roman" w:eastAsia="Calibri" w:hAnsi="Times New Roman" w:cs="Times New Roman"/>
          <w:sz w:val="24"/>
          <w:szCs w:val="24"/>
        </w:rPr>
        <w:t xml:space="preserve"> and a unique </w:t>
      </w:r>
      <w:proofErr w:type="gramStart"/>
      <w:r w:rsidR="002A65AF" w:rsidRPr="00E86A92">
        <w:rPr>
          <w:rFonts w:ascii="Times New Roman" w:eastAsia="Calibri" w:hAnsi="Times New Roman" w:cs="Times New Roman"/>
          <w:sz w:val="24"/>
          <w:szCs w:val="24"/>
        </w:rPr>
        <w:t>30+ year</w:t>
      </w:r>
      <w:proofErr w:type="gramEnd"/>
      <w:r w:rsidR="002A65AF" w:rsidRPr="00E86A92">
        <w:rPr>
          <w:rFonts w:ascii="Times New Roman" w:eastAsia="Calibri" w:hAnsi="Times New Roman" w:cs="Times New Roman"/>
          <w:sz w:val="24"/>
          <w:szCs w:val="24"/>
        </w:rPr>
        <w:t xml:space="preserve"> dataset of Arctic plant phenology to show </w:t>
      </w:r>
      <w:r w:rsidR="004A0F0A" w:rsidRPr="00E86A92">
        <w:rPr>
          <w:rFonts w:ascii="Times New Roman" w:eastAsia="Calibri" w:hAnsi="Times New Roman" w:cs="Times New Roman"/>
          <w:sz w:val="24"/>
          <w:szCs w:val="24"/>
        </w:rPr>
        <w:t xml:space="preserve">that the effects of plant phenology on plant reproductive fitness </w:t>
      </w:r>
      <w:r w:rsidRPr="00E86A92">
        <w:rPr>
          <w:rFonts w:ascii="Times New Roman" w:eastAsia="Calibri" w:hAnsi="Times New Roman" w:cs="Times New Roman"/>
          <w:sz w:val="24"/>
          <w:szCs w:val="24"/>
        </w:rPr>
        <w:t xml:space="preserve">(i.e. fecundity) </w:t>
      </w:r>
      <w:r w:rsidR="004A0F0A" w:rsidRPr="00E86A92">
        <w:rPr>
          <w:rFonts w:ascii="Times New Roman" w:eastAsia="Calibri" w:hAnsi="Times New Roman" w:cs="Times New Roman"/>
          <w:sz w:val="24"/>
          <w:szCs w:val="24"/>
        </w:rPr>
        <w:t>may be larger than previously</w:t>
      </w:r>
      <w:r w:rsidR="00E95BB1" w:rsidRPr="00E86A92">
        <w:rPr>
          <w:rFonts w:ascii="Times New Roman" w:eastAsia="Calibri" w:hAnsi="Times New Roman" w:cs="Times New Roman"/>
          <w:sz w:val="24"/>
          <w:szCs w:val="24"/>
        </w:rPr>
        <w:t xml:space="preserve"> thought, and between 2-3 x the magnitude of the direct ef</w:t>
      </w:r>
      <w:r w:rsidRPr="00E86A92">
        <w:rPr>
          <w:rFonts w:ascii="Times New Roman" w:eastAsia="Calibri" w:hAnsi="Times New Roman" w:cs="Times New Roman"/>
          <w:sz w:val="24"/>
          <w:szCs w:val="24"/>
        </w:rPr>
        <w:t>fects of warming</w:t>
      </w:r>
      <w:r w:rsidR="00E95BB1" w:rsidRPr="00E86A92">
        <w:rPr>
          <w:rFonts w:ascii="Times New Roman" w:eastAsia="Calibri" w:hAnsi="Times New Roman" w:cs="Times New Roman"/>
          <w:sz w:val="24"/>
          <w:szCs w:val="24"/>
        </w:rPr>
        <w:t xml:space="preserve">. </w:t>
      </w:r>
      <w:r w:rsidR="001508B9" w:rsidRPr="00E86A92">
        <w:rPr>
          <w:rFonts w:ascii="Times New Roman" w:eastAsia="Calibri" w:hAnsi="Times New Roman" w:cs="Times New Roman"/>
          <w:sz w:val="24"/>
          <w:szCs w:val="24"/>
        </w:rPr>
        <w:t>Given the broad coverage of circumpolar species</w:t>
      </w:r>
      <w:r w:rsidR="002A65AF" w:rsidRPr="00E86A92">
        <w:rPr>
          <w:rFonts w:ascii="Times New Roman" w:eastAsia="Calibri" w:hAnsi="Times New Roman" w:cs="Times New Roman"/>
          <w:sz w:val="24"/>
          <w:szCs w:val="24"/>
        </w:rPr>
        <w:t xml:space="preserve"> and </w:t>
      </w:r>
      <w:r w:rsidR="001508B9" w:rsidRPr="00E86A92">
        <w:rPr>
          <w:rFonts w:ascii="Times New Roman" w:eastAsia="Calibri" w:hAnsi="Times New Roman" w:cs="Times New Roman"/>
          <w:sz w:val="24"/>
          <w:szCs w:val="24"/>
        </w:rPr>
        <w:t xml:space="preserve">functional groups </w:t>
      </w:r>
      <w:r w:rsidR="002A65AF" w:rsidRPr="00E86A92">
        <w:rPr>
          <w:rFonts w:ascii="Times New Roman" w:eastAsia="Calibri" w:hAnsi="Times New Roman" w:cs="Times New Roman"/>
          <w:sz w:val="24"/>
          <w:szCs w:val="24"/>
        </w:rPr>
        <w:t xml:space="preserve">in </w:t>
      </w:r>
      <w:r w:rsidR="00EE0A9B" w:rsidRPr="00E86A92">
        <w:rPr>
          <w:rFonts w:ascii="Times New Roman" w:eastAsia="Calibri" w:hAnsi="Times New Roman" w:cs="Times New Roman"/>
          <w:sz w:val="24"/>
          <w:szCs w:val="24"/>
        </w:rPr>
        <w:t xml:space="preserve">our </w:t>
      </w:r>
      <w:r w:rsidR="002A65AF" w:rsidRPr="00E86A92">
        <w:rPr>
          <w:rFonts w:ascii="Times New Roman" w:eastAsia="Calibri" w:hAnsi="Times New Roman" w:cs="Times New Roman"/>
          <w:sz w:val="24"/>
          <w:szCs w:val="24"/>
        </w:rPr>
        <w:t xml:space="preserve">study </w:t>
      </w:r>
      <w:r w:rsidR="00694FB4" w:rsidRPr="00E86A92">
        <w:rPr>
          <w:rFonts w:ascii="Times New Roman" w:eastAsia="Calibri" w:hAnsi="Times New Roman" w:cs="Times New Roman"/>
          <w:sz w:val="24"/>
          <w:szCs w:val="24"/>
        </w:rPr>
        <w:t xml:space="preserve">and the length of the observations </w:t>
      </w:r>
      <w:r w:rsidR="00474C3A" w:rsidRPr="00E86A92">
        <w:rPr>
          <w:rFonts w:ascii="Times New Roman" w:eastAsia="Calibri" w:hAnsi="Times New Roman" w:cs="Times New Roman"/>
          <w:sz w:val="24"/>
          <w:szCs w:val="24"/>
        </w:rPr>
        <w:t>of responses</w:t>
      </w:r>
      <w:r w:rsidR="001508B9" w:rsidRPr="00E86A92">
        <w:rPr>
          <w:rFonts w:ascii="Times New Roman" w:eastAsia="Calibri" w:hAnsi="Times New Roman" w:cs="Times New Roman"/>
          <w:sz w:val="24"/>
          <w:szCs w:val="24"/>
        </w:rPr>
        <w:t xml:space="preserve">, we can </w:t>
      </w:r>
      <w:r w:rsidR="001508B9" w:rsidRPr="00E86A92">
        <w:rPr>
          <w:rFonts w:ascii="Times New Roman" w:eastAsia="Calibri" w:hAnsi="Times New Roman" w:cs="Times New Roman"/>
          <w:sz w:val="24"/>
          <w:szCs w:val="24"/>
        </w:rPr>
        <w:lastRenderedPageBreak/>
        <w:t>expect that shifting phenology will have similar effects on reproductive fitness across the tundra biome</w:t>
      </w:r>
      <w:r w:rsidR="00B95C8F" w:rsidRPr="00E86A92">
        <w:rPr>
          <w:rFonts w:ascii="Times New Roman" w:eastAsia="Calibri" w:hAnsi="Times New Roman" w:cs="Times New Roman"/>
          <w:sz w:val="24"/>
          <w:szCs w:val="24"/>
        </w:rPr>
        <w:t>.</w:t>
      </w:r>
    </w:p>
    <w:p w14:paraId="2DB4E352" w14:textId="77777777" w:rsidR="00C96047" w:rsidRPr="00E86A92" w:rsidRDefault="00C96047" w:rsidP="00A0344C">
      <w:pPr>
        <w:spacing w:line="480" w:lineRule="auto"/>
        <w:jc w:val="both"/>
        <w:rPr>
          <w:rFonts w:ascii="Times New Roman" w:eastAsia="Calibri" w:hAnsi="Times New Roman" w:cs="Times New Roman"/>
          <w:sz w:val="24"/>
          <w:szCs w:val="24"/>
        </w:rPr>
      </w:pPr>
    </w:p>
    <w:p w14:paraId="280D06F0" w14:textId="250D4D66" w:rsidR="006478AE" w:rsidRPr="00E86A92" w:rsidRDefault="006A5FE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sz w:val="24"/>
          <w:szCs w:val="24"/>
        </w:rPr>
        <w:t xml:space="preserve">A substantial body of work </w:t>
      </w:r>
      <w:r w:rsidR="002958CA" w:rsidRPr="00E86A92">
        <w:rPr>
          <w:rFonts w:ascii="Times New Roman" w:eastAsia="Calibri" w:hAnsi="Times New Roman" w:cs="Times New Roman"/>
          <w:sz w:val="24"/>
          <w:szCs w:val="24"/>
        </w:rPr>
        <w:t xml:space="preserve">in tundra ecosystems </w:t>
      </w:r>
      <w:r w:rsidR="00694FB4" w:rsidRPr="00E86A92">
        <w:rPr>
          <w:rFonts w:ascii="Times New Roman" w:eastAsia="Calibri" w:hAnsi="Times New Roman" w:cs="Times New Roman"/>
          <w:sz w:val="24"/>
          <w:szCs w:val="24"/>
        </w:rPr>
        <w:t>has documented</w:t>
      </w:r>
      <w:r w:rsidR="002958CA"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earlier flowering </w:t>
      </w:r>
      <w:r w:rsidR="002958CA" w:rsidRPr="00E86A92">
        <w:rPr>
          <w:rFonts w:ascii="Times New Roman" w:eastAsia="Calibri" w:hAnsi="Times New Roman" w:cs="Times New Roman"/>
          <w:sz w:val="24"/>
          <w:szCs w:val="24"/>
        </w:rPr>
        <w:t>timing, increased reproduction, or both responses to warming</w:t>
      </w:r>
      <w:r w:rsidR="00F0325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{"citationID":"0t6NFKU9","properties":{"formattedCitation":"(Wookey {\\i{}et al.} 1993; Henry and Molau 1997; Arft {\\i{}et al.} 1999; Totland and Alatalo 2002; Klady {\\i{}et al.} 2011; Frei and Henry 2022; Becker-Scarpitta {\\i{}et al.} 2023)","plainCitation":"(Wookey et al. 1993; Henry and Molau 1997; Arft et al. 1999; Totland and Alatalo 2002; Klady et al. 2011; Frei and Henry 2022; Becker-Scarpitta et al. 2023)","noteIndex":0},"citationItems":[{"id":14451,"uris":["http://zotero.org/users/11033306/items/4YNWLHCI"],"itemData":{"id":14451,"type":"article-journal","abstract":"The effects of temperature, precipitation and nutrient perturbations, and their interactions, are being assessed on two contrasting arctic ecosystems to simulate impacts of climate change. One, a high arctic polar semi-desert community, is characterised by a sparse, low and aggregated vegetation cover where plant proliferation is by seedlings, whereas the other, a sub-arctic dwarf shrub heath, is characterised by a complete vegetation cover of erect, clonal dwarf shrubs which spread vegetatively. The developmental processes of seed production were shown to be highly sensitive, even within one growing season, to specific environmental perturbations which differed between sites. At the polar semi-desert site, there was a striking effect of the temperature enhancement treatments on phenology and seed-setting of Dryas octopetala ssp. octopetala, with almost no seed-setting occurring in plots experiencing ambient temperatures. By contrast, there were no significant effects of temperature enhancement alone on fruit production of Empetrum hermaphroditum at the sub-Arctic dwarf shrub heath site, although fruit production was significantly influenced by the application of nutrients and/or water. The response of a dominant high arctic dwarf shrub to increased temperature suggests that any climate warming may stimulate seed-set. This could be particularly important in the high Arctic where colonisation can proceed in areas dominated by bare ground and where genetic recombination may be needed to generate tolerance to predicted changes of great magnitude. In the sub-Arctic, however, the closed vegetation is dominated by clonally-proliferating species and recruitment from seedlings is rare. Plant fitness will increase here in response to any increased vegetative growth resulting from higher nutrient availability in warmer organic soils.","container-title":"Oikos","DOI":"10.2307/3545361","ISSN":"0030-1299","issue":"3","note":"publisher: [Nordic Society Oikos, Wiley]","page":"490-502","source":"JSTOR","title":"Comparative Responses of Phenology and Reproductive Development to Simulated Environmental Change in Sub-Arctic and High Arctic Plants","volume":"67","author":[{"family":"Wookey","given":"P. A."},{"family":"Parsons","given":"A. N."},{"family":"Welker","given":"J. M."},{"family":"Potter","given":"J. A."},{"family":"Callaghan","given":"T. V."},{"family":"Lee","given":"J. A."},{"family":"Press","given":"M. C."}],"issued":{"date-parts":[["1993"]]}}},{"id":11345,"uris":["http://zotero.org/users/11033306/items/GP7CWHQZ"],"itemData":{"id":11345,"type":"article-journal","abstract":"The International Tundra Experiment (ITEX) was established in late 1990 at a meeting of arctic tundra ecologists as a response to predictions that the human-enhanced greenhouse warming would occur earliest and most intensely at high latitudes. The initial objective of ITEX was to monitor phenology, growth and reproduction in major circumpolar vascular plant species in response to climate variations and environmental manipulations at sites throughout the tundra biome. The manipulations involve passive warming of tundra plots in open-top chambers (OTCs), and manipulating snow depth to alter growing season length. Standard protocols were developed for measurements, experimental design and statistical analyses, and published in an ITEX Manual. The standard methods ensure comparable data are collected at all sites. This special issue of Global Change Biology is based on papers developed from the 6th ITEX Workshop, held at the University of Ottawa, Ottawa, Canada, 7-11 April 1995. The papers compare short-term responses (1-3 years) of common species to climate variations and manipulations at ITEX sites. The OTCs increase mean near-surface temperatures by 1-3°C during the growing season, simulating predictions from global circulation models. All species investigated responded to the temperature increase, especially in phenology and reproductive variables. However, these short-term responses were individualistic, and no general pattern in type or magnitude of response was noted for functional types or phenology class. Responses were generally similar among sites, although the magnitude of response tended to be greater in high Arctic sites. Early snowmelt increased carbon : nutrient ratios in plants. Sustained growth and reproductive responses to warming will depend on nutrient supply, and increased carbon : nutrient ratios in litter could buffer nutrient cycling, and hence plant growth. Ongoing, long-term research at ITEX sites, linked to other global change initiatives, will help elucidate probable effects of climate change at the ecosystems level in arctic and alpine tundra. © 1997 Blackwell Science Ltd.","container-title":"Global Change Biology","DOI":"10.1111/j.1365-2486.1997.gcb132.x","ISSN":"13541013","issue":"SUPPL. 1","page":"1-9","title":"Tundra plants and climate change: The international tundra experiment (ITEX)","volume":"3","author":[{"family":"Henry","given":"G. H.R."},{"family":"Molau","given":"U."}],"issued":{"date-parts":[["1997"]]}}},{"id":10553,"uris":["http://zotero.org/users/11033306/items/BJS5C9RK"],"itemData":{"id":10553,"type":"article-journal","abstract":"The International Tundra Experiment (ITEX) is a collaborative, multisite experiment using a common temperature manipulation to examine variability in species response across climatic and geographic gradients of tundra ecosystems. ITEX was designed specifically to examine variability in arctic and alpine species response to increased temperature. We compiled from one to four years of experimental data from 13 different ITEX sites and used meta-analysis to analyze responses of plant phenology, growth, and reproduction to experimental warming. Results indicate that key phenological events such as leaf bud burst and flowering occurred earlier in warmed plots throughout the study period; however, there was little impact on growth cessation at the end of the season. Quantitative measures of vegetative growth were greatest in warmed plots in the early years of the experiment, whereas reproductive effort and success increased in later years. A shift away from vegetative growth and toward reproductive effort and success in the fourth treatment year suggests a shift from the initial response to a secondary response. The change in vegetative response may be due to depletion of stored plant reserves, whereas the lag in reproductive response may be due to the formation of flower buds one to several seasons prior to flowering. Both vegetative and reproductive responses varied among life-forms; herbaceous forms had stronger and more consistent vegetative growth responses than did woody forms. The greater responsiveness of the herbaceous forms may be attributed to their more flexible morphology and to their relatively greater proportion of stored plant reserves. Finally, warmer, low arctic sites produced the strongest growth responses, but colder sites produced a greater reproductive response. Greater resource investment in vegetative growth may be a conservative strategy in the Low Arctic, where there is more competition for light, nutrients, or water, and there may be little opportunity for successful germination or seedling development. In contrast, in the High Arctic, heavy investment in producing seed under a higher temperature scenario may provide an opportunity for species to colonize patches of unvegetated ground. The observed differential response to warming suggests that the primary forces driving the response vary across climatic zones, functional groups, and through time.","container-title":"Ecological Monographs","DOI":"10.1890/0012-9615(1999)069[0491:ROTPTE]2.0.CO;2","ISSN":"00129615","issue":"4","page":"491-511","title":"Responses of Tundra plants to experimental warming: Meta-analysis of the International Tundra Experiment","volume":"69","author":[{"family":"Arft","given":"A. M."},{"family":"Walker","given":"M. D."},{"family":"Gurevitch","given":"J."},{"family":"Alatalo","given":"J. M."},{"family":"Bret-Harte","given":"M. S."},{"family":"Dale","given":"M."},{"family":"Diemer","given":"M."},{"family":"Gugerli","given":"F."},{"family":"Henry","given":"G. H.R."},{"family":"Jones","given":"M. H."},{"family":"Hollister","given":"R. D."},{"family":"Jónsdóttir","given":"I. S."},{"family":"Laine","given":"K."},{"family":"Lévesque","given":"E."},{"family":"Marion","given":"G. M."},{"family":"Molau","given":"U."},{"family":"MØlgaard","given":"P."},{"family":"Nordenhäll","given":"U."},{"family":"Raszhivin","given":"V."},{"family":"Robinson","given":"C. H."},{"family":"Starr","given":"G."},{"family":"Stenström","given":"A."},{"family":"Stenström","given":"M."},{"literal":"Totland"},{"family":"Turner","given":"P. L."},{"family":"Walker","given":"L. J."},{"family":"Webber","given":"P. J."},{"family":"Welker","given":"J. M."},{"family":"Wookey","given":"P. A."}],"issued":{"date-parts":[["1999"]]}}},{"id":11264,"uris":["http://zotero.org/users/11033306/items/U75W3XQP"],"itemData":{"id":11264,"type":"article-journal","abstract":"Changes in growing season temperature and duration may have profound effects on the population dynamics of arctic and alpine plant species in snow-bed and fell-field habitats. We examined how a typical herbaceous pioneer species, Ranunculus glacialis, responded to experimental climate change in open-top chambers for three seasons at an alpine site in southern Norway. Warming had no significant effect on any reproductive, growth or phenological variables, except for seed weight, which increased significantly during the first 2 ears. Despite large differences in average date of snowmelt among years, average reproductive output and ramet size differed little among years. Within-year variation in date of snowmelt had no impact on Seed number or weight in either control or warmed plots. Leaf width and ramet leaf number decreased significantly with later snowmelt within a year. Experimental warming reduced the negative effect on ramet size of late snowmelt within a year to some extent. In general, R. glacialis reacts contrary to most other arctic/alpine species to experimental warming. Species with such low responsiveness to environmental conditions may be particularly vulnerable to climatic change, especially if their habitat is invaded by other species with higher phenotypic plasticity and a better competitive ability.","container-title":"Oecologia","DOI":"10.1007/s00442-002-1028-z","ISSN":"00298549","issue":"2","page":"168-175","title":"Effects of temperature and date of snowmelt on growth, reproduction, and flowering phenology in the arctic/alpine herb, Ranunculus glacialis","volume":"133","author":[{"family":"Totland","given":"Ørjan"},{"family":"Alatalo","given":"Juha M."}],"issued":{"date-parts":[["2002"]]}}},{"id":11104,"uris":["http://zotero.org/users/11033306/items/46QBNN7B"],"itemData":{"id":11104,"type":"article-journal","abstract":"We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H.R."},{"family":"Lemay","given":"Valerie"}],"issued":{"date-parts":[["2011"]]}}},{"id":14487,"uris":["http://zotero.org/users/11033306/items/MYDSNG9Z"],"itemData":{"id":14487,"type":"article-journal","abstract":"Arctic regions are particularly affected by rapidly rising temperatures and altered snow regimes. Snowmelt timing depends on spring temperatures and winter snow accumulation. Scenarios for the Arctic include both decreases and increases in snow accumulation. Predictions of future snowmelt timing are, thus, difficult and experimental evidence for ecological consequences is scarce. In 1995, a long-term factorial experiment was set up in a High Arctic evergreen shrub heath community on Ellesmere Island, Canada. We investigated how snow removal, snow addition, and passive warming affected phenology, growth and reproductive effort of the four common tundra plant species Cassiope tetragona (L.) D. Don, Dryas integrifolia Vahl, Luzula arctica Blytt, and Papaver radicatum Rottb. Timing of flowering and seed maturation as well as flower production were more strongly influenced by the combined effects of snowmelt timing and warming in the two shrub species than in the two herbaceous species. Warming effects persisted over the course of the growing season and resulted in increased shrub growth. Moreover, the long-term trend of increasing growth in two species suggests that ambient warming promotes tundra plant growth. Our results confirm the importance of complex interactions between temperature and snowmelt timing in driving species-specific plant responses to climate change in the Arctic.","container-title":"Arctic Science","DOI":"10.1139/as-2021-0028","issue":"3","note":"publisher: NRC Research Press","page":"700-721","source":"cdnsciencepub.com (Atypon)","title":"Long-term effects of snowmelt timing and climate warming on phenology, growth, and reproductive effort of Arctic tundra plant species","volume":"8","author":[{"family":"Frei","given":"Esther R."},{"family":"Henry","given":"Gregory H.R."}],"issued":{"date-parts":[["2022",9]]}}},{"id":15189,"uris":["http://zotero.org/users/11033306/items/K23YWTZR"],"itemData":{"id":15189,"type":"article-journal","abstract":"The Arctic is warming at an alarming rate. While changes in plant community composition and phenology have been extensively reported, the effects of climate change on reproduction remain poorly understood. We quantified multidecadal changes in flower density for nine tundra plant species at a low- and a high-Arctic site in Greenland. We found substantial changes in flower density over time, but the temporal trends and drivers of flower density differed both between species and sites. Total flower density increased over time at the low-Arctic site, whereas the high-Arctic site showed no directional change. Within and between sites, the direction and rate of change differed among species, with varying effects of summer temperature, the temperature of the previous autumn and the timing of snowmelt. Finally, all species showed a strong trade-off in flower densities between successive years, suggesting an effective cost of reproduction. Overall, our results reveal region- and taxon-specific variation in the sensitivity and responses of co-occurring species to shared climatic drivers, and a clear cost of reproductive investment among Arctic plants. The ultimate effects of further changes in climate may thus be decoupled between species and across space, with critical knock-on effects on plant species dynamics, food web structure and overall ecosystem functioning.","container-title":"Polar Biology","DOI":"10.1007/s00300-023-03164-2","ISSN":"1432-2056","journalAbbreviation":"Polar Biol","language":"en","source":"Springer Link","title":"Diverging trends and drivers of Arctic flower production in Greenland over space and time","URL":"https://doi.org/10.1007/s00300-023-03164-2","author":[{"family":"Becker-Scarpitta","given":"Antoine"},{"family":"Antão","given":"Laura H."},{"family":"Schmidt","given":"Niels Martin"},{"family":"Blanchet","given":"F. Guillaume"},{"family":"Kaarlejärvi","given":"Elina"},{"family":"Raundrup","given":"Katrine"},{"family":"Roslin","given":"Tomas"}],"accessed":{"date-parts":[["2023",7,14]]},"issued":{"date-parts":[["2023",7,12]]}}}],"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Wookey</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1993; Henry and </w:t>
      </w:r>
      <w:proofErr w:type="spellStart"/>
      <w:r w:rsidR="003D6C98" w:rsidRPr="00E86A92">
        <w:rPr>
          <w:rFonts w:ascii="Times New Roman" w:hAnsi="Times New Roman" w:cs="Times New Roman"/>
          <w:sz w:val="24"/>
          <w:szCs w:val="24"/>
        </w:rPr>
        <w:t>Molau</w:t>
      </w:r>
      <w:proofErr w:type="spellEnd"/>
      <w:r w:rsidR="003D6C98" w:rsidRPr="00E86A92">
        <w:rPr>
          <w:rFonts w:ascii="Times New Roman" w:hAnsi="Times New Roman" w:cs="Times New Roman"/>
          <w:sz w:val="24"/>
          <w:szCs w:val="24"/>
        </w:rPr>
        <w:t xml:space="preserve"> 1997; </w:t>
      </w:r>
      <w:proofErr w:type="spellStart"/>
      <w:r w:rsidR="003D6C98" w:rsidRPr="00E86A92">
        <w:rPr>
          <w:rFonts w:ascii="Times New Roman" w:hAnsi="Times New Roman" w:cs="Times New Roman"/>
          <w:sz w:val="24"/>
          <w:szCs w:val="24"/>
        </w:rPr>
        <w:t>Arft</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1999; </w:t>
      </w:r>
      <w:proofErr w:type="spellStart"/>
      <w:r w:rsidR="003D6C98" w:rsidRPr="00E86A92">
        <w:rPr>
          <w:rFonts w:ascii="Times New Roman" w:hAnsi="Times New Roman" w:cs="Times New Roman"/>
          <w:sz w:val="24"/>
          <w:szCs w:val="24"/>
        </w:rPr>
        <w:t>Totland</w:t>
      </w:r>
      <w:proofErr w:type="spellEnd"/>
      <w:r w:rsidR="003D6C98" w:rsidRPr="00E86A92">
        <w:rPr>
          <w:rFonts w:ascii="Times New Roman" w:hAnsi="Times New Roman" w:cs="Times New Roman"/>
          <w:sz w:val="24"/>
          <w:szCs w:val="24"/>
        </w:rPr>
        <w:t xml:space="preserve"> and </w:t>
      </w:r>
      <w:proofErr w:type="spellStart"/>
      <w:r w:rsidR="003D6C98" w:rsidRPr="00E86A92">
        <w:rPr>
          <w:rFonts w:ascii="Times New Roman" w:hAnsi="Times New Roman" w:cs="Times New Roman"/>
          <w:sz w:val="24"/>
          <w:szCs w:val="24"/>
        </w:rPr>
        <w:t>Alatalo</w:t>
      </w:r>
      <w:proofErr w:type="spellEnd"/>
      <w:r w:rsidR="003D6C98" w:rsidRPr="00E86A92">
        <w:rPr>
          <w:rFonts w:ascii="Times New Roman" w:hAnsi="Times New Roman" w:cs="Times New Roman"/>
          <w:sz w:val="24"/>
          <w:szCs w:val="24"/>
        </w:rPr>
        <w:t xml:space="preserve"> 2002; </w:t>
      </w:r>
      <w:proofErr w:type="spellStart"/>
      <w:r w:rsidR="003D6C98" w:rsidRPr="00E86A92">
        <w:rPr>
          <w:rFonts w:ascii="Times New Roman" w:hAnsi="Times New Roman" w:cs="Times New Roman"/>
          <w:sz w:val="24"/>
          <w:szCs w:val="24"/>
        </w:rPr>
        <w:t>Klady</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2011; Frei and Henry 2022; Becker-</w:t>
      </w:r>
      <w:proofErr w:type="spellStart"/>
      <w:r w:rsidR="003D6C98" w:rsidRPr="00E86A92">
        <w:rPr>
          <w:rFonts w:ascii="Times New Roman" w:hAnsi="Times New Roman" w:cs="Times New Roman"/>
          <w:sz w:val="24"/>
          <w:szCs w:val="24"/>
        </w:rPr>
        <w:t>Scarpitta</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2023)</w:t>
      </w:r>
      <w:r w:rsidR="003D6C98" w:rsidRPr="00E86A92">
        <w:rPr>
          <w:rFonts w:ascii="Times New Roman" w:eastAsia="Calibri" w:hAnsi="Times New Roman" w:cs="Times New Roman"/>
          <w:sz w:val="24"/>
          <w:szCs w:val="24"/>
        </w:rPr>
        <w:fldChar w:fldCharType="end"/>
      </w:r>
      <w:r w:rsidR="002958CA" w:rsidRPr="00E86A92">
        <w:rPr>
          <w:rFonts w:ascii="Times New Roman" w:eastAsia="Calibri" w:hAnsi="Times New Roman" w:cs="Times New Roman"/>
          <w:sz w:val="24"/>
          <w:szCs w:val="24"/>
        </w:rPr>
        <w:t xml:space="preserve">. To date, none </w:t>
      </w:r>
      <w:proofErr w:type="gramStart"/>
      <w:r w:rsidR="002958CA" w:rsidRPr="00E86A92">
        <w:rPr>
          <w:rFonts w:ascii="Times New Roman" w:eastAsia="Calibri" w:hAnsi="Times New Roman" w:cs="Times New Roman"/>
          <w:sz w:val="24"/>
          <w:szCs w:val="24"/>
        </w:rPr>
        <w:t>have</w:t>
      </w:r>
      <w:proofErr w:type="gramEnd"/>
      <w:r w:rsidR="002958CA" w:rsidRPr="00E86A92">
        <w:rPr>
          <w:rFonts w:ascii="Times New Roman" w:eastAsia="Calibri" w:hAnsi="Times New Roman" w:cs="Times New Roman"/>
          <w:sz w:val="24"/>
          <w:szCs w:val="24"/>
        </w:rPr>
        <w:t xml:space="preserve"> leveraged concurrent measurements on phenology and reproduction to </w:t>
      </w:r>
      <w:r w:rsidR="00474C3A" w:rsidRPr="00E86A92">
        <w:rPr>
          <w:rFonts w:ascii="Times New Roman" w:eastAsia="Calibri" w:hAnsi="Times New Roman" w:cs="Times New Roman"/>
          <w:sz w:val="24"/>
          <w:szCs w:val="24"/>
        </w:rPr>
        <w:t>ask whether</w:t>
      </w:r>
      <w:r w:rsidRPr="00E86A92">
        <w:rPr>
          <w:rFonts w:ascii="Times New Roman" w:eastAsia="Calibri" w:hAnsi="Times New Roman" w:cs="Times New Roman"/>
          <w:sz w:val="24"/>
          <w:szCs w:val="24"/>
        </w:rPr>
        <w:t xml:space="preserve"> warming temperatures directly stimulate plant reproduction regardless of flowering time, or whether this climatic effect is </w:t>
      </w:r>
      <w:r w:rsidR="003A60A8" w:rsidRPr="00E86A92">
        <w:rPr>
          <w:rFonts w:ascii="Times New Roman" w:eastAsia="Calibri" w:hAnsi="Times New Roman" w:cs="Times New Roman"/>
          <w:sz w:val="24"/>
          <w:szCs w:val="24"/>
        </w:rPr>
        <w:t xml:space="preserve">driven </w:t>
      </w:r>
      <w:r w:rsidRPr="00E86A92">
        <w:rPr>
          <w:rFonts w:ascii="Times New Roman" w:eastAsia="Calibri" w:hAnsi="Times New Roman" w:cs="Times New Roman"/>
          <w:sz w:val="24"/>
          <w:szCs w:val="24"/>
        </w:rPr>
        <w:t>by plant</w:t>
      </w:r>
      <w:r w:rsidR="00F03258"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phenological </w:t>
      </w:r>
      <w:r w:rsidR="003A60A8" w:rsidRPr="00E86A92">
        <w:rPr>
          <w:rFonts w:ascii="Times New Roman" w:eastAsia="Calibri" w:hAnsi="Times New Roman" w:cs="Times New Roman"/>
          <w:sz w:val="24"/>
          <w:szCs w:val="24"/>
        </w:rPr>
        <w:t>responses</w:t>
      </w:r>
      <w:r w:rsidRPr="00E86A92">
        <w:rPr>
          <w:rFonts w:ascii="Times New Roman" w:eastAsia="Calibri" w:hAnsi="Times New Roman" w:cs="Times New Roman"/>
          <w:sz w:val="24"/>
          <w:szCs w:val="24"/>
        </w:rPr>
        <w:t>.</w:t>
      </w:r>
      <w:r w:rsidR="003A60A8" w:rsidRPr="00E86A92">
        <w:rPr>
          <w:rFonts w:ascii="Times New Roman" w:eastAsia="Calibri" w:hAnsi="Times New Roman" w:cs="Times New Roman"/>
          <w:sz w:val="24"/>
          <w:szCs w:val="24"/>
        </w:rPr>
        <w:t xml:space="preserve"> Here we find that it is primarily the latter, and find very little evidence of warming effects on reproductive fitness independent of flowering phenology. </w:t>
      </w:r>
      <w:r w:rsidR="00C5417A" w:rsidRPr="00E86A92">
        <w:rPr>
          <w:rFonts w:ascii="Times New Roman" w:eastAsia="Calibri" w:hAnsi="Times New Roman" w:cs="Times New Roman"/>
          <w:sz w:val="24"/>
          <w:szCs w:val="24"/>
        </w:rPr>
        <w:t xml:space="preserve">This suggests that </w:t>
      </w:r>
      <w:r w:rsidR="002958CA" w:rsidRPr="00E86A92">
        <w:rPr>
          <w:rFonts w:ascii="Times New Roman" w:eastAsia="Calibri" w:hAnsi="Times New Roman" w:cs="Times New Roman"/>
          <w:sz w:val="24"/>
          <w:szCs w:val="24"/>
        </w:rPr>
        <w:t xml:space="preserve">the increased development time associated with </w:t>
      </w:r>
      <w:r w:rsidR="00C5417A" w:rsidRPr="00E86A92">
        <w:rPr>
          <w:rFonts w:ascii="Times New Roman" w:eastAsia="Calibri" w:hAnsi="Times New Roman" w:cs="Times New Roman"/>
          <w:sz w:val="24"/>
          <w:szCs w:val="24"/>
        </w:rPr>
        <w:t xml:space="preserve">advanced flowering in </w:t>
      </w:r>
      <w:r w:rsidR="002958CA" w:rsidRPr="00E86A92">
        <w:rPr>
          <w:rFonts w:ascii="Times New Roman" w:eastAsia="Calibri" w:hAnsi="Times New Roman" w:cs="Times New Roman"/>
          <w:sz w:val="24"/>
          <w:szCs w:val="24"/>
        </w:rPr>
        <w:t>response to warming is the dominant pathway leading to enhanced reproductive performance</w:t>
      </w:r>
      <w:r w:rsidR="00B95C8F" w:rsidRPr="00E86A92">
        <w:rPr>
          <w:rFonts w:ascii="Times New Roman" w:eastAsia="Calibri" w:hAnsi="Times New Roman" w:cs="Times New Roman"/>
          <w:sz w:val="24"/>
          <w:szCs w:val="24"/>
        </w:rPr>
        <w:t xml:space="preserve">. </w:t>
      </w:r>
      <w:r w:rsidR="00E876C6" w:rsidRPr="00E86A92">
        <w:rPr>
          <w:rFonts w:ascii="Times New Roman" w:eastAsia="Calibri" w:hAnsi="Times New Roman" w:cs="Times New Roman"/>
          <w:sz w:val="24"/>
          <w:szCs w:val="24"/>
        </w:rPr>
        <w:t xml:space="preserve"> </w:t>
      </w:r>
    </w:p>
    <w:p w14:paraId="3F4D3CB4" w14:textId="3AE92497" w:rsidR="006478AE" w:rsidRPr="00E86A92" w:rsidRDefault="006478AE" w:rsidP="00A0344C">
      <w:pPr>
        <w:spacing w:line="480" w:lineRule="auto"/>
        <w:jc w:val="both"/>
        <w:rPr>
          <w:rFonts w:ascii="Times New Roman" w:eastAsia="Calibri" w:hAnsi="Times New Roman" w:cs="Times New Roman"/>
          <w:b/>
          <w:sz w:val="24"/>
          <w:szCs w:val="24"/>
        </w:rPr>
      </w:pPr>
    </w:p>
    <w:p w14:paraId="250B2027" w14:textId="07049002" w:rsidR="008D573D" w:rsidRPr="00E86A92" w:rsidRDefault="002958CA" w:rsidP="008D573D">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w:t>
      </w:r>
      <w:r w:rsidR="00FE4968" w:rsidRPr="00E86A92">
        <w:rPr>
          <w:rFonts w:ascii="Times New Roman" w:eastAsia="Calibri" w:hAnsi="Times New Roman" w:cs="Times New Roman"/>
          <w:sz w:val="24"/>
          <w:szCs w:val="24"/>
        </w:rPr>
        <w:t xml:space="preserve"> find evidence of strong directional </w:t>
      </w:r>
      <w:r w:rsidR="00474C3A" w:rsidRPr="00E86A92">
        <w:rPr>
          <w:rFonts w:ascii="Times New Roman" w:eastAsia="Calibri" w:hAnsi="Times New Roman" w:cs="Times New Roman"/>
          <w:sz w:val="24"/>
          <w:szCs w:val="24"/>
        </w:rPr>
        <w:t xml:space="preserve">phenotypic </w:t>
      </w:r>
      <w:r w:rsidR="00FE4968" w:rsidRPr="00E86A92">
        <w:rPr>
          <w:rFonts w:ascii="Times New Roman" w:eastAsia="Calibri" w:hAnsi="Times New Roman" w:cs="Times New Roman"/>
          <w:sz w:val="24"/>
          <w:szCs w:val="24"/>
        </w:rPr>
        <w:t>selection for earlier flowering</w:t>
      </w:r>
      <w:r w:rsidR="00E25896" w:rsidRPr="00E86A92">
        <w:rPr>
          <w:rFonts w:ascii="Times New Roman" w:eastAsia="Calibri" w:hAnsi="Times New Roman" w:cs="Times New Roman"/>
          <w:sz w:val="24"/>
          <w:szCs w:val="24"/>
        </w:rPr>
        <w:t xml:space="preserve"> across tundra plant species over multi-decadal time scales.</w:t>
      </w:r>
      <w:r w:rsidR="008D573D" w:rsidRPr="00E86A92">
        <w:rPr>
          <w:rFonts w:ascii="Times New Roman" w:eastAsia="Calibri" w:hAnsi="Times New Roman" w:cs="Times New Roman"/>
          <w:sz w:val="24"/>
          <w:szCs w:val="24"/>
        </w:rPr>
        <w:t xml:space="preserve"> </w:t>
      </w:r>
      <w:r w:rsidR="00A1213B" w:rsidRPr="00E86A92">
        <w:rPr>
          <w:rFonts w:ascii="Times New Roman" w:eastAsia="Calibri" w:hAnsi="Times New Roman" w:cs="Times New Roman"/>
          <w:sz w:val="24"/>
          <w:szCs w:val="24"/>
        </w:rPr>
        <w:t xml:space="preserve">Interestingly, we find little evidence of non-linear selection gradients reflecting stabilizing or </w:t>
      </w:r>
      <w:r w:rsidR="004C4F52" w:rsidRPr="00E86A92">
        <w:rPr>
          <w:rFonts w:ascii="Times New Roman" w:eastAsia="Calibri" w:hAnsi="Times New Roman" w:cs="Times New Roman"/>
          <w:sz w:val="24"/>
          <w:szCs w:val="24"/>
        </w:rPr>
        <w:t xml:space="preserve">disruptive  </w:t>
      </w:r>
      <w:r w:rsidR="00A1213B" w:rsidRPr="00E86A92">
        <w:rPr>
          <w:rFonts w:ascii="Times New Roman" w:eastAsia="Calibri" w:hAnsi="Times New Roman" w:cs="Times New Roman"/>
          <w:sz w:val="24"/>
          <w:szCs w:val="24"/>
        </w:rPr>
        <w:t xml:space="preserve">selection, however we cannot rule out the potential for higher order polynomial or non-parametric relationships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{"citationID":"PyzGWhGI","properties":{"formattedCitation":"(Weis {\\i{}et al.} 2014)","plainCitation":"(Weis et al. 2014)","noteIndex":0},"citationItems":[{"id":14489,"uris":["http://zotero.org/users/11033306/items/5D8BM9V4"],"itemData":{"id":14489,"type":"article-journal","abstract":"Selection gradient analysis examines the strength and direction of phenotypic selection as well as the curvature of fitness functions, allowing predictions on and insights into the process of evolution in natural populations. However, traditional linear and quadratic selection analyses are not capable of detecting other features of fitness functions, such as asymmetry or thresholds, which may be relevant for understanding key aspects of selection on many traits. In these cases, additional analyses are needed to test specific hypotheses about fitness functions. In this study we used several approaches to analyze selection on a major life-history trait—flowering time—in the annual plant Brassica rapa subjected to experimentally abbreviated and lengthened growing seasons. We used a model that incorporated a tradeoff between the time allocated to growth versus the time allocated to reproduction in order to predict fitness function shape. The model predicted that optimal flowering time shifts to earlier and later dates as the growing season contracts and expands. It also showed the flowering time fitness function to be asymmetrical: reproductive output increases modestly between the earliest and the optimal flowering date, but then falls sharply with later dates, truncating in a ‘tail of zeros’. Our experimental results strongly supported selection for early flowering in short season and selection for late flowering in long season conditions. We also found support for the predicted asymmetry of the flowering time fitness function, including a ‘tail of zeros’ at later flowering dates. The form of the fitness function revealed here has implications for interpreting estimates of selection on flowering time in natural populations and for refining predictions on evolutionary response to climate change. More generally, this study illustrates the value of diverse statistical approaches to understanding mechanisms of natural selection.","container-title":"Evolutionary Ecology","DOI":"10.1007/s10682-014-9719-6","ISSN":"1573-8477","issue":"5","journalAbbreviation":"Evol Ecol","language":"en","page":"885-904","source":"Springer Link","title":"The shape of selection: using alternative fitness functions to test predictions for selection on flowering time","title-short":"The shape of selection","volume":"28","author":[{"family":"Weis","given":"Arthur E."},{"family":"Wadgymar","given":"Susana M."},{"family":"Sekor","given":"Michael"},{"family":"Franks","given":"Steven J."}],"issued":{"date-parts":[["2014",9,1]]}}}],"schema":"https://github.com/citation-style-language/schema/raw/master/csl-citation.json"}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(Weis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2014)</w:t>
      </w:r>
      <w:r w:rsidR="003D6C98" w:rsidRPr="00E86A92">
        <w:rPr>
          <w:rFonts w:ascii="Times New Roman" w:eastAsia="Calibri" w:hAnsi="Times New Roman" w:cs="Times New Roman"/>
          <w:sz w:val="24"/>
          <w:szCs w:val="24"/>
        </w:rPr>
        <w:fldChar w:fldCharType="end"/>
      </w:r>
      <w:r w:rsidR="00A1213B" w:rsidRPr="00E86A92">
        <w:rPr>
          <w:rFonts w:ascii="Times New Roman" w:eastAsia="Calibri" w:hAnsi="Times New Roman" w:cs="Times New Roman"/>
          <w:sz w:val="24"/>
          <w:szCs w:val="24"/>
        </w:rPr>
        <w:t>. R</w:t>
      </w:r>
      <w:r w:rsidR="003D6C98" w:rsidRPr="00E86A92">
        <w:rPr>
          <w:rFonts w:ascii="Times New Roman" w:eastAsia="Calibri" w:hAnsi="Times New Roman" w:cs="Times New Roman"/>
          <w:sz w:val="24"/>
          <w:szCs w:val="24"/>
        </w:rPr>
        <w:t>eproductive fitness is only</w:t>
      </w:r>
      <w:r w:rsidR="000021C1" w:rsidRPr="00E86A92">
        <w:rPr>
          <w:rFonts w:ascii="Times New Roman" w:eastAsia="Calibri" w:hAnsi="Times New Roman" w:cs="Times New Roman"/>
          <w:sz w:val="24"/>
          <w:szCs w:val="24"/>
        </w:rPr>
        <w:t xml:space="preserve"> one component of the plant's life cycle and does not always correlate with changes in population growth or species relative abundances</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{"citationID":"XiNdZ67T","properties":{"formattedCitation":"(Iler {\\i{}et al.} 2019)","plainCitation":"(Iler et al. 2019)","noteIndex":0},"citationItems":[{"id":11356,"uris":["http://zotero.org/users/11033306/items/76L4XLEA"],"itemData":{"id":11356,"type":"article-journal","abstract":"Despite a global footprint of shifts in flowering phenology in response to climate change, the reproductive consequences of these shifts are poorly understood. Furthermore, it is unknown whether altered flowering times affect plant population viability. We examine whether climate change-induced earlier flowering has consequences for population persistence by incorporating reproductive losses from frost damage (a risk of early flowering) into population models of a subalpine sunflower (Helianthella quinquenervis). Using long-term demographic data for three populations that span the species’ elevation range (8–15 years, depending on the population), we first examine how snowmelt date affects plant vital rates. To verify vital rate responses to snowmelt date experimentally, we manipulate snowmelt date with a snow removal experiment at one population. Finally, we construct stochastic population projection models and Life Table Response Experiments for each population. We find that populations decline (λs &lt; 1) as snowmelt dates become earlier. Frost damage to flower buds, a consequence of climate change-induced earlier flowering, does not contribute strongly to population declines. Instead, we find evidence that negative effects on survival, likely due to increased drought risk during longer growing seasons, drive projected population declines under earlier snowmelt dates. Synthesis. Shifts in flowering phenology are a conspicuous and important aspect of biological responses to climate change, but here we show that the phenology of reproductive events can be unreliable measures of threats to population persistence, even when earlier flowering is associated with substantial reproductive losses. Evidence for shifts in reproductive phenology, along with scarcer evidence that these shifts actually influence reproductive success, are valuable but can paint an incomplete and even misleading picture of plant population responses to climate change.","container-title":"Journal of Ecology","DOI":"10.1111/1365-2745.13146","ISSN":"13652745","issue":"4","page":"1931-1943","title":"Reproductive losses due to climate change-induced earlier flowering are not the primary threat to plant population viability in a perennial herb","volume":"107","author":[{"family":"Iler","given":"Amy M."},{"family":"Compagnoni","given":"Aldo"},{"family":"Inouye","given":"David W."},{"family":"Williams","given":"Jennifer L."},{"family":"CaraDonna","given":"Paul J."},{"family":"Anderson","given":"Aaron"},{"family":"Miller","given":"Tom E.X."}],"issued":{"date-parts":[["2019"]]}}}],"schema":"https://github.com/citation-style-language/schema/raw/master/csl-citation.json"}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Iler</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2019)</w:t>
      </w:r>
      <w:r w:rsidR="003D6C98" w:rsidRPr="00E86A92">
        <w:rPr>
          <w:rFonts w:ascii="Times New Roman" w:eastAsia="Calibri" w:hAnsi="Times New Roman" w:cs="Times New Roman"/>
          <w:sz w:val="24"/>
          <w:szCs w:val="24"/>
        </w:rPr>
        <w:fldChar w:fldCharType="end"/>
      </w:r>
      <w:r w:rsidR="000021C1" w:rsidRPr="00E86A92">
        <w:rPr>
          <w:rFonts w:ascii="Times New Roman" w:eastAsia="Calibri" w:hAnsi="Times New Roman" w:cs="Times New Roman"/>
          <w:sz w:val="24"/>
          <w:szCs w:val="24"/>
        </w:rPr>
        <w:t xml:space="preserve">. </w:t>
      </w:r>
      <w:r w:rsidR="008D573D" w:rsidRPr="00E86A92">
        <w:rPr>
          <w:rFonts w:ascii="Times New Roman" w:eastAsia="Calibri" w:hAnsi="Times New Roman" w:cs="Times New Roman"/>
          <w:sz w:val="24"/>
          <w:szCs w:val="24"/>
        </w:rPr>
        <w:t>Furthermore,</w:t>
      </w:r>
      <w:r w:rsidR="0013408B" w:rsidRPr="00E86A92">
        <w:rPr>
          <w:rFonts w:ascii="Times New Roman" w:eastAsia="Calibri" w:hAnsi="Times New Roman" w:cs="Times New Roman"/>
          <w:sz w:val="24"/>
          <w:szCs w:val="24"/>
        </w:rPr>
        <w:t xml:space="preserve"> </w:t>
      </w:r>
      <w:r w:rsidR="00474C3A" w:rsidRPr="00E86A92">
        <w:rPr>
          <w:rFonts w:ascii="Times New Roman" w:eastAsia="Calibri" w:hAnsi="Times New Roman" w:cs="Times New Roman"/>
          <w:sz w:val="24"/>
          <w:szCs w:val="24"/>
        </w:rPr>
        <w:t xml:space="preserve">phenotypic </w:t>
      </w:r>
      <w:r w:rsidR="0013408B" w:rsidRPr="00E86A92">
        <w:rPr>
          <w:rFonts w:ascii="Times New Roman" w:eastAsia="Calibri" w:hAnsi="Times New Roman" w:cs="Times New Roman"/>
          <w:sz w:val="24"/>
          <w:szCs w:val="24"/>
        </w:rPr>
        <w:t xml:space="preserve">selection may be dependent on the environmental context of flowering </w:t>
      </w:r>
      <w:r w:rsidR="008D573D" w:rsidRPr="00E86A92">
        <w:rPr>
          <w:rFonts w:ascii="Times New Roman" w:eastAsia="Calibri" w:hAnsi="Times New Roman" w:cs="Times New Roman"/>
          <w:sz w:val="24"/>
          <w:szCs w:val="24"/>
        </w:rPr>
        <w:t>individuals</w:t>
      </w:r>
      <w:r w:rsidR="0013408B" w:rsidRPr="00E86A92">
        <w:rPr>
          <w:rFonts w:ascii="Times New Roman" w:eastAsia="Calibri" w:hAnsi="Times New Roman" w:cs="Times New Roman"/>
          <w:sz w:val="24"/>
          <w:szCs w:val="24"/>
        </w:rPr>
        <w:t xml:space="preserve"> (microhabitat quality</w:t>
      </w:r>
      <w:r w:rsidR="008D573D" w:rsidRPr="00E86A92">
        <w:rPr>
          <w:rFonts w:ascii="Times New Roman" w:eastAsia="Calibri" w:hAnsi="Times New Roman" w:cs="Times New Roman"/>
          <w:sz w:val="24"/>
          <w:szCs w:val="24"/>
        </w:rPr>
        <w:t xml:space="preserve"> etc.</w:t>
      </w:r>
      <w:r w:rsidR="0013408B" w:rsidRPr="00E86A92">
        <w:rPr>
          <w:rFonts w:ascii="Times New Roman" w:eastAsia="Calibri" w:hAnsi="Times New Roman" w:cs="Times New Roman"/>
          <w:sz w:val="24"/>
          <w:szCs w:val="24"/>
        </w:rPr>
        <w:t>)</w:t>
      </w:r>
      <w:r w:rsidR="003D6C98" w:rsidRPr="00E86A92">
        <w:rPr>
          <w:rFonts w:ascii="Times New Roman" w:eastAsia="Calibri" w:hAnsi="Times New Roman" w:cs="Times New Roman"/>
          <w:sz w:val="24"/>
          <w:szCs w:val="24"/>
        </w:rPr>
        <w:t xml:space="preserve">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{"citationID":"rCbXgsO2","properties":{"formattedCitation":"(Austen {\\i{}et al.} 2017)","plainCitation":"(Austen et al. 2017)","noteIndex":0},"citationItems":[{"id":14496,"uris":["http://zotero.org/users/11033306/items/PKT256HB"],"itemData":{"id":14496,"type":"article-journal","abstract":"Decades of observation in natural plant populations have revealed pervasive phenotypic selection for early flowering onset. This consistent pattern seems at odds with life-history theory, which predicts stabilizing selection on age and size at reproduction. Why is selection for later flowering rare? Moreover, extensive evidence demonstrates that flowering time can and does evolve. What maintains ongoing directional selection for early flowering? Several non-mutually exclusive processes can help to reconcile the apparent paradox of selection for early flowering. We outline four: selection through other fitness components may counter observed fecundity selection for early flowering; asymmetry in the flowering-time–fitness function may make selection for later flowering hard to detect; flowering time and fitness may be condition-dependent; and selection on flowering duration is largely unaccounted for. In this Viewpoint, we develop these four mechanisms, and highlight areas where further study will improve our understanding of flowering-time evolution.","container-title":"New Phytologist","DOI":"10.1111/nph.14580","ISSN":"1469-8137","issue":"3","language":"en","note":"_eprint: https://onlinelibrary.wiley.com/doi/pdf/10.1111/nph.14580","page":"929-934","source":"Wiley Online Library","title":"Explaining the apparent paradox of persistent selection for early flowering","volume":"215","author":[{"family":"Austen","given":"Emily J."},{"family":"Rowe","given":"Locke"},{"family":"Stinchcombe","given":"John R."},{"family":"Forrest","given":"Jessica R. K."}],"issued":{"date-parts":[["2017"]]}}}],"schema":"https://github.com/citation-style-language/schema/raw/master/csl-citation.json"}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 xml:space="preserve">(Austen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2017)</w:t>
      </w:r>
      <w:r w:rsidR="003D6C98" w:rsidRPr="00E86A92">
        <w:rPr>
          <w:rFonts w:ascii="Times New Roman" w:eastAsia="Calibri" w:hAnsi="Times New Roman" w:cs="Times New Roman"/>
          <w:sz w:val="24"/>
          <w:szCs w:val="24"/>
        </w:rPr>
        <w:fldChar w:fldCharType="end"/>
      </w:r>
      <w:r w:rsidR="000021C1" w:rsidRPr="00E86A92">
        <w:rPr>
          <w:rFonts w:ascii="Times New Roman" w:eastAsia="Calibri" w:hAnsi="Times New Roman" w:cs="Times New Roman"/>
          <w:sz w:val="24"/>
          <w:szCs w:val="24"/>
        </w:rPr>
        <w:t>. W</w:t>
      </w:r>
      <w:r w:rsidR="008D573D" w:rsidRPr="00E86A92">
        <w:rPr>
          <w:rFonts w:ascii="Times New Roman" w:eastAsia="Calibri" w:hAnsi="Times New Roman" w:cs="Times New Roman"/>
          <w:sz w:val="24"/>
          <w:szCs w:val="24"/>
        </w:rPr>
        <w:t xml:space="preserve">hile we do not have information on individual level microenvironment, model </w:t>
      </w:r>
      <w:proofErr w:type="spellStart"/>
      <w:r w:rsidR="00815CB4" w:rsidRPr="00E86A92">
        <w:rPr>
          <w:rFonts w:ascii="Times New Roman" w:eastAsia="Calibri" w:hAnsi="Times New Roman" w:cs="Times New Roman"/>
          <w:sz w:val="24"/>
          <w:szCs w:val="24"/>
        </w:rPr>
        <w:t>hyper</w:t>
      </w:r>
      <w:r w:rsidR="008D573D" w:rsidRPr="00E86A92">
        <w:rPr>
          <w:rFonts w:ascii="Times New Roman" w:eastAsia="Calibri" w:hAnsi="Times New Roman" w:cs="Times New Roman"/>
          <w:sz w:val="24"/>
          <w:szCs w:val="24"/>
        </w:rPr>
        <w:t>parameters</w:t>
      </w:r>
      <w:proofErr w:type="spellEnd"/>
      <w:r w:rsidR="008D573D" w:rsidRPr="00E86A92">
        <w:rPr>
          <w:rFonts w:ascii="Times New Roman" w:eastAsia="Calibri" w:hAnsi="Times New Roman" w:cs="Times New Roman"/>
          <w:sz w:val="24"/>
          <w:szCs w:val="24"/>
        </w:rPr>
        <w:t xml:space="preserve"> showed</w:t>
      </w:r>
      <w:r w:rsidR="00200516" w:rsidRPr="00E86A92">
        <w:rPr>
          <w:rFonts w:ascii="Times New Roman" w:eastAsia="Calibri" w:hAnsi="Times New Roman" w:cs="Times New Roman"/>
          <w:sz w:val="24"/>
          <w:szCs w:val="24"/>
        </w:rPr>
        <w:t xml:space="preserve"> </w:t>
      </w:r>
      <w:r w:rsidR="008D573D" w:rsidRPr="00E86A92">
        <w:rPr>
          <w:rFonts w:ascii="Times New Roman" w:eastAsia="Calibri" w:hAnsi="Times New Roman" w:cs="Times New Roman"/>
          <w:sz w:val="24"/>
          <w:szCs w:val="24"/>
        </w:rPr>
        <w:t xml:space="preserve">that intraspecific variation among </w:t>
      </w:r>
      <w:r w:rsidR="008D573D" w:rsidRPr="00E86A92">
        <w:rPr>
          <w:rFonts w:ascii="Times New Roman" w:eastAsia="Calibri" w:hAnsi="Times New Roman" w:cs="Times New Roman"/>
          <w:sz w:val="24"/>
          <w:szCs w:val="24"/>
        </w:rPr>
        <w:lastRenderedPageBreak/>
        <w:t>individuals was much higher for reproductive output than for flowering phenology, suggesting that environmental or other contexts of individuals (age, size</w:t>
      </w:r>
      <w:r w:rsidR="000021C1" w:rsidRPr="00E86A92">
        <w:rPr>
          <w:rFonts w:ascii="Times New Roman" w:eastAsia="Calibri" w:hAnsi="Times New Roman" w:cs="Times New Roman"/>
          <w:sz w:val="24"/>
          <w:szCs w:val="24"/>
        </w:rPr>
        <w:t>, pollinator availability</w:t>
      </w:r>
      <w:r w:rsidR="008D573D" w:rsidRPr="00E86A92">
        <w:rPr>
          <w:rFonts w:ascii="Times New Roman" w:eastAsia="Calibri" w:hAnsi="Times New Roman" w:cs="Times New Roman"/>
          <w:sz w:val="24"/>
          <w:szCs w:val="24"/>
        </w:rPr>
        <w:t xml:space="preserve"> etc</w:t>
      </w:r>
      <w:r w:rsidR="000021C1" w:rsidRPr="00E86A92">
        <w:rPr>
          <w:rFonts w:ascii="Times New Roman" w:eastAsia="Calibri" w:hAnsi="Times New Roman" w:cs="Times New Roman"/>
          <w:sz w:val="24"/>
          <w:szCs w:val="24"/>
        </w:rPr>
        <w:t>.</w:t>
      </w:r>
      <w:r w:rsidR="008D573D" w:rsidRPr="00E86A92">
        <w:rPr>
          <w:rFonts w:ascii="Times New Roman" w:eastAsia="Calibri" w:hAnsi="Times New Roman" w:cs="Times New Roman"/>
          <w:sz w:val="24"/>
          <w:szCs w:val="24"/>
        </w:rPr>
        <w:t xml:space="preserve">) </w:t>
      </w:r>
      <w:r w:rsidR="005304B0" w:rsidRPr="00E86A92">
        <w:rPr>
          <w:rFonts w:ascii="Times New Roman" w:eastAsia="Calibri" w:hAnsi="Times New Roman" w:cs="Times New Roman"/>
          <w:sz w:val="24"/>
          <w:szCs w:val="24"/>
        </w:rPr>
        <w:t xml:space="preserve">may </w:t>
      </w:r>
      <w:r w:rsidR="008D573D" w:rsidRPr="00E86A92">
        <w:rPr>
          <w:rFonts w:ascii="Times New Roman" w:eastAsia="Calibri" w:hAnsi="Times New Roman" w:cs="Times New Roman"/>
          <w:sz w:val="24"/>
          <w:szCs w:val="24"/>
        </w:rPr>
        <w:t xml:space="preserve">play an important role in their reproductive </w:t>
      </w:r>
      <w:r w:rsidR="000021C1" w:rsidRPr="00E86A92">
        <w:rPr>
          <w:rFonts w:ascii="Times New Roman" w:eastAsia="Calibri" w:hAnsi="Times New Roman" w:cs="Times New Roman"/>
          <w:sz w:val="24"/>
          <w:szCs w:val="24"/>
        </w:rPr>
        <w:t>fitness</w:t>
      </w:r>
      <w:r w:rsidR="00474C3A" w:rsidRPr="00E86A92">
        <w:rPr>
          <w:rFonts w:ascii="Times New Roman" w:eastAsia="Calibri" w:hAnsi="Times New Roman" w:cs="Times New Roman"/>
          <w:sz w:val="24"/>
          <w:szCs w:val="24"/>
        </w:rPr>
        <w:t>.</w:t>
      </w:r>
      <w:r w:rsidR="000021C1" w:rsidRPr="00E86A92">
        <w:rPr>
          <w:rFonts w:ascii="Times New Roman" w:eastAsia="Calibri" w:hAnsi="Times New Roman" w:cs="Times New Roman"/>
          <w:sz w:val="24"/>
          <w:szCs w:val="24"/>
        </w:rPr>
        <w:t xml:space="preserve"> This also corresponds with much lower explanatory power for reproductive fitness than phenology models. </w:t>
      </w:r>
      <w:r w:rsidR="008D573D" w:rsidRPr="00E86A92">
        <w:rPr>
          <w:rFonts w:ascii="Times New Roman" w:eastAsia="Calibri" w:hAnsi="Times New Roman" w:cs="Times New Roman"/>
          <w:sz w:val="24"/>
          <w:szCs w:val="24"/>
        </w:rPr>
        <w:t>Rather, flowering phenology varied mostly between species over time (i.e. int</w:t>
      </w:r>
      <w:r w:rsidR="002D5D56" w:rsidRPr="00E86A92">
        <w:rPr>
          <w:rFonts w:ascii="Times New Roman" w:eastAsia="Calibri" w:hAnsi="Times New Roman" w:cs="Times New Roman"/>
          <w:sz w:val="24"/>
          <w:szCs w:val="24"/>
        </w:rPr>
        <w:t>er</w:t>
      </w:r>
      <w:r w:rsidR="008D573D" w:rsidRPr="00E86A92">
        <w:rPr>
          <w:rFonts w:ascii="Times New Roman" w:eastAsia="Calibri" w:hAnsi="Times New Roman" w:cs="Times New Roman"/>
          <w:sz w:val="24"/>
          <w:szCs w:val="24"/>
        </w:rPr>
        <w:t xml:space="preserve">-annually), reflecting a </w:t>
      </w:r>
      <w:r w:rsidR="000021C1" w:rsidRPr="00E86A92">
        <w:rPr>
          <w:rFonts w:ascii="Times New Roman" w:eastAsia="Calibri" w:hAnsi="Times New Roman" w:cs="Times New Roman"/>
          <w:sz w:val="24"/>
          <w:szCs w:val="24"/>
        </w:rPr>
        <w:t xml:space="preserve">high </w:t>
      </w:r>
      <w:r w:rsidR="008D573D" w:rsidRPr="00E86A92">
        <w:rPr>
          <w:rFonts w:ascii="Times New Roman" w:eastAsia="Calibri" w:hAnsi="Times New Roman" w:cs="Times New Roman"/>
          <w:sz w:val="24"/>
          <w:szCs w:val="24"/>
        </w:rPr>
        <w:t>level of macroclimatic control, which is consistent with modeled parameter estimates.</w:t>
      </w:r>
      <w:r w:rsidR="00200516" w:rsidRPr="00E86A92">
        <w:rPr>
          <w:rFonts w:ascii="Times New Roman" w:eastAsia="Calibri" w:hAnsi="Times New Roman" w:cs="Times New Roman"/>
          <w:sz w:val="24"/>
          <w:szCs w:val="24"/>
        </w:rPr>
        <w:t xml:space="preserve"> Despite these caveats, positive fitness outcomes for earlier flowering </w:t>
      </w:r>
      <w:r w:rsidR="0020178C" w:rsidRPr="00E86A92">
        <w:rPr>
          <w:rFonts w:ascii="Times New Roman" w:eastAsia="Calibri" w:hAnsi="Times New Roman" w:cs="Times New Roman"/>
          <w:sz w:val="24"/>
          <w:szCs w:val="24"/>
        </w:rPr>
        <w:t>individuals under warming highlights the capacity of these temperature</w:t>
      </w:r>
      <w:r w:rsidR="004C4F52" w:rsidRPr="00E86A92">
        <w:rPr>
          <w:rFonts w:ascii="Times New Roman" w:eastAsia="Calibri" w:hAnsi="Times New Roman" w:cs="Times New Roman"/>
          <w:sz w:val="24"/>
          <w:szCs w:val="24"/>
        </w:rPr>
        <w:t>-</w:t>
      </w:r>
      <w:r w:rsidR="0020178C" w:rsidRPr="00E86A92">
        <w:rPr>
          <w:rFonts w:ascii="Times New Roman" w:eastAsia="Calibri" w:hAnsi="Times New Roman" w:cs="Times New Roman"/>
          <w:sz w:val="24"/>
          <w:szCs w:val="24"/>
        </w:rPr>
        <w:t xml:space="preserve">sensitive tundra species </w:t>
      </w:r>
      <w:r w:rsidR="005304B0" w:rsidRPr="00E86A92">
        <w:rPr>
          <w:rFonts w:ascii="Times New Roman" w:eastAsia="Calibri" w:hAnsi="Times New Roman" w:cs="Times New Roman"/>
          <w:sz w:val="24"/>
          <w:szCs w:val="24"/>
        </w:rPr>
        <w:t xml:space="preserve">to acclimate to warmer temperatures </w:t>
      </w:r>
      <w:r w:rsidR="0020178C" w:rsidRPr="00E86A92">
        <w:rPr>
          <w:rFonts w:ascii="Times New Roman" w:eastAsia="Calibri" w:hAnsi="Times New Roman" w:cs="Times New Roman"/>
          <w:sz w:val="24"/>
          <w:szCs w:val="24"/>
        </w:rPr>
        <w:t xml:space="preserve">and may </w:t>
      </w:r>
      <w:r w:rsidR="000021C1" w:rsidRPr="00E86A92">
        <w:rPr>
          <w:rFonts w:ascii="Times New Roman" w:eastAsia="Calibri" w:hAnsi="Times New Roman" w:cs="Times New Roman"/>
          <w:sz w:val="24"/>
          <w:szCs w:val="24"/>
        </w:rPr>
        <w:t xml:space="preserve">reduce </w:t>
      </w:r>
      <w:r w:rsidR="0020178C" w:rsidRPr="00E86A92">
        <w:rPr>
          <w:rFonts w:ascii="Times New Roman" w:eastAsia="Calibri" w:hAnsi="Times New Roman" w:cs="Times New Roman"/>
          <w:sz w:val="24"/>
          <w:szCs w:val="24"/>
        </w:rPr>
        <w:t>the need for</w:t>
      </w:r>
      <w:r w:rsidR="000021C1" w:rsidRPr="00E86A92">
        <w:rPr>
          <w:rFonts w:ascii="Times New Roman" w:eastAsia="Calibri" w:hAnsi="Times New Roman" w:cs="Times New Roman"/>
          <w:sz w:val="24"/>
          <w:szCs w:val="24"/>
        </w:rPr>
        <w:t xml:space="preserve"> alternate </w:t>
      </w:r>
      <w:r w:rsidR="0020178C" w:rsidRPr="00E86A92">
        <w:rPr>
          <w:rFonts w:ascii="Times New Roman" w:eastAsia="Calibri" w:hAnsi="Times New Roman" w:cs="Times New Roman"/>
          <w:sz w:val="24"/>
          <w:szCs w:val="24"/>
        </w:rPr>
        <w:t xml:space="preserve">intervention strategies such as assisted migration of southern populations. </w:t>
      </w:r>
      <w:r w:rsidR="005304B0" w:rsidRPr="00E86A92">
        <w:rPr>
          <w:rFonts w:ascii="Times New Roman" w:eastAsia="Calibri" w:hAnsi="Times New Roman" w:cs="Times New Roman"/>
          <w:sz w:val="24"/>
          <w:szCs w:val="24"/>
        </w:rPr>
        <w:t xml:space="preserve">These results are in line with a growing understanding of how intraspecific trait variation in tundra plant communities may slow species turnover and promote ecosystem resistance to climate warming in the Arctic </w:t>
      </w:r>
      <w:r w:rsidR="003D6C98" w:rsidRPr="00E86A92">
        <w:rPr>
          <w:rFonts w:ascii="Times New Roman" w:eastAsia="Calibri" w:hAnsi="Times New Roman" w:cs="Times New Roman"/>
          <w:sz w:val="24"/>
          <w:szCs w:val="24"/>
        </w:rPr>
        <w:fldChar w:fldCharType="begin"/>
      </w:r>
      <w:r w:rsidR="003D6C98" w:rsidRPr="00E86A92">
        <w:rPr>
          <w:rFonts w:ascii="Times New Roman" w:eastAsia="Calibri" w:hAnsi="Times New Roman" w:cs="Times New Roman"/>
          <w:sz w:val="24"/>
          <w:szCs w:val="24"/>
        </w:rPr>
        <w:instrText xml:space="preserve"> ADDIN ZOTERO_ITEM CSL_CITATION {"citationID":"MHsvpRoQ","properties":{"formattedCitation":"(J\\uc0\\u243{}nsd\\uc0\\u243{}ttir {\\i{}et al.} 2023)","plainCitation":"(Jónsdóttir et al. 2023)","noteIndex":0},"citationItems":[{"id":14206,"uris":["http://zotero.org/users/11033306/items/LZFU2CP5"],"itemData":{"id":14206,"type":"article-journal","container-title":"Ecological Monographs","DOI":"10.1002/ecm.1555","ISSN":"0012-9615, 1557-7015","issue":"1","journalAbbreviation":"Ecological Monographs","language":"en","source":"DOI.org (Crossref)","title":"Intraspecific trait variability is a key feature underlying high Arctic plant community resistance to climate warming","URL":"https://onlinelibrary.wiley.com/doi/10.1002/ecm.1555","volume":"93","author":[{"family":"Jónsdóttir","given":"Ingibjörg S."},{"family":"Halbritter","given":"Aud H."},{"family":"Christiansen","given":"Casper T."},{"family":"Althuizen","given":"Inge H. J."},{"family":"Haugum","given":"Siri V."},{"family":"Henn","given":"Jonathan J."},{"family":"Björnsdóttir","given":"Katrín"},{"family":"Maitner","given":"Brian Salvin"},{"family":"Malhi","given":"Yadvinder"},{"family":"Michaletz","given":"Sean T."},{"family":"Roos","given":"Ruben E."},{"family":"Klanderud","given":"Kari"},{"family":"Lee","given":"Hanna"},{"family":"Enquist","given":"Brian J."},{"family":"Vandvik","given":"Vigdis"}],"accessed":{"date-parts":[["2023",2,8]]},"issued":{"date-parts":[["2023",2]]}}}],"schema":"https://github.com/citation-style-language/schema/raw/master/csl-citation.json"} </w:instrText>
      </w:r>
      <w:r w:rsidR="003D6C98" w:rsidRPr="00E86A92">
        <w:rPr>
          <w:rFonts w:ascii="Times New Roman" w:eastAsia="Calibri" w:hAnsi="Times New Roman" w:cs="Times New Roman"/>
          <w:sz w:val="24"/>
          <w:szCs w:val="24"/>
        </w:rPr>
        <w:fldChar w:fldCharType="separate"/>
      </w:r>
      <w:r w:rsidR="003D6C98" w:rsidRPr="00E86A92">
        <w:rPr>
          <w:rFonts w:ascii="Times New Roman" w:hAnsi="Times New Roman" w:cs="Times New Roman"/>
          <w:sz w:val="24"/>
          <w:szCs w:val="24"/>
        </w:rPr>
        <w:t>(</w:t>
      </w:r>
      <w:proofErr w:type="spellStart"/>
      <w:r w:rsidR="003D6C98" w:rsidRPr="00E86A92">
        <w:rPr>
          <w:rFonts w:ascii="Times New Roman" w:hAnsi="Times New Roman" w:cs="Times New Roman"/>
          <w:sz w:val="24"/>
          <w:szCs w:val="24"/>
        </w:rPr>
        <w:t>Jónsdóttir</w:t>
      </w:r>
      <w:proofErr w:type="spellEnd"/>
      <w:r w:rsidR="003D6C98" w:rsidRPr="00E86A92">
        <w:rPr>
          <w:rFonts w:ascii="Times New Roman" w:hAnsi="Times New Roman" w:cs="Times New Roman"/>
          <w:sz w:val="24"/>
          <w:szCs w:val="24"/>
        </w:rPr>
        <w:t xml:space="preserve"> </w:t>
      </w:r>
      <w:r w:rsidR="003D6C98" w:rsidRPr="00E86A92">
        <w:rPr>
          <w:rFonts w:ascii="Times New Roman" w:hAnsi="Times New Roman" w:cs="Times New Roman"/>
          <w:i/>
          <w:iCs/>
          <w:sz w:val="24"/>
          <w:szCs w:val="24"/>
        </w:rPr>
        <w:t>et al.</w:t>
      </w:r>
      <w:r w:rsidR="003D6C98" w:rsidRPr="00E86A92">
        <w:rPr>
          <w:rFonts w:ascii="Times New Roman" w:hAnsi="Times New Roman" w:cs="Times New Roman"/>
          <w:sz w:val="24"/>
          <w:szCs w:val="24"/>
        </w:rPr>
        <w:t xml:space="preserve"> 2023)</w:t>
      </w:r>
      <w:r w:rsidR="003D6C98" w:rsidRPr="00E86A92">
        <w:rPr>
          <w:rFonts w:ascii="Times New Roman" w:eastAsia="Calibri" w:hAnsi="Times New Roman" w:cs="Times New Roman"/>
          <w:sz w:val="24"/>
          <w:szCs w:val="24"/>
        </w:rPr>
        <w:fldChar w:fldCharType="end"/>
      </w:r>
      <w:r w:rsidR="005304B0" w:rsidRPr="00E86A92">
        <w:rPr>
          <w:rFonts w:ascii="Times New Roman" w:hAnsi="Times New Roman" w:cs="Times New Roman"/>
          <w:sz w:val="24"/>
          <w:szCs w:val="24"/>
        </w:rPr>
        <w:t>.</w:t>
      </w:r>
    </w:p>
    <w:p w14:paraId="1229F05A" w14:textId="452BBD7D" w:rsidR="006C4BC2" w:rsidRPr="00E86A92" w:rsidRDefault="006C4BC2" w:rsidP="00A0344C">
      <w:pPr>
        <w:spacing w:line="480" w:lineRule="auto"/>
        <w:jc w:val="both"/>
        <w:rPr>
          <w:rFonts w:ascii="Times New Roman" w:eastAsia="Calibri" w:hAnsi="Times New Roman" w:cs="Times New Roman"/>
          <w:sz w:val="24"/>
          <w:szCs w:val="24"/>
        </w:rPr>
      </w:pPr>
    </w:p>
    <w:p w14:paraId="1956F34B" w14:textId="53A0E491" w:rsidR="002601CF" w:rsidRPr="00E86A92" w:rsidRDefault="00C2766B" w:rsidP="002601CF">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w:t>
      </w:r>
      <w:r w:rsidR="00C5417A" w:rsidRPr="00E86A92">
        <w:rPr>
          <w:rFonts w:ascii="Times New Roman" w:eastAsia="Calibri" w:hAnsi="Times New Roman" w:cs="Times New Roman"/>
          <w:sz w:val="24"/>
          <w:szCs w:val="24"/>
        </w:rPr>
        <w:t>hile we find</w:t>
      </w:r>
      <w:r w:rsidRPr="00E86A92">
        <w:rPr>
          <w:rFonts w:ascii="Times New Roman" w:eastAsia="Calibri" w:hAnsi="Times New Roman" w:cs="Times New Roman"/>
          <w:sz w:val="24"/>
          <w:szCs w:val="24"/>
        </w:rPr>
        <w:t xml:space="preserve"> strong</w:t>
      </w:r>
      <w:r w:rsidR="00C5417A" w:rsidRPr="00E86A92">
        <w:rPr>
          <w:rFonts w:ascii="Times New Roman" w:eastAsia="Calibri" w:hAnsi="Times New Roman" w:cs="Times New Roman"/>
          <w:sz w:val="24"/>
          <w:szCs w:val="24"/>
        </w:rPr>
        <w:t xml:space="preserve"> evidenc</w:t>
      </w:r>
      <w:r w:rsidRPr="00E86A92">
        <w:rPr>
          <w:rFonts w:ascii="Times New Roman" w:eastAsia="Calibri" w:hAnsi="Times New Roman" w:cs="Times New Roman"/>
          <w:sz w:val="24"/>
          <w:szCs w:val="24"/>
        </w:rPr>
        <w:t>e that warming temperatures are shifting phenology, and as a result, reproductive</w:t>
      </w:r>
      <w:r w:rsidR="00C5417A" w:rsidRPr="00E86A92">
        <w:rPr>
          <w:rFonts w:ascii="Times New Roman" w:eastAsia="Calibri" w:hAnsi="Times New Roman" w:cs="Times New Roman"/>
          <w:sz w:val="24"/>
          <w:szCs w:val="24"/>
        </w:rPr>
        <w:t xml:space="preserve"> fitness, there are still many other ecological drivers a</w:t>
      </w:r>
      <w:r w:rsidRPr="00E86A92">
        <w:rPr>
          <w:rFonts w:ascii="Times New Roman" w:eastAsia="Calibri" w:hAnsi="Times New Roman" w:cs="Times New Roman"/>
          <w:sz w:val="24"/>
          <w:szCs w:val="24"/>
        </w:rPr>
        <w:t>t</w:t>
      </w:r>
      <w:r w:rsidR="00C5417A" w:rsidRPr="00E86A92">
        <w:rPr>
          <w:rFonts w:ascii="Times New Roman" w:eastAsia="Calibri" w:hAnsi="Times New Roman" w:cs="Times New Roman"/>
          <w:sz w:val="24"/>
          <w:szCs w:val="24"/>
        </w:rPr>
        <w:t xml:space="preserve"> play</w:t>
      </w:r>
      <w:r w:rsidRPr="00E86A92">
        <w:rPr>
          <w:rFonts w:ascii="Times New Roman" w:eastAsia="Calibri" w:hAnsi="Times New Roman" w:cs="Times New Roman"/>
          <w:sz w:val="24"/>
          <w:szCs w:val="24"/>
        </w:rPr>
        <w:t xml:space="preserve"> in our system</w:t>
      </w:r>
      <w:r w:rsidR="00C5417A" w:rsidRPr="00E86A92">
        <w:rPr>
          <w:rFonts w:ascii="Times New Roman" w:eastAsia="Calibri" w:hAnsi="Times New Roman" w:cs="Times New Roman"/>
          <w:sz w:val="24"/>
          <w:szCs w:val="24"/>
        </w:rPr>
        <w:t>.</w:t>
      </w:r>
      <w:r w:rsidR="006A6613" w:rsidRPr="00E86A92">
        <w:rPr>
          <w:rFonts w:ascii="Times New Roman" w:eastAsia="Calibri" w:hAnsi="Times New Roman" w:cs="Times New Roman"/>
          <w:sz w:val="24"/>
          <w:szCs w:val="24"/>
        </w:rPr>
        <w:t xml:space="preserve"> </w:t>
      </w:r>
      <w:r w:rsidR="000854AA" w:rsidRPr="00E86A92">
        <w:rPr>
          <w:rFonts w:ascii="Times New Roman" w:eastAsia="Calibri" w:hAnsi="Times New Roman" w:cs="Times New Roman"/>
          <w:sz w:val="24"/>
          <w:szCs w:val="24"/>
        </w:rPr>
        <w:t xml:space="preserve">Previous </w:t>
      </w:r>
      <w:r w:rsidRPr="00E86A92">
        <w:rPr>
          <w:rFonts w:ascii="Times New Roman" w:eastAsia="Calibri" w:hAnsi="Times New Roman" w:cs="Times New Roman"/>
          <w:sz w:val="24"/>
          <w:szCs w:val="24"/>
        </w:rPr>
        <w:t xml:space="preserve">work at the Alexandra Fiord </w:t>
      </w:r>
      <w:r w:rsidR="000854AA" w:rsidRPr="00E86A92">
        <w:rPr>
          <w:rFonts w:ascii="Times New Roman" w:eastAsia="Calibri" w:hAnsi="Times New Roman" w:cs="Times New Roman"/>
          <w:sz w:val="24"/>
          <w:szCs w:val="24"/>
        </w:rPr>
        <w:t xml:space="preserve">site </w:t>
      </w:r>
      <w:r w:rsidR="002601CF" w:rsidRPr="00E86A92">
        <w:rPr>
          <w:rFonts w:ascii="Times New Roman" w:eastAsia="Calibri" w:hAnsi="Times New Roman" w:cs="Times New Roman"/>
          <w:sz w:val="24"/>
          <w:szCs w:val="24"/>
        </w:rPr>
        <w:t>found</w:t>
      </w:r>
      <w:r w:rsidR="000854AA" w:rsidRPr="00E86A92">
        <w:rPr>
          <w:rFonts w:ascii="Times New Roman" w:eastAsia="Calibri" w:hAnsi="Times New Roman" w:cs="Times New Roman"/>
          <w:sz w:val="24"/>
          <w:szCs w:val="24"/>
        </w:rPr>
        <w:t xml:space="preserve"> has found both positive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{"citationID":"INAKcqoO","properties":{"formattedCitation":"(Klady {\\i{}et al.} 2011)","plainCitation":"(Klady et al. 2011)","noteIndex":0},"citationItems":[{"id":11104,"uris":["http://zotero.org/users/11033306/items/46QBNN7B"],"itemData":{"id":11104,"type":"article-journal","abstract":"We provide new information on changes in tundra plant sexual reproduction in response to long-term (12 years) experimental warming in the High Arctic. Open-top chambers (OTCs) were used to increase growing season temperatures by 1-2°C across a range of vascular plant communities. The warming enhanced reproductive effort and success in most species; shrubs and graminoids appeared to be more responsive than forbs. We found that the measured effects of warming on sexual reproduction were more consistently positive and to a greater degree in polar oasis compared with polar semidesert vascular plant communities. Our findings support predictions that long-term warming in the High Arctic will likely enhance sexual reproduction in tundra plants, which could lead to an increase in plant cover. Greater abundance of vegetation has implications for primary consumers - via increased forage availability, and the global carbon budget - as a function of changes in permafrost and vegetation acting as a carbon sink. Enhanced sexual reproduction in Arctic vascular plants may lead to increased genetic variability of offspring, and consequently improved chances of survival in a changing environment. Our findings also indicate that with future warming, polar oases may play an important role as a seed source to the surrounding polar desert landscape. © 2010 Blackwell Publishing Ltd.","container-title":"Global Change Biology","DOI":"10.1111/j.1365-2486.2010.02319.x","ISSN":"13541013","issue":"4","page":"1611-1624","title":"Changes in high arctic tundra plant reproduction in response to long-term experimental warming","volume":"17","author":[{"family":"Klady","given":"Rebecca A."},{"family":"Henry","given":"Gregory H.R."},{"family":"Lemay","given":"Valerie"}],"issued":{"date-parts":[["2011"]]}}}],"schema":"https://github.com/citation-style-language/schema/raw/master/csl-citation.json"}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w:t>
      </w:r>
      <w:proofErr w:type="spellStart"/>
      <w:r w:rsidR="0082756B" w:rsidRPr="00E86A92">
        <w:rPr>
          <w:rFonts w:ascii="Times New Roman" w:hAnsi="Times New Roman" w:cs="Times New Roman"/>
          <w:sz w:val="24"/>
          <w:szCs w:val="24"/>
        </w:rPr>
        <w:t>Klady</w:t>
      </w:r>
      <w:proofErr w:type="spellEnd"/>
      <w:r w:rsidR="0082756B" w:rsidRPr="00E86A92">
        <w:rPr>
          <w:rFonts w:ascii="Times New Roman" w:hAnsi="Times New Roman" w:cs="Times New Roman"/>
          <w:sz w:val="24"/>
          <w:szCs w:val="24"/>
        </w:rPr>
        <w:t xml:space="preserve">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2011)</w:t>
      </w:r>
      <w:r w:rsidR="0082756B" w:rsidRPr="00E86A92">
        <w:rPr>
          <w:rFonts w:ascii="Times New Roman" w:eastAsia="Calibri" w:hAnsi="Times New Roman" w:cs="Times New Roman"/>
          <w:sz w:val="24"/>
          <w:szCs w:val="24"/>
        </w:rPr>
        <w:fldChar w:fldCharType="end"/>
      </w:r>
      <w:r w:rsidR="000854AA" w:rsidRPr="00E86A92">
        <w:rPr>
          <w:rFonts w:ascii="Times New Roman" w:eastAsia="Calibri" w:hAnsi="Times New Roman" w:cs="Times New Roman"/>
          <w:sz w:val="24"/>
          <w:szCs w:val="24"/>
        </w:rPr>
        <w:t xml:space="preserve"> and </w:t>
      </w:r>
      <w:r w:rsidR="002601CF" w:rsidRPr="00E86A92">
        <w:rPr>
          <w:rFonts w:ascii="Times New Roman" w:eastAsia="Calibri" w:hAnsi="Times New Roman" w:cs="Times New Roman"/>
          <w:sz w:val="24"/>
          <w:szCs w:val="24"/>
        </w:rPr>
        <w:t xml:space="preserve">inconsistent </w:t>
      </w:r>
      <w:r w:rsidR="000854AA" w:rsidRPr="00E86A92">
        <w:rPr>
          <w:rFonts w:ascii="Times New Roman" w:eastAsia="Calibri" w:hAnsi="Times New Roman" w:cs="Times New Roman"/>
          <w:sz w:val="24"/>
          <w:szCs w:val="24"/>
        </w:rPr>
        <w:t xml:space="preserve">(positive, negative, and no effect)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{"citationID":"NpPyCoT8","properties":{"formattedCitation":"(Frei and Henry 2022)","plainCitation":"(Frei and Henry 2022)","noteIndex":0},"citationItems":[{"id":14487,"uris":["http://zotero.org/users/11033306/items/MYDSNG9Z"],"itemData":{"id":14487,"type":"article-journal","abstract":"Arctic regions are particularly affected by rapidly rising temperatures and altered snow regimes. Snowmelt timing depends on spring temperatures and winter snow accumulation. Scenarios for the Arctic include both decreases and increases in snow accumulation. Predictions of future snowmelt timing are, thus, difficult and experimental evidence for ecological consequences is scarce. In 1995, a long-term factorial experiment was set up in a High Arctic evergreen shrub heath community on Ellesmere Island, Canada. We investigated how snow removal, snow addition, and passive warming affected phenology, growth and reproductive effort of the four common tundra plant species Cassiope tetragona (L.) D. Don, Dryas integrifolia Vahl, Luzula arctica Blytt, and Papaver radicatum Rottb. Timing of flowering and seed maturation as well as flower production were more strongly influenced by the combined effects of snowmelt timing and warming in the two shrub species than in the two herbaceous species. Warming effects persisted over the course of the growing season and resulted in increased shrub growth. Moreover, the long-term trend of increasing growth in two species suggests that ambient warming promotes tundra plant growth. Our results confirm the importance of complex interactions between temperature and snowmelt timing in driving species-specific plant responses to climate change in the Arctic.","container-title":"Arctic Science","DOI":"10.1139/as-2021-0028","issue":"3","note":"publisher: NRC Research Press","page":"700-721","source":"cdnsciencepub.com (Atypon)","title":"Long-term effects of snowmelt timing and climate warming on phenology, growth, and reproductive effort of Arctic tundra plant species","volume":"8","author":[{"family":"Frei","given":"Esther R."},{"family":"Henry","given":"Gregory H.R."}],"issued":{"date-parts":[["2022",9]]}}}],"schema":"https://github.com/citation-style-language/schema/raw/master/csl-citation.json"}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(Frei and Henry 2022)</w:t>
      </w:r>
      <w:r w:rsidR="0082756B" w:rsidRPr="00E86A92">
        <w:rPr>
          <w:rFonts w:ascii="Times New Roman" w:eastAsia="Calibri" w:hAnsi="Times New Roman" w:cs="Times New Roman"/>
          <w:sz w:val="24"/>
          <w:szCs w:val="24"/>
        </w:rPr>
        <w:fldChar w:fldCharType="end"/>
      </w:r>
      <w:r w:rsidR="000854AA" w:rsidRPr="00E86A92">
        <w:rPr>
          <w:rFonts w:ascii="Times New Roman" w:eastAsia="Calibri" w:hAnsi="Times New Roman" w:cs="Times New Roman"/>
          <w:sz w:val="24"/>
          <w:szCs w:val="24"/>
        </w:rPr>
        <w:t xml:space="preserve"> </w:t>
      </w:r>
      <w:r w:rsidR="002601CF" w:rsidRPr="00E86A92">
        <w:rPr>
          <w:rFonts w:ascii="Times New Roman" w:eastAsia="Calibri" w:hAnsi="Times New Roman" w:cs="Times New Roman"/>
          <w:sz w:val="24"/>
          <w:szCs w:val="24"/>
        </w:rPr>
        <w:t xml:space="preserve">direct effects of experimental warming on </w:t>
      </w:r>
      <w:r w:rsidR="000854AA" w:rsidRPr="00E86A92">
        <w:rPr>
          <w:rFonts w:ascii="Times New Roman" w:eastAsia="Calibri" w:hAnsi="Times New Roman" w:cs="Times New Roman"/>
          <w:sz w:val="24"/>
          <w:szCs w:val="24"/>
        </w:rPr>
        <w:t xml:space="preserve">the reproductive output </w:t>
      </w:r>
      <w:r w:rsidR="002601CF" w:rsidRPr="00E86A92">
        <w:rPr>
          <w:rFonts w:ascii="Times New Roman" w:eastAsia="Calibri" w:hAnsi="Times New Roman" w:cs="Times New Roman"/>
          <w:sz w:val="24"/>
          <w:szCs w:val="24"/>
        </w:rPr>
        <w:t xml:space="preserve">of </w:t>
      </w:r>
      <w:r w:rsidR="000854AA" w:rsidRPr="00E86A92">
        <w:rPr>
          <w:rFonts w:ascii="Times New Roman" w:eastAsia="Calibri" w:hAnsi="Times New Roman" w:cs="Times New Roman"/>
          <w:sz w:val="24"/>
          <w:szCs w:val="24"/>
        </w:rPr>
        <w:t xml:space="preserve">dominant tundra species </w:t>
      </w:r>
      <w:r w:rsidR="002601CF" w:rsidRPr="00E86A92">
        <w:rPr>
          <w:rFonts w:ascii="Times New Roman" w:eastAsia="Calibri" w:hAnsi="Times New Roman" w:cs="Times New Roman"/>
          <w:sz w:val="24"/>
          <w:szCs w:val="24"/>
        </w:rPr>
        <w:t>different species</w:t>
      </w:r>
      <w:r w:rsidR="000854AA" w:rsidRPr="00E86A92">
        <w:rPr>
          <w:rFonts w:ascii="Times New Roman" w:eastAsia="Calibri" w:hAnsi="Times New Roman" w:cs="Times New Roman"/>
          <w:sz w:val="24"/>
          <w:szCs w:val="24"/>
        </w:rPr>
        <w:t>.</w:t>
      </w:r>
      <w:r w:rsidR="002601CF"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However, </w:t>
      </w:r>
      <w:r w:rsidR="0082756B" w:rsidRPr="00E86A92">
        <w:rPr>
          <w:rFonts w:ascii="Times New Roman" w:eastAsia="Calibri" w:hAnsi="Times New Roman" w:cs="Times New Roman"/>
          <w:sz w:val="24"/>
          <w:szCs w:val="24"/>
        </w:rPr>
        <w:t xml:space="preserve">these studies </w:t>
      </w:r>
      <w:r w:rsidR="002601CF" w:rsidRPr="00E86A92">
        <w:rPr>
          <w:rFonts w:ascii="Times New Roman" w:eastAsia="Calibri" w:hAnsi="Times New Roman" w:cs="Times New Roman"/>
          <w:sz w:val="24"/>
          <w:szCs w:val="24"/>
        </w:rPr>
        <w:t xml:space="preserve">highlight that the effects of experimental warming on reproductive output </w:t>
      </w:r>
      <w:proofErr w:type="gramStart"/>
      <w:r w:rsidRPr="00E86A92">
        <w:rPr>
          <w:rFonts w:ascii="Times New Roman" w:eastAsia="Calibri" w:hAnsi="Times New Roman" w:cs="Times New Roman"/>
          <w:sz w:val="24"/>
          <w:szCs w:val="24"/>
        </w:rPr>
        <w:t>can be</w:t>
      </w:r>
      <w:r w:rsidR="002601CF" w:rsidRPr="00E86A92">
        <w:rPr>
          <w:rFonts w:ascii="Times New Roman" w:eastAsia="Calibri" w:hAnsi="Times New Roman" w:cs="Times New Roman"/>
          <w:sz w:val="24"/>
          <w:szCs w:val="24"/>
        </w:rPr>
        <w:t xml:space="preserve"> modulated</w:t>
      </w:r>
      <w:proofErr w:type="gramEnd"/>
      <w:r w:rsidR="002601CF" w:rsidRPr="00E86A92">
        <w:rPr>
          <w:rFonts w:ascii="Times New Roman" w:eastAsia="Calibri" w:hAnsi="Times New Roman" w:cs="Times New Roman"/>
          <w:sz w:val="24"/>
          <w:szCs w:val="24"/>
        </w:rPr>
        <w:t xml:space="preserve"> by other environmental factors such as snowpack</w:t>
      </w:r>
      <w:r w:rsidR="000854AA" w:rsidRPr="00E86A92">
        <w:rPr>
          <w:rFonts w:ascii="Times New Roman" w:eastAsia="Calibri" w:hAnsi="Times New Roman" w:cs="Times New Roman"/>
          <w:sz w:val="24"/>
          <w:szCs w:val="24"/>
        </w:rPr>
        <w:t xml:space="preserve">. </w:t>
      </w:r>
      <w:r w:rsidR="009D37AD" w:rsidRPr="00E86A92">
        <w:rPr>
          <w:rFonts w:ascii="Times New Roman" w:eastAsia="Calibri" w:hAnsi="Times New Roman" w:cs="Times New Roman"/>
          <w:sz w:val="24"/>
          <w:szCs w:val="24"/>
        </w:rPr>
        <w:t xml:space="preserve">Our work adds to this understanding by showing how the indirect effects of warming via shifting phenology is what primarily drives changes in reproductive fitness within an individual plant. </w:t>
      </w:r>
      <w:r w:rsidRPr="00E86A92">
        <w:rPr>
          <w:rFonts w:ascii="Times New Roman" w:eastAsia="Calibri" w:hAnsi="Times New Roman" w:cs="Times New Roman"/>
          <w:sz w:val="24"/>
          <w:szCs w:val="24"/>
        </w:rPr>
        <w:t xml:space="preserve">Similarly, </w:t>
      </w:r>
      <w:proofErr w:type="spellStart"/>
      <w:r w:rsidRPr="00E86A92">
        <w:rPr>
          <w:rFonts w:ascii="Times New Roman" w:eastAsia="Calibri" w:hAnsi="Times New Roman" w:cs="Times New Roman"/>
          <w:sz w:val="24"/>
          <w:szCs w:val="24"/>
        </w:rPr>
        <w:t>Wipf</w:t>
      </w:r>
      <w:proofErr w:type="spellEnd"/>
      <w:r w:rsidRPr="00E86A92">
        <w:rPr>
          <w:rFonts w:ascii="Times New Roman" w:eastAsia="Calibri" w:hAnsi="Times New Roman" w:cs="Times New Roman"/>
          <w:sz w:val="24"/>
          <w:szCs w:val="24"/>
        </w:rPr>
        <w:t xml:space="preserve"> (2010) finds that both phenology and fecundity of subarctic species were influenced by snowmelt date, particularly early in the </w:t>
      </w:r>
      <w:r w:rsidRPr="00E86A92">
        <w:rPr>
          <w:rFonts w:ascii="Times New Roman" w:eastAsia="Calibri" w:hAnsi="Times New Roman" w:cs="Times New Roman"/>
          <w:sz w:val="24"/>
          <w:szCs w:val="24"/>
        </w:rPr>
        <w:lastRenderedPageBreak/>
        <w:t xml:space="preserve">growing season, whereas later </w:t>
      </w:r>
      <w:r w:rsidR="009D37AD" w:rsidRPr="00E86A92">
        <w:rPr>
          <w:rFonts w:ascii="Times New Roman" w:eastAsia="Calibri" w:hAnsi="Times New Roman" w:cs="Times New Roman"/>
          <w:sz w:val="24"/>
          <w:szCs w:val="24"/>
        </w:rPr>
        <w:t xml:space="preserve">season </w:t>
      </w:r>
      <w:proofErr w:type="spellStart"/>
      <w:r w:rsidR="009D37AD" w:rsidRPr="00E86A92">
        <w:rPr>
          <w:rFonts w:ascii="Times New Roman" w:eastAsia="Calibri" w:hAnsi="Times New Roman" w:cs="Times New Roman"/>
          <w:sz w:val="24"/>
          <w:szCs w:val="24"/>
        </w:rPr>
        <w:t>phenophases</w:t>
      </w:r>
      <w:proofErr w:type="spellEnd"/>
      <w:r w:rsidR="009D37AD" w:rsidRPr="00E86A92">
        <w:rPr>
          <w:rFonts w:ascii="Times New Roman" w:eastAsia="Calibri" w:hAnsi="Times New Roman" w:cs="Times New Roman"/>
          <w:sz w:val="24"/>
          <w:szCs w:val="24"/>
        </w:rPr>
        <w:t xml:space="preserve"> were more driven</w:t>
      </w:r>
      <w:r w:rsidRPr="00E86A92">
        <w:rPr>
          <w:rFonts w:ascii="Times New Roman" w:eastAsia="Calibri" w:hAnsi="Times New Roman" w:cs="Times New Roman"/>
          <w:sz w:val="24"/>
          <w:szCs w:val="24"/>
        </w:rPr>
        <w:t xml:space="preserve"> by temperature (i.e. GDDs)</w:t>
      </w:r>
      <w:r w:rsidR="009D37AD" w:rsidRPr="00E86A92">
        <w:rPr>
          <w:rFonts w:ascii="Times New Roman" w:eastAsia="Calibri" w:hAnsi="Times New Roman" w:cs="Times New Roman"/>
          <w:sz w:val="24"/>
          <w:szCs w:val="24"/>
        </w:rPr>
        <w:t xml:space="preserve">. While we </w:t>
      </w:r>
      <w:r w:rsidR="008F0C16" w:rsidRPr="00E86A92">
        <w:rPr>
          <w:rFonts w:ascii="Times New Roman" w:eastAsia="Calibri" w:hAnsi="Times New Roman" w:cs="Times New Roman"/>
          <w:sz w:val="24"/>
          <w:szCs w:val="24"/>
        </w:rPr>
        <w:t xml:space="preserve">did not </w:t>
      </w:r>
      <w:r w:rsidR="009D37AD" w:rsidRPr="00E86A92">
        <w:rPr>
          <w:rFonts w:ascii="Times New Roman" w:eastAsia="Calibri" w:hAnsi="Times New Roman" w:cs="Times New Roman"/>
          <w:sz w:val="24"/>
          <w:szCs w:val="24"/>
        </w:rPr>
        <w:t xml:space="preserve">find strong effects of snowmelt date on fruit and flower production in our study, snowmelt date does influence flowering phenology, but only when </w:t>
      </w:r>
      <w:proofErr w:type="gramStart"/>
      <w:r w:rsidR="009D37AD" w:rsidRPr="00E86A92">
        <w:rPr>
          <w:rFonts w:ascii="Times New Roman" w:eastAsia="Calibri" w:hAnsi="Times New Roman" w:cs="Times New Roman"/>
          <w:sz w:val="24"/>
          <w:szCs w:val="24"/>
        </w:rPr>
        <w:t>combined</w:t>
      </w:r>
      <w:proofErr w:type="gramEnd"/>
      <w:r w:rsidR="009D37AD" w:rsidRPr="00E86A92">
        <w:rPr>
          <w:rFonts w:ascii="Times New Roman" w:eastAsia="Calibri" w:hAnsi="Times New Roman" w:cs="Times New Roman"/>
          <w:sz w:val="24"/>
          <w:szCs w:val="24"/>
        </w:rPr>
        <w:t xml:space="preserve"> with air temperature (Table 1).  Othe</w:t>
      </w:r>
      <w:r w:rsidR="00B3168F" w:rsidRPr="00E86A92">
        <w:rPr>
          <w:rFonts w:ascii="Times New Roman" w:eastAsia="Calibri" w:hAnsi="Times New Roman" w:cs="Times New Roman"/>
          <w:sz w:val="24"/>
          <w:szCs w:val="24"/>
        </w:rPr>
        <w:t>r f</w:t>
      </w:r>
      <w:r w:rsidR="009D37AD" w:rsidRPr="00E86A92">
        <w:rPr>
          <w:rFonts w:ascii="Times New Roman" w:eastAsia="Calibri" w:hAnsi="Times New Roman" w:cs="Times New Roman"/>
          <w:sz w:val="24"/>
          <w:szCs w:val="24"/>
        </w:rPr>
        <w:t xml:space="preserve">actors including changes in snowpack depth, </w:t>
      </w:r>
      <w:r w:rsidR="00B3168F" w:rsidRPr="00E86A92">
        <w:rPr>
          <w:rFonts w:ascii="Times New Roman" w:eastAsia="Calibri" w:hAnsi="Times New Roman" w:cs="Times New Roman"/>
          <w:sz w:val="24"/>
          <w:szCs w:val="24"/>
        </w:rPr>
        <w:t xml:space="preserve">and </w:t>
      </w:r>
      <w:r w:rsidR="009D37AD" w:rsidRPr="00E86A92">
        <w:rPr>
          <w:rFonts w:ascii="Times New Roman" w:eastAsia="Calibri" w:hAnsi="Times New Roman" w:cs="Times New Roman"/>
          <w:sz w:val="24"/>
          <w:szCs w:val="24"/>
        </w:rPr>
        <w:t>sea ice thaw</w:t>
      </w:r>
      <w:r w:rsidR="002958CA" w:rsidRPr="00E86A92">
        <w:rPr>
          <w:rFonts w:ascii="Times New Roman" w:eastAsia="Calibri" w:hAnsi="Times New Roman" w:cs="Times New Roman"/>
          <w:sz w:val="24"/>
          <w:szCs w:val="24"/>
        </w:rPr>
        <w:t xml:space="preserve"> and </w:t>
      </w:r>
      <w:r w:rsidR="00B3168F" w:rsidRPr="00E86A92">
        <w:rPr>
          <w:rFonts w:ascii="Times New Roman" w:eastAsia="Calibri" w:hAnsi="Times New Roman" w:cs="Times New Roman"/>
          <w:sz w:val="24"/>
          <w:szCs w:val="24"/>
        </w:rPr>
        <w:t>extent</w:t>
      </w:r>
      <w:r w:rsidR="000E59FC" w:rsidRPr="00E86A92">
        <w:rPr>
          <w:rFonts w:ascii="Times New Roman" w:eastAsia="Calibri" w:hAnsi="Times New Roman" w:cs="Times New Roman"/>
          <w:sz w:val="24"/>
          <w:szCs w:val="24"/>
        </w:rPr>
        <w:t>,</w:t>
      </w:r>
      <w:r w:rsidR="00B3168F" w:rsidRPr="00E86A92">
        <w:rPr>
          <w:rFonts w:ascii="Times New Roman" w:eastAsia="Calibri" w:hAnsi="Times New Roman" w:cs="Times New Roman"/>
          <w:sz w:val="24"/>
          <w:szCs w:val="24"/>
        </w:rPr>
        <w:t xml:space="preserve"> </w:t>
      </w:r>
      <w:r w:rsidR="009D37AD" w:rsidRPr="00E86A92">
        <w:rPr>
          <w:rFonts w:ascii="Times New Roman" w:eastAsia="Calibri" w:hAnsi="Times New Roman" w:cs="Times New Roman"/>
          <w:sz w:val="24"/>
          <w:szCs w:val="24"/>
        </w:rPr>
        <w:t>require further consideration</w:t>
      </w:r>
      <w:r w:rsidR="0082756B" w:rsidRPr="00E86A92">
        <w:rPr>
          <w:rFonts w:ascii="Times New Roman" w:eastAsia="Calibri" w:hAnsi="Times New Roman" w:cs="Times New Roman"/>
          <w:sz w:val="24"/>
          <w:szCs w:val="24"/>
        </w:rPr>
        <w:t xml:space="preserve"> </w:t>
      </w:r>
      <w:r w:rsidR="0082756B" w:rsidRPr="00E86A92">
        <w:rPr>
          <w:rFonts w:ascii="Times New Roman" w:eastAsia="Calibri" w:hAnsi="Times New Roman" w:cs="Times New Roman"/>
          <w:sz w:val="24"/>
          <w:szCs w:val="24"/>
        </w:rPr>
        <w:fldChar w:fldCharType="begin"/>
      </w:r>
      <w:r w:rsidR="0082756B" w:rsidRPr="00E86A92">
        <w:rPr>
          <w:rFonts w:ascii="Times New Roman" w:eastAsia="Calibri" w:hAnsi="Times New Roman" w:cs="Times New Roman"/>
          <w:sz w:val="24"/>
          <w:szCs w:val="24"/>
        </w:rPr>
        <w:instrText xml:space="preserve"> ADDIN ZOTERO_ITEM CSL_CITATION {"citationID":"EXdhAh6Z","properties":{"formattedCitation":"(Assmann {\\i{}et al.} 2019)","plainCitation":"(Assmann et al. 2019)","noteIndex":0},"citationItems":[{"id":10533,"uris":["http://zotero.org/users/11033306/items/4XT99GC8"],"itemData":{"id":10533,"type":"article-journal","abstract":"Abstract The Arctic is undergoing dramatic environmental change with rapidly rising surface temperatures, accelerating sea ice decline and changing snow regimes, all of which influence tundra plant phenology. Despite these changes, no globally consistent direction of trends in spring phenology has been reported across the Arctic. While spring has advanced at some sites, spring has delayed or not changed at other sites, highlighting substantial unexplained variation. Here, we test the relative importance of local temperatures, local snow melt date and regional spring drop in sea ice extent as controls of variation in spring phenology across different sites and species. Trends in long-term time series of spring leaf-out and flowering (average span: 18 years) were highly variable for the 14 tundra species monitored at our four study sites on the Arctic coasts of Alaska, Canada and Greenland, ranging from advances of 10.06 days per decade to delays of 1.67 days per decade. Spring temperatures and the day of spring drop in sea ice extent advanced at all sites (average 1°C per decade and 21 days per decade, respectively), but only those sites with advances in snow melt (average 5 days advance per decade) also had advancing phenology. Variation in spring plant phenology was best explained by snow melt date (mean effect: 0.45 days advance in phenology per day advance snow melt) and, to a lesser extent, by mean spring temperature (mean effect: 2.39 days advance in phenology per °C). In contrast to previous studies examining sea ice and phenology at different spatial scales, regional spring drop in sea ice extent did not predict spring phenology for any species or site in our analysis. Our findings highlight that tundra vegetation responses to global change are more complex than a direct response to warming and emphasize the importance of snow melt as a local driver of tundra spring phenology.","container-title":"Global Change Biology","DOI":"10.1111/gcb.14639","ISSN":"13652486","issue":"7","page":"2258-2274","title":"Local snow melt and temperature—but not regional sea ice—explain variation in spring phenology in coastal Arctic tundra","volume":"25","author":[{"family":"Assmann","given":"Jakob J."},{"family":"Myers-Smith","given":"Isla H."},{"family":"Phillimore","given":"Albert B."},{"family":"Bjorkman","given":"Anne D."},{"family":"Ennos","given":"Richard E."},{"family":"Prevéy","given":"Janet S."},{"family":"Henry","given":"Greg H.R."},{"family":"Schmidt","given":"Niels M."},{"family":"Hollister","given":"Robert D."}],"issued":{"date-parts":[["2019"]]}}}],"schema":"https://github.com/citation-style-language/schema/raw/master/csl-citation.json"} </w:instrText>
      </w:r>
      <w:r w:rsidR="0082756B" w:rsidRPr="00E86A92">
        <w:rPr>
          <w:rFonts w:ascii="Times New Roman" w:eastAsia="Calibri" w:hAnsi="Times New Roman" w:cs="Times New Roman"/>
          <w:sz w:val="24"/>
          <w:szCs w:val="24"/>
        </w:rPr>
        <w:fldChar w:fldCharType="separate"/>
      </w:r>
      <w:r w:rsidR="0082756B" w:rsidRPr="00E86A92">
        <w:rPr>
          <w:rFonts w:ascii="Times New Roman" w:hAnsi="Times New Roman" w:cs="Times New Roman"/>
          <w:sz w:val="24"/>
          <w:szCs w:val="24"/>
        </w:rPr>
        <w:t>(</w:t>
      </w:r>
      <w:proofErr w:type="spellStart"/>
      <w:r w:rsidR="0082756B" w:rsidRPr="00E86A92">
        <w:rPr>
          <w:rFonts w:ascii="Times New Roman" w:hAnsi="Times New Roman" w:cs="Times New Roman"/>
          <w:sz w:val="24"/>
          <w:szCs w:val="24"/>
        </w:rPr>
        <w:t>Assmann</w:t>
      </w:r>
      <w:proofErr w:type="spellEnd"/>
      <w:r w:rsidR="0082756B" w:rsidRPr="00E86A92">
        <w:rPr>
          <w:rFonts w:ascii="Times New Roman" w:hAnsi="Times New Roman" w:cs="Times New Roman"/>
          <w:sz w:val="24"/>
          <w:szCs w:val="24"/>
        </w:rPr>
        <w:t xml:space="preserve">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2019)</w:t>
      </w:r>
      <w:r w:rsidR="0082756B" w:rsidRPr="00E86A92">
        <w:rPr>
          <w:rFonts w:ascii="Times New Roman" w:eastAsia="Calibri" w:hAnsi="Times New Roman" w:cs="Times New Roman"/>
          <w:sz w:val="24"/>
          <w:szCs w:val="24"/>
        </w:rPr>
        <w:fldChar w:fldCharType="end"/>
      </w:r>
      <w:r w:rsidR="00B3168F" w:rsidRPr="00E86A92">
        <w:rPr>
          <w:rFonts w:ascii="Times New Roman" w:eastAsia="Calibri" w:hAnsi="Times New Roman" w:cs="Times New Roman"/>
          <w:sz w:val="24"/>
          <w:szCs w:val="24"/>
        </w:rPr>
        <w:t xml:space="preserve">. </w:t>
      </w:r>
    </w:p>
    <w:p w14:paraId="1E3135B3" w14:textId="2175E10C" w:rsidR="00B95C8F" w:rsidRPr="00E86A92" w:rsidRDefault="00B95C8F" w:rsidP="002601CF">
      <w:pPr>
        <w:spacing w:line="480" w:lineRule="auto"/>
        <w:jc w:val="both"/>
        <w:rPr>
          <w:rFonts w:ascii="Times New Roman" w:eastAsia="Calibri" w:hAnsi="Times New Roman" w:cs="Times New Roman"/>
          <w:sz w:val="24"/>
          <w:szCs w:val="24"/>
        </w:rPr>
      </w:pPr>
    </w:p>
    <w:p w14:paraId="1D424E90" w14:textId="5411948D" w:rsidR="00D55219" w:rsidRPr="00E86A92" w:rsidRDefault="00AF2AFC" w:rsidP="00D55219">
      <w:pPr>
        <w:spacing w:line="480" w:lineRule="auto"/>
        <w:jc w:val="both"/>
        <w:rPr>
          <w:rFonts w:ascii="Times New Roman" w:hAnsi="Times New Roman" w:cs="Times New Roman"/>
          <w:sz w:val="24"/>
          <w:szCs w:val="24"/>
        </w:rPr>
      </w:pPr>
      <w:r w:rsidRPr="00E86A92">
        <w:rPr>
          <w:rFonts w:ascii="Times New Roman" w:hAnsi="Times New Roman" w:cs="Times New Roman"/>
          <w:sz w:val="24"/>
          <w:szCs w:val="24"/>
        </w:rPr>
        <w:t xml:space="preserve">Under </w:t>
      </w:r>
      <w:r w:rsidR="00435C77" w:rsidRPr="00E86A92">
        <w:rPr>
          <w:rFonts w:ascii="Times New Roman" w:eastAsia="Calibri" w:hAnsi="Times New Roman" w:cs="Times New Roman"/>
          <w:sz w:val="24"/>
          <w:szCs w:val="24"/>
        </w:rPr>
        <w:t xml:space="preserve">future climate predictions, individual plants showed a </w:t>
      </w:r>
      <w:proofErr w:type="gramStart"/>
      <w:r w:rsidR="00435C77" w:rsidRPr="00E86A92">
        <w:rPr>
          <w:rFonts w:ascii="Times New Roman" w:eastAsia="Calibri" w:hAnsi="Times New Roman" w:cs="Times New Roman"/>
          <w:sz w:val="24"/>
          <w:szCs w:val="24"/>
        </w:rPr>
        <w:t>~2 to 4.5 fold</w:t>
      </w:r>
      <w:proofErr w:type="gramEnd"/>
      <w:r w:rsidR="00435C77" w:rsidRPr="00E86A92">
        <w:rPr>
          <w:rFonts w:ascii="Times New Roman" w:eastAsia="Calibri" w:hAnsi="Times New Roman" w:cs="Times New Roman"/>
          <w:sz w:val="24"/>
          <w:szCs w:val="24"/>
        </w:rPr>
        <w:t xml:space="preserve"> increase in their reproductive output (flower counts) under the most extreme model projections (+3, </w:t>
      </w:r>
      <w:r w:rsidR="00435C77" w:rsidRPr="00E86A92">
        <w:rPr>
          <w:rFonts w:ascii="Times New Roman" w:hAnsi="Times New Roman" w:cs="Times New Roman"/>
          <w:sz w:val="24"/>
          <w:szCs w:val="24"/>
        </w:rPr>
        <w:t>+</w:t>
      </w:r>
      <w:r w:rsidRPr="00E86A92">
        <w:rPr>
          <w:rFonts w:ascii="Times New Roman" w:hAnsi="Times New Roman" w:cs="Times New Roman"/>
          <w:sz w:val="24"/>
          <w:szCs w:val="24"/>
        </w:rPr>
        <w:t>5C above historic growing season temperatures)</w:t>
      </w:r>
      <w:r w:rsidR="00435C77" w:rsidRPr="00E86A92">
        <w:rPr>
          <w:rFonts w:ascii="Times New Roman" w:hAnsi="Times New Roman" w:cs="Times New Roman"/>
          <w:sz w:val="24"/>
          <w:szCs w:val="24"/>
        </w:rPr>
        <w:t>. However, if individual plants are unable to shift their flowering times concurrent with this rapid warming</w:t>
      </w:r>
      <w:r w:rsidR="006B4CE8" w:rsidRPr="00E86A92">
        <w:rPr>
          <w:rFonts w:ascii="Times New Roman" w:hAnsi="Times New Roman" w:cs="Times New Roman"/>
          <w:sz w:val="24"/>
          <w:szCs w:val="24"/>
        </w:rPr>
        <w:t>, approximately 20-30 day advances in the median flowering time</w:t>
      </w:r>
      <w:r w:rsidR="00435C77" w:rsidRPr="00E86A92">
        <w:rPr>
          <w:rFonts w:ascii="Times New Roman" w:hAnsi="Times New Roman" w:cs="Times New Roman"/>
          <w:sz w:val="24"/>
          <w:szCs w:val="24"/>
        </w:rPr>
        <w:t>, these projections are much more moderate</w:t>
      </w:r>
      <w:r w:rsidR="006B4CE8" w:rsidRPr="00E86A92">
        <w:rPr>
          <w:rFonts w:ascii="Times New Roman" w:hAnsi="Times New Roman" w:cs="Times New Roman"/>
          <w:sz w:val="24"/>
          <w:szCs w:val="24"/>
        </w:rPr>
        <w:t xml:space="preserve"> (1.5 – 2.3 fold increase). </w:t>
      </w:r>
      <w:r w:rsidR="00435C77" w:rsidRPr="00E86A92">
        <w:rPr>
          <w:rFonts w:ascii="Times New Roman" w:hAnsi="Times New Roman" w:cs="Times New Roman"/>
          <w:sz w:val="24"/>
          <w:szCs w:val="24"/>
        </w:rPr>
        <w:t xml:space="preserve"> </w:t>
      </w:r>
      <w:r w:rsidR="006B4CE8" w:rsidRPr="00E86A92">
        <w:rPr>
          <w:rFonts w:ascii="Times New Roman" w:hAnsi="Times New Roman" w:cs="Times New Roman"/>
          <w:sz w:val="24"/>
          <w:szCs w:val="24"/>
        </w:rPr>
        <w:t>There are several reasons why plants may become limited in their ability to shift flowering times by this magnitude, including photoperiod limitation, reduced chilling, and/or stronger winter warming</w:t>
      </w:r>
      <w:r w:rsidR="0082756B" w:rsidRPr="00E86A92">
        <w:rPr>
          <w:rFonts w:ascii="Times New Roman" w:hAnsi="Times New Roman" w:cs="Times New Roman"/>
          <w:sz w:val="24"/>
          <w:szCs w:val="24"/>
        </w:rPr>
        <w:t xml:space="preserve"> </w:t>
      </w:r>
      <w:r w:rsidR="0082756B" w:rsidRPr="00E86A92">
        <w:rPr>
          <w:rFonts w:ascii="Times New Roman" w:hAnsi="Times New Roman" w:cs="Times New Roman"/>
          <w:sz w:val="24"/>
          <w:szCs w:val="24"/>
        </w:rPr>
        <w:fldChar w:fldCharType="begin"/>
      </w:r>
      <w:r w:rsidR="0082756B" w:rsidRPr="00E86A92">
        <w:rPr>
          <w:rFonts w:ascii="Times New Roman" w:hAnsi="Times New Roman" w:cs="Times New Roman"/>
          <w:sz w:val="24"/>
          <w:szCs w:val="24"/>
        </w:rPr>
        <w:instrText xml:space="preserve"> ADDIN ZOTERO_ITEM CSL_CITATION {"citationID":"8fwMdi4v","properties":{"formattedCitation":"(Fu {\\i{}et al.} 2015)","plainCitation":"(Fu et al. 2015)","noteIndex":0},"citationItems":[{"id":15052,"uris":["http://zotero.org/users/11033306/items/FH5YFLYD"],"itemData":{"id":15052,"type":"article-journal","abstract":"Spring leaf unfolding has been occurring earlier in the year because of rising temperatures; however, long-term evidence in the field from 7 European tree species studied in 1,245 sites shows that this early unfolding effect is being reduced in recent years, possibly because the reducing chilling and/or insolation render trees less responsive to warming.","container-title":"Nature","DOI":"10.1038/nature15402","ISSN":"1476-4687","issue":"7571","language":"en","license":"2015 Springer Nature Limited","note":"number: 7571\npublisher: Nature Publishing Group","page":"104-107","source":"www.nature.com","title":"Declining global warming effects on the phenology of spring leaf unfolding","volume":"526","author":[{"family":"Fu","given":"Yongshuo H."},{"family":"Zhao","given":"Hongfang"},{"family":"Piao","given":"Shilong"},{"family":"Peaucelle","given":"Marc"},{"family":"Peng","given":"Shushi"},{"family":"Zhou","given":"Guiyun"},{"family":"Ciais","given":"Philippe"},{"family":"Huang","given":"Mengtian"},{"family":"Menzel","given":"Annette"},{"family":"Peñuelas","given":"Josep"},{"family":"Song","given":"Yang"},{"family":"Vitasse","given":"Yann"},{"family":"Zeng","given":"Zhenzhong"},{"family":"Janssens","given":"Ivan A."}],"issued":{"date-parts":[["2015",10]]}}}],"schema":"https://github.com/citation-style-language/schema/raw/master/csl-citation.json"} </w:instrText>
      </w:r>
      <w:r w:rsidR="0082756B" w:rsidRPr="00E86A92">
        <w:rPr>
          <w:rFonts w:ascii="Times New Roman" w:hAnsi="Times New Roman" w:cs="Times New Roman"/>
          <w:sz w:val="24"/>
          <w:szCs w:val="24"/>
        </w:rPr>
        <w:fldChar w:fldCharType="separate"/>
      </w:r>
      <w:r w:rsidR="0082756B" w:rsidRPr="00E86A92">
        <w:rPr>
          <w:rFonts w:ascii="Times New Roman" w:hAnsi="Times New Roman" w:cs="Times New Roman"/>
          <w:sz w:val="24"/>
          <w:szCs w:val="24"/>
        </w:rPr>
        <w:t xml:space="preserve">(Fu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2015)</w:t>
      </w:r>
      <w:r w:rsidR="0082756B" w:rsidRPr="00E86A92">
        <w:rPr>
          <w:rFonts w:ascii="Times New Roman" w:hAnsi="Times New Roman" w:cs="Times New Roman"/>
          <w:sz w:val="24"/>
          <w:szCs w:val="24"/>
        </w:rPr>
        <w:fldChar w:fldCharType="end"/>
      </w:r>
      <w:r w:rsidR="006B4CE8" w:rsidRPr="00E86A92">
        <w:rPr>
          <w:rFonts w:ascii="Times New Roman" w:hAnsi="Times New Roman" w:cs="Times New Roman"/>
          <w:sz w:val="24"/>
          <w:szCs w:val="24"/>
        </w:rPr>
        <w:t xml:space="preserve">. In addition, temperature stress on tundra plants may even reduce flower or fruit production under extremely warm temperatures </w:t>
      </w:r>
      <w:r w:rsidR="0082756B" w:rsidRPr="00E86A92">
        <w:rPr>
          <w:rFonts w:ascii="Times New Roman" w:hAnsi="Times New Roman" w:cs="Times New Roman"/>
          <w:sz w:val="24"/>
          <w:szCs w:val="24"/>
        </w:rPr>
        <w:fldChar w:fldCharType="begin"/>
      </w:r>
      <w:r w:rsidR="0082756B" w:rsidRPr="00E86A92">
        <w:rPr>
          <w:rFonts w:ascii="Times New Roman" w:hAnsi="Times New Roman" w:cs="Times New Roman"/>
          <w:sz w:val="24"/>
          <w:szCs w:val="24"/>
        </w:rPr>
        <w:instrText xml:space="preserve"> ADDIN ZOTERO_ITEM CSL_CITATION {"citationID":"Lkw7qGkO","properties":{"formattedCitation":"(Notarnicola {\\i{}et al.} 2022)","plainCitation":"(Notarnicola et al. 2022)","noteIndex":0},"citationItems":[{"id":13790,"uris":["http://zotero.org/users/11033306/items/H23K9IV6"],"itemData":{"id":13790,"type":"article-journal","DOI":"10.1111/1365-2745.14014","issue":"November 2021","page":"1-15","title":"Effects of warming temperatures on germination responses offs between seed traits in an alpine plant","author":[{"family":"Notarnicola","given":"Rocco F"},{"family":"Nicotra","given":"Adrienne B"},{"family":"Kruuk","given":"Loeske E B"},{"family":"Arnold","given":"Pieter A"}],"issued":{"date-parts":[["2022"]]}}}],"schema":"https://github.com/citation-style-language/schema/raw/master/csl-citation.json"} </w:instrText>
      </w:r>
      <w:r w:rsidR="0082756B" w:rsidRPr="00E86A92">
        <w:rPr>
          <w:rFonts w:ascii="Times New Roman" w:hAnsi="Times New Roman" w:cs="Times New Roman"/>
          <w:sz w:val="24"/>
          <w:szCs w:val="24"/>
        </w:rPr>
        <w:fldChar w:fldCharType="separate"/>
      </w:r>
      <w:r w:rsidR="0082756B" w:rsidRPr="00E86A92">
        <w:rPr>
          <w:rFonts w:ascii="Times New Roman" w:hAnsi="Times New Roman" w:cs="Times New Roman"/>
          <w:sz w:val="24"/>
          <w:szCs w:val="24"/>
        </w:rPr>
        <w:t>(</w:t>
      </w:r>
      <w:proofErr w:type="spellStart"/>
      <w:r w:rsidR="0082756B" w:rsidRPr="00E86A92">
        <w:rPr>
          <w:rFonts w:ascii="Times New Roman" w:hAnsi="Times New Roman" w:cs="Times New Roman"/>
          <w:sz w:val="24"/>
          <w:szCs w:val="24"/>
        </w:rPr>
        <w:t>Notarnicola</w:t>
      </w:r>
      <w:proofErr w:type="spellEnd"/>
      <w:r w:rsidR="0082756B" w:rsidRPr="00E86A92">
        <w:rPr>
          <w:rFonts w:ascii="Times New Roman" w:hAnsi="Times New Roman" w:cs="Times New Roman"/>
          <w:sz w:val="24"/>
          <w:szCs w:val="24"/>
        </w:rPr>
        <w:t xml:space="preserve"> </w:t>
      </w:r>
      <w:r w:rsidR="0082756B" w:rsidRPr="00E86A92">
        <w:rPr>
          <w:rFonts w:ascii="Times New Roman" w:hAnsi="Times New Roman" w:cs="Times New Roman"/>
          <w:i/>
          <w:iCs/>
          <w:sz w:val="24"/>
          <w:szCs w:val="24"/>
        </w:rPr>
        <w:t>et al.</w:t>
      </w:r>
      <w:r w:rsidR="0082756B" w:rsidRPr="00E86A92">
        <w:rPr>
          <w:rFonts w:ascii="Times New Roman" w:hAnsi="Times New Roman" w:cs="Times New Roman"/>
          <w:sz w:val="24"/>
          <w:szCs w:val="24"/>
        </w:rPr>
        <w:t xml:space="preserve"> 2022)</w:t>
      </w:r>
      <w:r w:rsidR="0082756B"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xml:space="preserve">. </w:t>
      </w:r>
      <w:r w:rsidR="0082756B" w:rsidRPr="00E86A92">
        <w:rPr>
          <w:rFonts w:ascii="Times New Roman" w:hAnsi="Times New Roman" w:cs="Times New Roman"/>
          <w:sz w:val="24"/>
          <w:szCs w:val="24"/>
        </w:rPr>
        <w:t xml:space="preserve">A </w:t>
      </w:r>
      <w:r w:rsidR="001350F4" w:rsidRPr="00E86A92">
        <w:rPr>
          <w:rFonts w:ascii="Times New Roman" w:hAnsi="Times New Roman" w:cs="Times New Roman"/>
          <w:sz w:val="24"/>
          <w:szCs w:val="24"/>
        </w:rPr>
        <w:t>warmer Arctic will also be much cloudier with potential for greater changes in precipitation</w:t>
      </w:r>
      <w:r w:rsidR="001F6A15" w:rsidRPr="00E86A92">
        <w:rPr>
          <w:rFonts w:ascii="Times New Roman" w:hAnsi="Times New Roman" w:cs="Times New Roman"/>
          <w:sz w:val="24"/>
          <w:szCs w:val="24"/>
        </w:rPr>
        <w:t xml:space="preserve"> from snow to rain </w:t>
      </w:r>
      <w:r w:rsidR="001F6A15" w:rsidRPr="00E86A92">
        <w:rPr>
          <w:rFonts w:ascii="Times New Roman" w:hAnsi="Times New Roman" w:cs="Times New Roman"/>
          <w:sz w:val="24"/>
          <w:szCs w:val="24"/>
        </w:rPr>
        <w:fldChar w:fldCharType="begin"/>
      </w:r>
      <w:r w:rsidR="001F6A15" w:rsidRPr="00E86A92">
        <w:rPr>
          <w:rFonts w:ascii="Times New Roman" w:hAnsi="Times New Roman" w:cs="Times New Roman"/>
          <w:sz w:val="24"/>
          <w:szCs w:val="24"/>
        </w:rPr>
        <w:instrText xml:space="preserve"> ADDIN ZOTERO_ITEM CSL_CITATION {"citationID":"siCVNkpb","properties":{"formattedCitation":"(McIlhattan {\\i{}et al.} 2020)","plainCitation":"(McIlhattan et al. 2020)","noteIndex":0},"citationItems":[{"id":15224,"uris":["http://zotero.org/users/11033306/items/ZAIG5HMI"],"itemData":{"id":15224,"type":"article-journal","abstract":"The Arctic climate is changing rapidly, warming at about twice the rate of the planet. Global climate models (GCMs) are invaluable tools both for understanding the drivers of these changes and predicting future Arctic climate evolution. While GCMs are continually improving, there remain difficulties in representing cloud processes which occur on scales smaller than GCM resolution. Since clouds influence the Arctic energy and water cycles, their accurate representation in models is critical for robust future projections. In this work, we examine the representation of Arctic clouds and precipitation in the Community Earth System Model (CESM) with the Community Atmosphere Model (CAM), comparing the newly released version (CESM2 with CAM6) with its predecessor (CESM1 with CAM5). To isolate changes in the Arctic mean state, we compare preindustrial control runs. Arctic cloud ice has decreased slightly, while cloud water has increased dramatically in CESM2. Annual mean liquid-containing cloud (LCC) frequency has increased from 19% in CESM1 to 51% in CESM2. Since LCCs strongly modulate downwelling radiation at the surface, their increase has led to an increase in mean downwelling longwave (+22 W m−2) and corresponding decrease in downwelling shortwave (−23 W m−2) radiation. The mean Arctic surface temperature increased from 257 K in CESM1 to 260 K in CESM2, with the largest seasonal difference in winter (+6 K). Annual average snowfall has decreased slightly (−1 mm month−1), while rainfall has increased (+5 mm month−1).","container-title":"Journal of Geophysical Research: Atmospheres","DOI":"10.1029/2020JD032521","ISSN":"2169-8996","issue":"22","language":"en","license":"©2020. The Authors.","note":"_eprint: https://onlinelibrary.wiley.com/doi/pdf/10.1029/2020JD032521","page":"e2020JD032521","source":"Wiley Online Library","title":"Arctic Clouds and Precipitation in the Community Earth System Model Version 2","volume":"125","author":[{"family":"McIlhattan","given":"Elin A."},{"family":"Kay","given":"Jennifer E."},{"family":"L'Ecuyer","given":"Tristan S."}],"issued":{"date-parts":[["2020"]]}}}],"schema":"https://github.com/citation-style-language/schema/raw/master/csl-citation.json"} </w:instrText>
      </w:r>
      <w:r w:rsidR="001F6A15" w:rsidRPr="00E86A92">
        <w:rPr>
          <w:rFonts w:ascii="Times New Roman" w:hAnsi="Times New Roman" w:cs="Times New Roman"/>
          <w:sz w:val="24"/>
          <w:szCs w:val="24"/>
        </w:rPr>
        <w:fldChar w:fldCharType="separate"/>
      </w:r>
      <w:r w:rsidR="001F6A15" w:rsidRPr="00E86A92">
        <w:rPr>
          <w:rFonts w:ascii="Times New Roman" w:hAnsi="Times New Roman" w:cs="Times New Roman"/>
          <w:sz w:val="24"/>
          <w:szCs w:val="24"/>
        </w:rPr>
        <w:t>(</w:t>
      </w:r>
      <w:proofErr w:type="spellStart"/>
      <w:r w:rsidR="001F6A15" w:rsidRPr="00E86A92">
        <w:rPr>
          <w:rFonts w:ascii="Times New Roman" w:hAnsi="Times New Roman" w:cs="Times New Roman"/>
          <w:sz w:val="24"/>
          <w:szCs w:val="24"/>
        </w:rPr>
        <w:t>McIlhattan</w:t>
      </w:r>
      <w:proofErr w:type="spellEnd"/>
      <w:r w:rsidR="001F6A15" w:rsidRPr="00E86A92">
        <w:rPr>
          <w:rFonts w:ascii="Times New Roman" w:hAnsi="Times New Roman" w:cs="Times New Roman"/>
          <w:sz w:val="24"/>
          <w:szCs w:val="24"/>
        </w:rPr>
        <w:t xml:space="preserve"> </w:t>
      </w:r>
      <w:r w:rsidR="001F6A15" w:rsidRPr="00E86A92">
        <w:rPr>
          <w:rFonts w:ascii="Times New Roman" w:hAnsi="Times New Roman" w:cs="Times New Roman"/>
          <w:i/>
          <w:iCs/>
          <w:sz w:val="24"/>
          <w:szCs w:val="24"/>
        </w:rPr>
        <w:t>et al.</w:t>
      </w:r>
      <w:r w:rsidR="001F6A15" w:rsidRPr="00E86A92">
        <w:rPr>
          <w:rFonts w:ascii="Times New Roman" w:hAnsi="Times New Roman" w:cs="Times New Roman"/>
          <w:sz w:val="24"/>
          <w:szCs w:val="24"/>
        </w:rPr>
        <w:t xml:space="preserve"> 2020)</w:t>
      </w:r>
      <w:r w:rsidR="001F6A15" w:rsidRPr="00E86A92">
        <w:rPr>
          <w:rFonts w:ascii="Times New Roman" w:hAnsi="Times New Roman" w:cs="Times New Roman"/>
          <w:sz w:val="24"/>
          <w:szCs w:val="24"/>
        </w:rPr>
        <w:fldChar w:fldCharType="end"/>
      </w:r>
      <w:r w:rsidR="001350F4" w:rsidRPr="00E86A92">
        <w:rPr>
          <w:rFonts w:ascii="Times New Roman" w:hAnsi="Times New Roman" w:cs="Times New Roman"/>
          <w:sz w:val="24"/>
          <w:szCs w:val="24"/>
        </w:rPr>
        <w:t>, which could affect advances in spring phenology and the lack of direct sun may also affect flower production in some species</w:t>
      </w:r>
      <w:r w:rsidR="001F6A15" w:rsidRPr="00E86A92">
        <w:rPr>
          <w:rFonts w:ascii="Times New Roman" w:hAnsi="Times New Roman" w:cs="Times New Roman"/>
          <w:sz w:val="24"/>
          <w:szCs w:val="24"/>
        </w:rPr>
        <w:t xml:space="preserve">. </w:t>
      </w:r>
      <w:r w:rsidR="001350F4" w:rsidRPr="00E86A92">
        <w:rPr>
          <w:rFonts w:ascii="Times New Roman" w:hAnsi="Times New Roman" w:cs="Times New Roman"/>
          <w:sz w:val="24"/>
          <w:szCs w:val="24"/>
        </w:rPr>
        <w:t>W</w:t>
      </w:r>
      <w:r w:rsidR="00D55219" w:rsidRPr="00E86A92">
        <w:rPr>
          <w:rFonts w:ascii="Times New Roman" w:hAnsi="Times New Roman" w:cs="Times New Roman"/>
          <w:sz w:val="24"/>
          <w:szCs w:val="24"/>
        </w:rPr>
        <w:t>hile 5C warming is currently well within model projections for winter temperatures in the Arctic</w:t>
      </w:r>
      <w:r w:rsidR="001215BA" w:rsidRPr="00E86A92">
        <w:rPr>
          <w:rFonts w:ascii="Times New Roman" w:hAnsi="Times New Roman" w:cs="Times New Roman"/>
          <w:sz w:val="24"/>
          <w:szCs w:val="24"/>
        </w:rPr>
        <w:t xml:space="preserve"> </w:t>
      </w:r>
      <w:r w:rsidR="001215BA" w:rsidRPr="00E86A92">
        <w:rPr>
          <w:rFonts w:ascii="Times New Roman" w:hAnsi="Times New Roman" w:cs="Times New Roman"/>
          <w:sz w:val="24"/>
          <w:szCs w:val="24"/>
        </w:rPr>
        <w:fldChar w:fldCharType="begin"/>
      </w:r>
      <w:r w:rsidR="001215BA" w:rsidRPr="00E86A92">
        <w:rPr>
          <w:rFonts w:ascii="Times New Roman" w:hAnsi="Times New Roman" w:cs="Times New Roman"/>
          <w:sz w:val="24"/>
          <w:szCs w:val="24"/>
        </w:rPr>
        <w:instrText xml:space="preserve"> ADDIN ZOTERO_ITEM CSL_CITATION {"citationID":"DDCrC8Yl","properties":{"formattedCitation":"(Post {\\i{}et al.} 2019)","plainCitation":"(Post et al. 2019)","noteIndex":0},"citationItems":[{"id":11145,"uris":["http://zotero.org/users/11033306/items/Y3L866PD"],"itemData":{"id":11145,"type":"article-journal","abstract":"Over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Advances","DOI":"10.1126/sciadv.aaw9883","ISSN":"23752548","issue":"12","note":"PMID: 31840060","title":"The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1215BA" w:rsidRPr="00E86A92">
        <w:rPr>
          <w:rFonts w:ascii="Times New Roman" w:hAnsi="Times New Roman" w:cs="Times New Roman"/>
          <w:sz w:val="24"/>
          <w:szCs w:val="24"/>
        </w:rPr>
        <w:fldChar w:fldCharType="separate"/>
      </w:r>
      <w:r w:rsidR="001215BA" w:rsidRPr="00E86A92">
        <w:rPr>
          <w:rFonts w:ascii="Times New Roman" w:hAnsi="Times New Roman" w:cs="Times New Roman"/>
          <w:sz w:val="24"/>
          <w:szCs w:val="24"/>
        </w:rPr>
        <w:t xml:space="preserve">(Post </w:t>
      </w:r>
      <w:r w:rsidR="001215BA" w:rsidRPr="00E86A92">
        <w:rPr>
          <w:rFonts w:ascii="Times New Roman" w:hAnsi="Times New Roman" w:cs="Times New Roman"/>
          <w:i/>
          <w:iCs/>
          <w:sz w:val="24"/>
          <w:szCs w:val="24"/>
        </w:rPr>
        <w:t>et al.</w:t>
      </w:r>
      <w:r w:rsidR="001215BA" w:rsidRPr="00E86A92">
        <w:rPr>
          <w:rFonts w:ascii="Times New Roman" w:hAnsi="Times New Roman" w:cs="Times New Roman"/>
          <w:sz w:val="24"/>
          <w:szCs w:val="24"/>
        </w:rPr>
        <w:t xml:space="preserve"> 2019)</w:t>
      </w:r>
      <w:r w:rsidR="001215BA"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summer warming is less extreme</w:t>
      </w:r>
      <w:r w:rsidR="001215BA" w:rsidRPr="00E86A92">
        <w:rPr>
          <w:rFonts w:ascii="Times New Roman" w:hAnsi="Times New Roman" w:cs="Times New Roman"/>
          <w:sz w:val="24"/>
          <w:szCs w:val="24"/>
        </w:rPr>
        <w:t xml:space="preserve"> </w:t>
      </w:r>
      <w:r w:rsidR="001215BA" w:rsidRPr="00E86A92">
        <w:rPr>
          <w:rFonts w:ascii="Times New Roman" w:hAnsi="Times New Roman" w:cs="Times New Roman"/>
          <w:sz w:val="24"/>
          <w:szCs w:val="24"/>
        </w:rPr>
        <w:fldChar w:fldCharType="begin"/>
      </w:r>
      <w:r w:rsidR="001215BA" w:rsidRPr="00E86A92">
        <w:rPr>
          <w:rFonts w:ascii="Times New Roman" w:hAnsi="Times New Roman" w:cs="Times New Roman"/>
          <w:sz w:val="24"/>
          <w:szCs w:val="24"/>
        </w:rPr>
        <w:instrText xml:space="preserve"> ADDIN ZOTERO_ITEM CSL_CITATION {"citationID":"D4wHsFZ2","properties":{"formattedCitation":"(Bintanja and van der Linden 2013)","plainCitation":"(Bintanja and van der Linden 2013)","noteIndex":0},"citationItems":[{"id":15196,"uris":["http://zotero.org/users/11033306/items/JGHHNV7X"],"itemData":{"id":15196,"type":"article-journal","abstract":"Ongoing and projected greenhouse warming clearly manifests itself in the Arctic regions, which warm faster than any other part of the world. One of the key features of amplified Arctic warming concerns Arctic winter warming (AWW), which exceeds summer warming by at least a factor of 4. Here we use observation-driven reanalyses and state-of-the-art climate models in a variety of standardised climate change simulations to show that AWW is strongly linked to winter sea ice retreat through the associated release of surplus ocean heat gained in summer through the ice-albedo feedback (~25%) and to infrared radiation feedbacks (~75%). Arctic summer warming is surprisingly modest, even after summer sea ice has completely disappeared. Quantifying the seasonally varying changes in Arctic temperature and sea ice and the associated feedbacks helps to more accurately quantify the likelihood of Arctic's climate changes and to assess their impact on local ecosystems and socio-economic activities.","container-title":"Scientific Reports","DOI":"10.1038/srep01556","ISSN":"2045-2322","issue":"1","journalAbbreviation":"Sci Rep","language":"en","license":"2013 The Author(s)","note":"number: 1\npublisher: Nature Publishing Group","page":"1556","source":"www.nature.com","title":"The changing seasonal climate in the Arctic","volume":"3","author":[{"family":"Bintanja","given":"R."},{"family":"Linden","given":"E. C.","non-dropping-particle":"van der"}],"issued":{"date-parts":[["2013",3,27]]}}}],"schema":"https://github.com/citation-style-language/schema/raw/master/csl-citation.json"} </w:instrText>
      </w:r>
      <w:r w:rsidR="001215BA" w:rsidRPr="00E86A92">
        <w:rPr>
          <w:rFonts w:ascii="Times New Roman" w:hAnsi="Times New Roman" w:cs="Times New Roman"/>
          <w:sz w:val="24"/>
          <w:szCs w:val="24"/>
        </w:rPr>
        <w:fldChar w:fldCharType="separate"/>
      </w:r>
      <w:r w:rsidR="001215BA" w:rsidRPr="00E86A92">
        <w:rPr>
          <w:rFonts w:ascii="Times New Roman" w:hAnsi="Times New Roman" w:cs="Times New Roman"/>
          <w:sz w:val="24"/>
          <w:szCs w:val="24"/>
        </w:rPr>
        <w:t>(</w:t>
      </w:r>
      <w:proofErr w:type="spellStart"/>
      <w:r w:rsidR="001215BA" w:rsidRPr="00E86A92">
        <w:rPr>
          <w:rFonts w:ascii="Times New Roman" w:hAnsi="Times New Roman" w:cs="Times New Roman"/>
          <w:sz w:val="24"/>
          <w:szCs w:val="24"/>
        </w:rPr>
        <w:t>Bintanja</w:t>
      </w:r>
      <w:proofErr w:type="spellEnd"/>
      <w:r w:rsidR="001215BA" w:rsidRPr="00E86A92">
        <w:rPr>
          <w:rFonts w:ascii="Times New Roman" w:hAnsi="Times New Roman" w:cs="Times New Roman"/>
          <w:sz w:val="24"/>
          <w:szCs w:val="24"/>
        </w:rPr>
        <w:t xml:space="preserve"> and van der Linden 2013)</w:t>
      </w:r>
      <w:r w:rsidR="001215BA" w:rsidRPr="00E86A92">
        <w:rPr>
          <w:rFonts w:ascii="Times New Roman" w:hAnsi="Times New Roman" w:cs="Times New Roman"/>
          <w:sz w:val="24"/>
          <w:szCs w:val="24"/>
        </w:rPr>
        <w:fldChar w:fldCharType="end"/>
      </w:r>
      <w:r w:rsidR="00D55219" w:rsidRPr="00E86A92">
        <w:rPr>
          <w:rFonts w:ascii="Times New Roman" w:hAnsi="Times New Roman" w:cs="Times New Roman"/>
          <w:sz w:val="24"/>
          <w:szCs w:val="24"/>
        </w:rPr>
        <w:t>, and thus we do not know with certainty whether these most extreme growing season temperatures will be observed in this century</w:t>
      </w:r>
      <w:r w:rsidR="001350F4" w:rsidRPr="00E86A92">
        <w:rPr>
          <w:rFonts w:ascii="Times New Roman" w:hAnsi="Times New Roman" w:cs="Times New Roman"/>
          <w:sz w:val="24"/>
          <w:szCs w:val="24"/>
        </w:rPr>
        <w:t xml:space="preserve">. </w:t>
      </w:r>
      <w:r w:rsidR="00D55219" w:rsidRPr="00E86A92">
        <w:rPr>
          <w:rFonts w:ascii="Times New Roman" w:hAnsi="Times New Roman" w:cs="Times New Roman"/>
          <w:sz w:val="24"/>
          <w:szCs w:val="24"/>
        </w:rPr>
        <w:t xml:space="preserve">Nonetheless, the Arctic is warming at 4x the rate of the global average </w:t>
      </w:r>
      <w:r w:rsidR="001F6A15" w:rsidRPr="00E86A92">
        <w:rPr>
          <w:rFonts w:ascii="Times New Roman" w:hAnsi="Times New Roman" w:cs="Times New Roman"/>
          <w:sz w:val="24"/>
          <w:szCs w:val="24"/>
        </w:rPr>
        <w:fldChar w:fldCharType="begin"/>
      </w:r>
      <w:r w:rsidR="001F6A15" w:rsidRPr="00E86A92">
        <w:rPr>
          <w:rFonts w:ascii="Times New Roman" w:hAnsi="Times New Roman" w:cs="Times New Roman"/>
          <w:sz w:val="24"/>
          <w:szCs w:val="24"/>
        </w:rPr>
        <w:instrText xml:space="preserve"> ADDIN ZOTERO_ITEM CSL_CITATION {"citationID":"t0RWzHMt","properties":{"formattedCitation":"(Rantanen {\\i{}et al.} 2022)","plainCitation":"(Rantanen et al. 2022)","noteIndex":0},"citationItems":[{"id":15198,"uris":["http://zotero.org/users/11033306/items/EXIFCQTI"],"itemData":{"id":15198,"type":"article-journal","abstract":"In recent decades, the warming in the Arctic has been much faster than in the rest of the world, a phenomenon known as Arctic amplification. Numerous studies report that the Arctic is warming either twice, more than twice, or even three times as fast as the globe on average. Here we show, by using several observational datasets which cover the Arctic region, that during the last 43 years the Arctic has been warming nearly four times faster than the globe, which is a higher ratio than generally reported in literature. We compared the observed Arctic amplification ratio with the ratio simulated by state-of-the-art climate models, and found that the observed four-fold warming ratio over 1979–2021 is an extremely rare occasion in the climate model simulations. The observed and simulated amplification ratios are more consistent with each other if calculated over a longer period; however the comparison is obscured by observational uncertainties before 1979. Our results indicate that the recent four-fold Arctic warming ratio is either an extremely unlikely event, or the climate models systematically tend to underestimate the amplification.","container-title":"Communications Earth &amp; Environment","DOI":"10.1038/s43247-022-00498-3","ISSN":"2662-4435","issue":"1","journalAbbreviation":"Commun Earth Environ","language":"en","license":"2022 The Author(s)","note":"number: 1\npublisher: Nature Publishing Group","page":"1-10","source":"www.nature.com","title":"The Arctic has warmed nearly four times faster than the globe since 1979","volume":"3","author":[{"family":"Rantanen","given":"Mika"},{"family":"Karpechko","given":"Alexey Yu"},{"family":"Lipponen","given":"Antti"},{"family":"Nordling","given":"Kalle"},{"family":"Hyvärinen","given":"Otto"},{"family":"Ruosteenoja","given":"Kimmo"},{"family":"Vihma","given":"Timo"},{"family":"Laaksonen","given":"Ari"}],"issued":{"date-parts":[["2022",8,11]]}}}],"schema":"https://github.com/citation-style-language/schema/raw/master/csl-citation.json"} </w:instrText>
      </w:r>
      <w:r w:rsidR="001F6A15" w:rsidRPr="00E86A92">
        <w:rPr>
          <w:rFonts w:ascii="Times New Roman" w:hAnsi="Times New Roman" w:cs="Times New Roman"/>
          <w:sz w:val="24"/>
          <w:szCs w:val="24"/>
        </w:rPr>
        <w:fldChar w:fldCharType="separate"/>
      </w:r>
      <w:r w:rsidR="001F6A15" w:rsidRPr="00E86A92">
        <w:rPr>
          <w:rFonts w:ascii="Times New Roman" w:hAnsi="Times New Roman" w:cs="Times New Roman"/>
          <w:sz w:val="24"/>
          <w:szCs w:val="24"/>
        </w:rPr>
        <w:t>(</w:t>
      </w:r>
      <w:proofErr w:type="spellStart"/>
      <w:r w:rsidR="001F6A15" w:rsidRPr="00E86A92">
        <w:rPr>
          <w:rFonts w:ascii="Times New Roman" w:hAnsi="Times New Roman" w:cs="Times New Roman"/>
          <w:sz w:val="24"/>
          <w:szCs w:val="24"/>
        </w:rPr>
        <w:t>Rantanen</w:t>
      </w:r>
      <w:proofErr w:type="spellEnd"/>
      <w:r w:rsidR="001F6A15" w:rsidRPr="00E86A92">
        <w:rPr>
          <w:rFonts w:ascii="Times New Roman" w:hAnsi="Times New Roman" w:cs="Times New Roman"/>
          <w:sz w:val="24"/>
          <w:szCs w:val="24"/>
        </w:rPr>
        <w:t xml:space="preserve"> </w:t>
      </w:r>
      <w:r w:rsidR="001F6A15" w:rsidRPr="00E86A92">
        <w:rPr>
          <w:rFonts w:ascii="Times New Roman" w:hAnsi="Times New Roman" w:cs="Times New Roman"/>
          <w:i/>
          <w:iCs/>
          <w:sz w:val="24"/>
          <w:szCs w:val="24"/>
        </w:rPr>
        <w:t>et al.</w:t>
      </w:r>
      <w:r w:rsidR="001F6A15" w:rsidRPr="00E86A92">
        <w:rPr>
          <w:rFonts w:ascii="Times New Roman" w:hAnsi="Times New Roman" w:cs="Times New Roman"/>
          <w:sz w:val="24"/>
          <w:szCs w:val="24"/>
        </w:rPr>
        <w:t xml:space="preserve"> 2022)</w:t>
      </w:r>
      <w:r w:rsidR="001F6A15" w:rsidRPr="00E86A92">
        <w:rPr>
          <w:rFonts w:ascii="Times New Roman" w:hAnsi="Times New Roman" w:cs="Times New Roman"/>
          <w:sz w:val="24"/>
          <w:szCs w:val="24"/>
        </w:rPr>
        <w:fldChar w:fldCharType="end"/>
      </w:r>
      <w:r w:rsidR="001215BA" w:rsidRPr="00E86A92">
        <w:rPr>
          <w:rFonts w:ascii="Times New Roman" w:hAnsi="Times New Roman" w:cs="Times New Roman"/>
          <w:sz w:val="24"/>
          <w:szCs w:val="24"/>
        </w:rPr>
        <w:t>, with particularly alarming heat</w:t>
      </w:r>
      <w:r w:rsidR="003F7504" w:rsidRPr="00E86A92">
        <w:rPr>
          <w:rFonts w:ascii="Times New Roman" w:hAnsi="Times New Roman" w:cs="Times New Roman"/>
          <w:sz w:val="24"/>
          <w:szCs w:val="24"/>
        </w:rPr>
        <w:t xml:space="preserve"> and wildfires in recent years in the Northwest Territories (NT, Canada)</w:t>
      </w:r>
      <w:r w:rsidR="001350F4" w:rsidRPr="00E86A92">
        <w:rPr>
          <w:rFonts w:ascii="Times New Roman" w:hAnsi="Times New Roman" w:cs="Times New Roman"/>
          <w:sz w:val="24"/>
          <w:szCs w:val="24"/>
        </w:rPr>
        <w:t xml:space="preserve"> </w:t>
      </w:r>
      <w:r w:rsidR="003F7504" w:rsidRPr="00E86A92">
        <w:rPr>
          <w:rFonts w:ascii="Times New Roman" w:hAnsi="Times New Roman" w:cs="Times New Roman"/>
          <w:sz w:val="24"/>
          <w:szCs w:val="24"/>
        </w:rPr>
        <w:fldChar w:fldCharType="begin"/>
      </w:r>
      <w:r w:rsidR="003F7504" w:rsidRPr="00E86A92">
        <w:rPr>
          <w:rFonts w:ascii="Times New Roman" w:hAnsi="Times New Roman" w:cs="Times New Roman"/>
          <w:sz w:val="24"/>
          <w:szCs w:val="24"/>
        </w:rPr>
        <w:instrText xml:space="preserve"> ADDIN ZOTERO_ITEM CSL_CITATION {"citationID":"gITUgyv4","properties":{"formattedCitation":"(Porter {\\i{}et al.} 2019; Gaboriau {\\i{}et al.} 2023)","plainCitation":"(Porter et al. 2019; Gaboriau et al. 2023)","noteIndex":0},"citationItems":[{"id":15232,"uris":["http://zotero.org/users/11033306/items/HTIGSU6P"],"itemData":{"id":15232,"type":"article-journal","abstract":"Eastern Beringia is one of the few Western Arctic regions where full Holocene climate reconstructions are possible. However, most full Holocene reconstructions in Eastern Beringia are based either on pollen or midges, which show conflicting early Holocene summer temperature histories. This discrepancy precludes understanding the factors that drove past (and potentially future) climate change and calls for independent proxies to advance the debate. We present a ~13.6 ka summer temperature reconstruction in central Yukon, part of Eastern Beringia, using precipitation isotopes in syngenetic permafrost. The reconstruction shows that early Holocene summers were consistently warmer than the Holocene mean, as supported by midges, and a thermal maximum at ~7.6–6.6 ka BP. This maximum was followed by a ~6 ka cooling, and later abruptly reversed by industrial-era warming leading to a modern climate that is unprecedented in the Holocene context and exceeds the Holocene thermal maximum by +1.7 ± 0.7 °C., Traditional precipitation isotope archives (e.g., ice cores) are fundamental to our knowledge of past climate but limited to glaciated locales. Here the authors show that pore ice in relict permafrost holds equal promise as a proxy and use it to provide insights on the Holocene summer climate history of northwestern Canada.","container-title":"Nature Communications","DOI":"10.1038/s41467-019-09622-y","ISSN":"2041-1723","journalAbbreviation":"Nat Commun","note":"PMID: 30967540\nPMCID: PMC6456611","page":"1631","source":"PubMed Central","title":"Recent summer warming in northwestern Canada exceeds the Holocene thermal maximum","volume":"10","author":[{"family":"Porter","given":"Trevor J."},{"family":"Schoenemann","given":"Spruce W."},{"family":"Davies","given":"Lauren J."},{"family":"Steig","given":"Eric J."},{"family":"Bandara","given":"Sasiri"},{"family":"Froese","given":"Duane G."}],"issued":{"date-parts":[["2019",4,9]]}}},{"id":15228,"uris":["http://zotero.org/users/11033306/items/FND5TPYC"],"itemData":{"id":15228,"type":"article-journal","abstract":"Dry and warm conditions have exacerbated the occurrence of large and severe wildfires over the past decade in Canada’s Northwest Territories (NT). Although temperatures are expected to increase during the 21st century, we lack understanding of how the climate-vegetation-fire nexus might respond. We used a dynamic global vegetation model to project annual burn rates, as well as tree species composition and biomass in the NT during the 21st century using the IPCC’s climate scenarios. Burn rates will decrease in most of the NT by the mid-21st century, concomitant with biomass loss of fire-prone evergreen needleleaf tree species, and biomass increase of broadleaf tree species. The southeastern NT is projected to experience enhanced fire activity by the late 21st century according to scenario RCP4.5, supported by a higher production of flammable evergreen needleleaf biomass. The results underlie the potential for major impacts of climate change on the NT’s terrestrial ecosystems.","container-title":"iScience","DOI":"10.1016/j.isci.2023.106807","ISSN":"2589-0042","issue":"6","journalAbbreviation":"iScience","language":"en","page":"106807","source":"ScienceDirect","title":"Interactions within the climate-vegetation-fire nexus may transform 21st century boreal forests in northwestern Canada","volume":"26","author":[{"family":"Gaboriau","given":"Dorian M."},{"family":"Chaste","given":"Émeline"},{"family":"Girardin","given":"Martin P."},{"family":"Asselin","given":"Hugo"},{"family":"Ali","given":"Adam A."},{"family":"Bergeron","given":"Yves"},{"family":"Hély","given":"Christelle"}],"issued":{"date-parts":[["2023",6,16]]}}}],"schema":"https://github.com/citation-style-language/schema/raw/master/csl-citation.json"} </w:instrText>
      </w:r>
      <w:r w:rsidR="003F7504" w:rsidRPr="00E86A92">
        <w:rPr>
          <w:rFonts w:ascii="Times New Roman" w:hAnsi="Times New Roman" w:cs="Times New Roman"/>
          <w:sz w:val="24"/>
          <w:szCs w:val="24"/>
        </w:rPr>
        <w:fldChar w:fldCharType="separate"/>
      </w:r>
      <w:r w:rsidR="003F7504" w:rsidRPr="00E86A92">
        <w:rPr>
          <w:rFonts w:ascii="Times New Roman" w:hAnsi="Times New Roman" w:cs="Times New Roman"/>
          <w:sz w:val="24"/>
          <w:szCs w:val="24"/>
        </w:rPr>
        <w:t xml:space="preserve">(Porter </w:t>
      </w:r>
      <w:r w:rsidR="003F7504" w:rsidRPr="00E86A92">
        <w:rPr>
          <w:rFonts w:ascii="Times New Roman" w:hAnsi="Times New Roman" w:cs="Times New Roman"/>
          <w:i/>
          <w:iCs/>
          <w:sz w:val="24"/>
          <w:szCs w:val="24"/>
        </w:rPr>
        <w:t xml:space="preserve">et </w:t>
      </w:r>
      <w:r w:rsidR="003F7504" w:rsidRPr="00E86A92">
        <w:rPr>
          <w:rFonts w:ascii="Times New Roman" w:hAnsi="Times New Roman" w:cs="Times New Roman"/>
          <w:i/>
          <w:iCs/>
          <w:sz w:val="24"/>
          <w:szCs w:val="24"/>
        </w:rPr>
        <w:lastRenderedPageBreak/>
        <w:t>al.</w:t>
      </w:r>
      <w:r w:rsidR="003F7504" w:rsidRPr="00E86A92">
        <w:rPr>
          <w:rFonts w:ascii="Times New Roman" w:hAnsi="Times New Roman" w:cs="Times New Roman"/>
          <w:sz w:val="24"/>
          <w:szCs w:val="24"/>
        </w:rPr>
        <w:t xml:space="preserve"> 2019; Gaboriau </w:t>
      </w:r>
      <w:r w:rsidR="003F7504" w:rsidRPr="00E86A92">
        <w:rPr>
          <w:rFonts w:ascii="Times New Roman" w:hAnsi="Times New Roman" w:cs="Times New Roman"/>
          <w:i/>
          <w:iCs/>
          <w:sz w:val="24"/>
          <w:szCs w:val="24"/>
        </w:rPr>
        <w:t>et al.</w:t>
      </w:r>
      <w:r w:rsidR="003F7504" w:rsidRPr="00E86A92">
        <w:rPr>
          <w:rFonts w:ascii="Times New Roman" w:hAnsi="Times New Roman" w:cs="Times New Roman"/>
          <w:sz w:val="24"/>
          <w:szCs w:val="24"/>
        </w:rPr>
        <w:t xml:space="preserve"> 2023)</w:t>
      </w:r>
      <w:r w:rsidR="003F7504" w:rsidRPr="00E86A92">
        <w:rPr>
          <w:rFonts w:ascii="Times New Roman" w:hAnsi="Times New Roman" w:cs="Times New Roman"/>
          <w:sz w:val="24"/>
          <w:szCs w:val="24"/>
        </w:rPr>
        <w:fldChar w:fldCharType="end"/>
      </w:r>
      <w:r w:rsidR="00AC0382" w:rsidRPr="00E86A92">
        <w:rPr>
          <w:rFonts w:ascii="Times New Roman" w:hAnsi="Times New Roman" w:cs="Times New Roman"/>
          <w:sz w:val="24"/>
          <w:szCs w:val="24"/>
        </w:rPr>
        <w:t xml:space="preserve"> </w:t>
      </w:r>
      <w:r w:rsidR="001350F4" w:rsidRPr="00E86A92">
        <w:rPr>
          <w:rFonts w:ascii="Times New Roman" w:hAnsi="Times New Roman" w:cs="Times New Roman"/>
          <w:sz w:val="24"/>
          <w:szCs w:val="24"/>
        </w:rPr>
        <w:t xml:space="preserve">thus justifying the need for extreme projections outside of historically observed temperatures. </w:t>
      </w:r>
    </w:p>
    <w:p w14:paraId="0854AE9E" w14:textId="77777777" w:rsidR="00B3168F" w:rsidRPr="00E86A92" w:rsidRDefault="00B3168F" w:rsidP="002601CF">
      <w:pPr>
        <w:spacing w:line="480" w:lineRule="auto"/>
        <w:jc w:val="both"/>
        <w:rPr>
          <w:rFonts w:ascii="Times New Roman" w:eastAsia="Calibri" w:hAnsi="Times New Roman" w:cs="Times New Roman"/>
          <w:sz w:val="24"/>
          <w:szCs w:val="24"/>
        </w:rPr>
      </w:pPr>
    </w:p>
    <w:p w14:paraId="1C1729F9" w14:textId="55A75856" w:rsidR="000021C1" w:rsidRPr="00E86A92" w:rsidRDefault="000021C1" w:rsidP="000021C1">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In conclusion</w:t>
      </w:r>
      <w:r w:rsidRPr="00E86A92">
        <w:rPr>
          <w:rFonts w:ascii="Times New Roman" w:eastAsia="Calibri" w:hAnsi="Times New Roman" w:cs="Times New Roman"/>
          <w:b/>
          <w:sz w:val="24"/>
          <w:szCs w:val="24"/>
        </w:rPr>
        <w:t xml:space="preserve">, </w:t>
      </w:r>
      <w:r w:rsidRPr="00E86A92">
        <w:rPr>
          <w:rFonts w:ascii="Times New Roman" w:eastAsia="Calibri" w:hAnsi="Times New Roman" w:cs="Times New Roman"/>
          <w:sz w:val="24"/>
          <w:szCs w:val="24"/>
        </w:rPr>
        <w:t xml:space="preserve">this work provides important insights into </w:t>
      </w:r>
      <w:r w:rsidR="00767A80" w:rsidRPr="00E86A92">
        <w:rPr>
          <w:rFonts w:ascii="Times New Roman" w:eastAsia="Calibri" w:hAnsi="Times New Roman" w:cs="Times New Roman"/>
          <w:sz w:val="24"/>
          <w:szCs w:val="24"/>
        </w:rPr>
        <w:t>both estimated and predicted</w:t>
      </w:r>
      <w:r w:rsidRPr="00E86A92">
        <w:rPr>
          <w:rFonts w:ascii="Times New Roman" w:eastAsia="Calibri" w:hAnsi="Times New Roman" w:cs="Times New Roman"/>
          <w:sz w:val="24"/>
          <w:szCs w:val="24"/>
        </w:rPr>
        <w:t xml:space="preserve"> </w:t>
      </w:r>
      <w:r w:rsidR="00A1213B" w:rsidRPr="00E86A92">
        <w:rPr>
          <w:rFonts w:ascii="Times New Roman" w:eastAsia="Calibri" w:hAnsi="Times New Roman" w:cs="Times New Roman"/>
          <w:sz w:val="24"/>
          <w:szCs w:val="24"/>
        </w:rPr>
        <w:t xml:space="preserve">fitness </w:t>
      </w:r>
      <w:r w:rsidRPr="00E86A92">
        <w:rPr>
          <w:rFonts w:ascii="Times New Roman" w:eastAsia="Calibri" w:hAnsi="Times New Roman" w:cs="Times New Roman"/>
          <w:sz w:val="24"/>
          <w:szCs w:val="24"/>
        </w:rPr>
        <w:t xml:space="preserve">consequences of phenological shifts in a warming Arctic </w:t>
      </w:r>
      <w:r w:rsidR="00767A80" w:rsidRPr="00E86A92">
        <w:rPr>
          <w:rFonts w:ascii="Times New Roman" w:eastAsia="Calibri" w:hAnsi="Times New Roman" w:cs="Times New Roman"/>
          <w:sz w:val="24"/>
          <w:szCs w:val="24"/>
        </w:rPr>
        <w:t>over multi-decadal time scales. In b</w:t>
      </w:r>
      <w:r w:rsidR="00A1213B" w:rsidRPr="00E86A92">
        <w:rPr>
          <w:rFonts w:ascii="Times New Roman" w:eastAsia="Calibri" w:hAnsi="Times New Roman" w:cs="Times New Roman"/>
          <w:sz w:val="24"/>
          <w:szCs w:val="24"/>
        </w:rPr>
        <w:t>oth current (1990s-2020s) and future climate</w:t>
      </w:r>
      <w:r w:rsidR="00767A80" w:rsidRPr="00E86A92">
        <w:rPr>
          <w:rFonts w:ascii="Times New Roman" w:eastAsia="Calibri" w:hAnsi="Times New Roman" w:cs="Times New Roman"/>
          <w:sz w:val="24"/>
          <w:szCs w:val="24"/>
        </w:rPr>
        <w:t xml:space="preserve"> scenarios, we can expect earlier flowerin</w:t>
      </w:r>
      <w:r w:rsidR="00487DE8" w:rsidRPr="00E86A92">
        <w:rPr>
          <w:rFonts w:ascii="Times New Roman" w:eastAsia="Calibri" w:hAnsi="Times New Roman" w:cs="Times New Roman"/>
          <w:sz w:val="24"/>
          <w:szCs w:val="24"/>
        </w:rPr>
        <w:t>g to benefit plant reproduction</w:t>
      </w:r>
      <w:r w:rsidR="001350F4" w:rsidRPr="00E86A92">
        <w:rPr>
          <w:rFonts w:ascii="Times New Roman" w:eastAsia="Calibri" w:hAnsi="Times New Roman" w:cs="Times New Roman"/>
          <w:sz w:val="24"/>
          <w:szCs w:val="24"/>
        </w:rPr>
        <w:t xml:space="preserve">, given that </w:t>
      </w:r>
      <w:proofErr w:type="spellStart"/>
      <w:r w:rsidR="001350F4" w:rsidRPr="00E86A92">
        <w:rPr>
          <w:rFonts w:ascii="Times New Roman" w:eastAsia="Calibri" w:hAnsi="Times New Roman" w:cs="Times New Roman"/>
          <w:sz w:val="24"/>
          <w:szCs w:val="24"/>
        </w:rPr>
        <w:t>phenological</w:t>
      </w:r>
      <w:proofErr w:type="spellEnd"/>
      <w:r w:rsidR="001350F4" w:rsidRPr="00E86A92">
        <w:rPr>
          <w:rFonts w:ascii="Times New Roman" w:eastAsia="Calibri" w:hAnsi="Times New Roman" w:cs="Times New Roman"/>
          <w:sz w:val="24"/>
          <w:szCs w:val="24"/>
        </w:rPr>
        <w:t xml:space="preserve"> shifts can keep pace with warmer temperatures</w:t>
      </w:r>
      <w:r w:rsidR="00767A80" w:rsidRPr="00E86A92">
        <w:rPr>
          <w:rFonts w:ascii="Times New Roman" w:eastAsia="Calibri" w:hAnsi="Times New Roman" w:cs="Times New Roman"/>
          <w:sz w:val="24"/>
          <w:szCs w:val="24"/>
        </w:rPr>
        <w:t xml:space="preserve">. </w:t>
      </w:r>
      <w:r w:rsidR="00767A80" w:rsidRPr="00E86A92">
        <w:rPr>
          <w:rFonts w:ascii="Times New Roman" w:hAnsi="Times New Roman" w:cs="Times New Roman"/>
          <w:sz w:val="24"/>
          <w:szCs w:val="24"/>
        </w:rPr>
        <w:t>Thus</w:t>
      </w:r>
      <w:r w:rsidR="003E03A0" w:rsidRPr="00E86A92">
        <w:rPr>
          <w:rFonts w:ascii="Times New Roman" w:hAnsi="Times New Roman" w:cs="Times New Roman"/>
          <w:sz w:val="24"/>
          <w:szCs w:val="24"/>
        </w:rPr>
        <w:t>,</w:t>
      </w:r>
      <w:r w:rsidR="00767A80" w:rsidRPr="00E86A92">
        <w:rPr>
          <w:rFonts w:ascii="Times New Roman" w:hAnsi="Times New Roman" w:cs="Times New Roman"/>
          <w:sz w:val="24"/>
          <w:szCs w:val="24"/>
        </w:rPr>
        <w:t xml:space="preserve"> flowering phenology may act as an important mechanism by which tundra plant populations </w:t>
      </w:r>
      <w:r w:rsidR="000E59FC" w:rsidRPr="00E86A92">
        <w:rPr>
          <w:rFonts w:ascii="Times New Roman" w:hAnsi="Times New Roman" w:cs="Times New Roman"/>
          <w:sz w:val="24"/>
          <w:szCs w:val="24"/>
        </w:rPr>
        <w:t xml:space="preserve">acclimate or </w:t>
      </w:r>
      <w:r w:rsidR="00767A80" w:rsidRPr="00E86A92">
        <w:rPr>
          <w:rFonts w:ascii="Times New Roman" w:hAnsi="Times New Roman" w:cs="Times New Roman"/>
          <w:sz w:val="24"/>
          <w:szCs w:val="24"/>
        </w:rPr>
        <w:t>adapt to changing environmental conditions.</w:t>
      </w:r>
      <w:r w:rsidR="00487DE8" w:rsidRPr="00E86A92">
        <w:rPr>
          <w:rFonts w:ascii="Times New Roman" w:hAnsi="Times New Roman" w:cs="Times New Roman"/>
          <w:sz w:val="24"/>
          <w:szCs w:val="24"/>
        </w:rPr>
        <w:t xml:space="preserve"> </w:t>
      </w:r>
      <w:r w:rsidR="00767A80" w:rsidRPr="00E86A92">
        <w:rPr>
          <w:rFonts w:ascii="Times New Roman" w:eastAsia="Calibri" w:hAnsi="Times New Roman" w:cs="Times New Roman"/>
          <w:sz w:val="24"/>
          <w:szCs w:val="24"/>
        </w:rPr>
        <w:t xml:space="preserve">These findings have important implications for predicting the impacts of climate change on Arctic ecosystems. Further research is needed to determine how these changes in fitness as a result of advancing phenology will </w:t>
      </w:r>
      <w:r w:rsidR="00AE562A" w:rsidRPr="00E86A92">
        <w:rPr>
          <w:rFonts w:ascii="Times New Roman" w:eastAsia="Calibri" w:hAnsi="Times New Roman" w:cs="Times New Roman"/>
          <w:sz w:val="24"/>
          <w:szCs w:val="24"/>
        </w:rPr>
        <w:t xml:space="preserve">or will not </w:t>
      </w:r>
      <w:r w:rsidR="00767A80" w:rsidRPr="00E86A92">
        <w:rPr>
          <w:rFonts w:ascii="Times New Roman" w:eastAsia="Calibri" w:hAnsi="Times New Roman" w:cs="Times New Roman"/>
          <w:sz w:val="24"/>
          <w:szCs w:val="24"/>
        </w:rPr>
        <w:t xml:space="preserve">scale up to changes in </w:t>
      </w:r>
      <w:r w:rsidR="003E03A0" w:rsidRPr="00E86A92">
        <w:rPr>
          <w:rFonts w:ascii="Times New Roman" w:eastAsia="Calibri" w:hAnsi="Times New Roman" w:cs="Times New Roman"/>
          <w:sz w:val="24"/>
          <w:szCs w:val="24"/>
        </w:rPr>
        <w:t xml:space="preserve">the </w:t>
      </w:r>
      <w:r w:rsidR="00767A80" w:rsidRPr="00E86A92">
        <w:rPr>
          <w:rFonts w:ascii="Times New Roman" w:eastAsia="Calibri" w:hAnsi="Times New Roman" w:cs="Times New Roman"/>
          <w:sz w:val="24"/>
          <w:szCs w:val="24"/>
        </w:rPr>
        <w:t xml:space="preserve">abundance of tundra species. </w:t>
      </w:r>
    </w:p>
    <w:p w14:paraId="6C8A1D00" w14:textId="68187467" w:rsidR="00AF2AFC" w:rsidRDefault="00AF2AFC" w:rsidP="000021C1">
      <w:pPr>
        <w:spacing w:line="480" w:lineRule="auto"/>
        <w:jc w:val="both"/>
        <w:rPr>
          <w:rFonts w:ascii="Times New Roman" w:eastAsia="Calibri" w:hAnsi="Times New Roman" w:cs="Times New Roman"/>
          <w:sz w:val="24"/>
          <w:szCs w:val="24"/>
        </w:rPr>
      </w:pPr>
    </w:p>
    <w:p w14:paraId="0D368D2E" w14:textId="139452E2" w:rsidR="00723A3F" w:rsidRDefault="00723A3F" w:rsidP="000021C1">
      <w:pPr>
        <w:spacing w:line="480" w:lineRule="auto"/>
        <w:jc w:val="both"/>
        <w:rPr>
          <w:rFonts w:ascii="Times New Roman" w:eastAsia="Calibri" w:hAnsi="Times New Roman" w:cs="Times New Roman"/>
          <w:sz w:val="24"/>
          <w:szCs w:val="24"/>
        </w:rPr>
      </w:pPr>
    </w:p>
    <w:p w14:paraId="3C3C5F19" w14:textId="02D4C859" w:rsidR="00723A3F" w:rsidRDefault="00723A3F" w:rsidP="000021C1">
      <w:pPr>
        <w:spacing w:line="480" w:lineRule="auto"/>
        <w:jc w:val="both"/>
        <w:rPr>
          <w:rFonts w:ascii="Times New Roman" w:eastAsia="Calibri" w:hAnsi="Times New Roman" w:cs="Times New Roman"/>
          <w:sz w:val="24"/>
          <w:szCs w:val="24"/>
        </w:rPr>
      </w:pPr>
    </w:p>
    <w:p w14:paraId="3816B8A1" w14:textId="6E883AAB" w:rsidR="00723A3F" w:rsidRDefault="00723A3F" w:rsidP="000021C1">
      <w:pPr>
        <w:spacing w:line="480" w:lineRule="auto"/>
        <w:jc w:val="both"/>
        <w:rPr>
          <w:rFonts w:ascii="Times New Roman" w:eastAsia="Calibri" w:hAnsi="Times New Roman" w:cs="Times New Roman"/>
          <w:sz w:val="24"/>
          <w:szCs w:val="24"/>
        </w:rPr>
      </w:pPr>
    </w:p>
    <w:p w14:paraId="7B3FA1C0" w14:textId="3C62EE5D" w:rsidR="00723A3F" w:rsidRDefault="00723A3F" w:rsidP="000021C1">
      <w:pPr>
        <w:spacing w:line="480" w:lineRule="auto"/>
        <w:jc w:val="both"/>
        <w:rPr>
          <w:rFonts w:ascii="Times New Roman" w:eastAsia="Calibri" w:hAnsi="Times New Roman" w:cs="Times New Roman"/>
          <w:sz w:val="24"/>
          <w:szCs w:val="24"/>
        </w:rPr>
      </w:pPr>
    </w:p>
    <w:p w14:paraId="3A5F48D7" w14:textId="6F79D99F" w:rsidR="00723A3F" w:rsidRDefault="00723A3F" w:rsidP="000021C1">
      <w:pPr>
        <w:spacing w:line="480" w:lineRule="auto"/>
        <w:jc w:val="both"/>
        <w:rPr>
          <w:rFonts w:ascii="Times New Roman" w:eastAsia="Calibri" w:hAnsi="Times New Roman" w:cs="Times New Roman"/>
          <w:sz w:val="24"/>
          <w:szCs w:val="24"/>
        </w:rPr>
      </w:pPr>
    </w:p>
    <w:p w14:paraId="309E896C" w14:textId="35285321" w:rsidR="00723A3F" w:rsidRDefault="00723A3F" w:rsidP="000021C1">
      <w:pPr>
        <w:spacing w:line="480" w:lineRule="auto"/>
        <w:jc w:val="both"/>
        <w:rPr>
          <w:rFonts w:ascii="Times New Roman" w:eastAsia="Calibri" w:hAnsi="Times New Roman" w:cs="Times New Roman"/>
          <w:sz w:val="24"/>
          <w:szCs w:val="24"/>
        </w:rPr>
      </w:pPr>
    </w:p>
    <w:p w14:paraId="6709E62A" w14:textId="1E4A6B04" w:rsidR="00723A3F" w:rsidRDefault="00723A3F" w:rsidP="000021C1">
      <w:pPr>
        <w:spacing w:line="480" w:lineRule="auto"/>
        <w:jc w:val="both"/>
        <w:rPr>
          <w:rFonts w:ascii="Times New Roman" w:eastAsia="Calibri" w:hAnsi="Times New Roman" w:cs="Times New Roman"/>
          <w:sz w:val="24"/>
          <w:szCs w:val="24"/>
        </w:rPr>
      </w:pPr>
    </w:p>
    <w:p w14:paraId="27F82BB5" w14:textId="644DE49F" w:rsidR="00723A3F" w:rsidRDefault="00723A3F" w:rsidP="000021C1">
      <w:pPr>
        <w:spacing w:line="480" w:lineRule="auto"/>
        <w:jc w:val="both"/>
        <w:rPr>
          <w:rFonts w:ascii="Times New Roman" w:eastAsia="Calibri" w:hAnsi="Times New Roman" w:cs="Times New Roman"/>
          <w:sz w:val="24"/>
          <w:szCs w:val="24"/>
        </w:rPr>
      </w:pPr>
    </w:p>
    <w:p w14:paraId="1B489CA7" w14:textId="36E16A9F" w:rsidR="00723A3F" w:rsidRDefault="00723A3F" w:rsidP="000021C1">
      <w:pPr>
        <w:spacing w:line="480" w:lineRule="auto"/>
        <w:jc w:val="both"/>
        <w:rPr>
          <w:rFonts w:ascii="Times New Roman" w:eastAsia="Calibri" w:hAnsi="Times New Roman" w:cs="Times New Roman"/>
          <w:sz w:val="24"/>
          <w:szCs w:val="24"/>
        </w:rPr>
      </w:pPr>
    </w:p>
    <w:p w14:paraId="00C4178E" w14:textId="77777777" w:rsidR="00723A3F" w:rsidRPr="00E86A92" w:rsidRDefault="00723A3F" w:rsidP="000021C1">
      <w:pPr>
        <w:spacing w:line="480" w:lineRule="auto"/>
        <w:jc w:val="both"/>
        <w:rPr>
          <w:rFonts w:ascii="Times New Roman" w:eastAsia="Calibri" w:hAnsi="Times New Roman" w:cs="Times New Roman"/>
          <w:sz w:val="24"/>
          <w:szCs w:val="24"/>
        </w:rPr>
      </w:pPr>
    </w:p>
    <w:p w14:paraId="6CB0354B" w14:textId="77777777" w:rsidR="006478AE" w:rsidRPr="00E86A92" w:rsidRDefault="006478A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 References</w:t>
      </w:r>
    </w:p>
    <w:p w14:paraId="5F753A96" w14:textId="77777777" w:rsidR="003F7504" w:rsidRPr="00E86A92" w:rsidRDefault="00EF20EE" w:rsidP="003F7504">
      <w:pPr>
        <w:pStyle w:val="Bibliography"/>
        <w:rPr>
          <w:rFonts w:ascii="Times New Roman" w:hAnsi="Times New Roman" w:cs="Times New Roman"/>
          <w:sz w:val="24"/>
          <w:szCs w:val="24"/>
        </w:rPr>
      </w:pPr>
      <w:r w:rsidRPr="00E86A92">
        <w:rPr>
          <w:rFonts w:ascii="Times New Roman" w:eastAsia="Calibri" w:hAnsi="Times New Roman" w:cs="Times New Roman"/>
          <w:sz w:val="24"/>
          <w:szCs w:val="24"/>
        </w:rPr>
        <w:fldChar w:fldCharType="begin"/>
      </w:r>
      <w:r w:rsidRPr="00E86A92">
        <w:rPr>
          <w:rFonts w:ascii="Times New Roman" w:eastAsia="Calibri" w:hAnsi="Times New Roman" w:cs="Times New Roman"/>
          <w:sz w:val="24"/>
          <w:szCs w:val="24"/>
        </w:rPr>
        <w:instrText xml:space="preserve"> ADDIN ZOTERO_BIBL {"uncited":[],"omitted":[],"custom":[]} CSL_BIBLIOGRAPHY </w:instrText>
      </w:r>
      <w:r w:rsidRPr="00E86A92">
        <w:rPr>
          <w:rFonts w:ascii="Times New Roman" w:eastAsia="Calibri" w:hAnsi="Times New Roman" w:cs="Times New Roman"/>
          <w:sz w:val="24"/>
          <w:szCs w:val="24"/>
        </w:rPr>
        <w:fldChar w:fldCharType="separate"/>
      </w:r>
      <w:r w:rsidR="003F7504" w:rsidRPr="00E86A92">
        <w:rPr>
          <w:rFonts w:ascii="Times New Roman" w:hAnsi="Times New Roman" w:cs="Times New Roman"/>
          <w:b/>
          <w:bCs/>
          <w:sz w:val="24"/>
          <w:szCs w:val="24"/>
        </w:rPr>
        <w:t xml:space="preserve">Anderson JT, Inouye DW, McKinney AM, </w:t>
      </w:r>
      <w:proofErr w:type="spellStart"/>
      <w:r w:rsidR="003F7504" w:rsidRPr="00E86A92">
        <w:rPr>
          <w:rFonts w:ascii="Times New Roman" w:hAnsi="Times New Roman" w:cs="Times New Roman"/>
          <w:b/>
          <w:bCs/>
          <w:sz w:val="24"/>
          <w:szCs w:val="24"/>
        </w:rPr>
        <w:t>Colautti</w:t>
      </w:r>
      <w:proofErr w:type="spellEnd"/>
      <w:r w:rsidR="003F7504" w:rsidRPr="00E86A92">
        <w:rPr>
          <w:rFonts w:ascii="Times New Roman" w:hAnsi="Times New Roman" w:cs="Times New Roman"/>
          <w:b/>
          <w:bCs/>
          <w:sz w:val="24"/>
          <w:szCs w:val="24"/>
        </w:rPr>
        <w:t xml:space="preserve"> RI, Mitchell-Olds T</w:t>
      </w:r>
      <w:r w:rsidR="003F7504" w:rsidRPr="00E86A92">
        <w:rPr>
          <w:rFonts w:ascii="Times New Roman" w:hAnsi="Times New Roman" w:cs="Times New Roman"/>
          <w:sz w:val="24"/>
          <w:szCs w:val="24"/>
        </w:rPr>
        <w:t xml:space="preserve">. </w:t>
      </w:r>
      <w:r w:rsidR="003F7504" w:rsidRPr="00E86A92">
        <w:rPr>
          <w:rFonts w:ascii="Times New Roman" w:hAnsi="Times New Roman" w:cs="Times New Roman"/>
          <w:b/>
          <w:bCs/>
          <w:sz w:val="24"/>
          <w:szCs w:val="24"/>
        </w:rPr>
        <w:t>2012</w:t>
      </w:r>
      <w:r w:rsidR="003F7504" w:rsidRPr="00E86A92">
        <w:rPr>
          <w:rFonts w:ascii="Times New Roman" w:hAnsi="Times New Roman" w:cs="Times New Roman"/>
          <w:sz w:val="24"/>
          <w:szCs w:val="24"/>
        </w:rPr>
        <w:t xml:space="preserve">. Phenotypic plasticity and adaptive evolution contribute to advancing flowering phenology in response to climate change. </w:t>
      </w:r>
      <w:r w:rsidR="003F7504" w:rsidRPr="00E86A92">
        <w:rPr>
          <w:rFonts w:ascii="Times New Roman" w:hAnsi="Times New Roman" w:cs="Times New Roman"/>
          <w:i/>
          <w:iCs/>
          <w:sz w:val="24"/>
          <w:szCs w:val="24"/>
        </w:rPr>
        <w:t>Proceedings of the Royal Society B: Biological Sciences</w:t>
      </w:r>
      <w:r w:rsidR="003F7504" w:rsidRPr="00E86A92">
        <w:rPr>
          <w:rFonts w:ascii="Times New Roman" w:hAnsi="Times New Roman" w:cs="Times New Roman"/>
          <w:sz w:val="24"/>
          <w:szCs w:val="24"/>
        </w:rPr>
        <w:t xml:space="preserve"> </w:t>
      </w:r>
      <w:r w:rsidR="003F7504" w:rsidRPr="00E86A92">
        <w:rPr>
          <w:rFonts w:ascii="Times New Roman" w:hAnsi="Times New Roman" w:cs="Times New Roman"/>
          <w:b/>
          <w:bCs/>
          <w:sz w:val="24"/>
          <w:szCs w:val="24"/>
        </w:rPr>
        <w:t>279</w:t>
      </w:r>
      <w:r w:rsidR="003F7504" w:rsidRPr="00E86A92">
        <w:rPr>
          <w:rFonts w:ascii="Times New Roman" w:hAnsi="Times New Roman" w:cs="Times New Roman"/>
          <w:sz w:val="24"/>
          <w:szCs w:val="24"/>
        </w:rPr>
        <w:t>: 3843–3852.</w:t>
      </w:r>
    </w:p>
    <w:p w14:paraId="2F5584AE"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Arel-Bundock</w:t>
      </w:r>
      <w:proofErr w:type="spellEnd"/>
      <w:r w:rsidRPr="00E86A92">
        <w:rPr>
          <w:rFonts w:ascii="Times New Roman" w:hAnsi="Times New Roman" w:cs="Times New Roman"/>
          <w:b/>
          <w:bCs/>
          <w:sz w:val="24"/>
          <w:szCs w:val="24"/>
        </w:rPr>
        <w:t xml:space="preserve"> V</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w:t>
      </w:r>
      <w:proofErr w:type="spellStart"/>
      <w:proofErr w:type="gramStart"/>
      <w:r w:rsidRPr="00E86A92">
        <w:rPr>
          <w:rFonts w:ascii="Times New Roman" w:hAnsi="Times New Roman" w:cs="Times New Roman"/>
          <w:i/>
          <w:iCs/>
          <w:sz w:val="24"/>
          <w:szCs w:val="24"/>
        </w:rPr>
        <w:t>marginaleffects</w:t>
      </w:r>
      <w:proofErr w:type="spellEnd"/>
      <w:proofErr w:type="gramEnd"/>
      <w:r w:rsidRPr="00E86A92">
        <w:rPr>
          <w:rFonts w:ascii="Times New Roman" w:hAnsi="Times New Roman" w:cs="Times New Roman"/>
          <w:i/>
          <w:iCs/>
          <w:sz w:val="24"/>
          <w:szCs w:val="24"/>
        </w:rPr>
        <w:t>: Predictions, Comparisons, Slopes, Marginal Means, and Hypothesis Tests</w:t>
      </w:r>
      <w:r w:rsidRPr="00E86A92">
        <w:rPr>
          <w:rFonts w:ascii="Times New Roman" w:hAnsi="Times New Roman" w:cs="Times New Roman"/>
          <w:sz w:val="24"/>
          <w:szCs w:val="24"/>
        </w:rPr>
        <w:t>.</w:t>
      </w:r>
    </w:p>
    <w:p w14:paraId="7ECFC82C"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Arft</w:t>
      </w:r>
      <w:proofErr w:type="spellEnd"/>
      <w:r w:rsidRPr="00E86A92">
        <w:rPr>
          <w:rFonts w:ascii="Times New Roman" w:hAnsi="Times New Roman" w:cs="Times New Roman"/>
          <w:b/>
          <w:bCs/>
          <w:sz w:val="24"/>
          <w:szCs w:val="24"/>
        </w:rPr>
        <w:t xml:space="preserve"> AM, Walker MD, </w:t>
      </w:r>
      <w:proofErr w:type="spellStart"/>
      <w:r w:rsidRPr="00E86A92">
        <w:rPr>
          <w:rFonts w:ascii="Times New Roman" w:hAnsi="Times New Roman" w:cs="Times New Roman"/>
          <w:b/>
          <w:bCs/>
          <w:sz w:val="24"/>
          <w:szCs w:val="24"/>
        </w:rPr>
        <w:t>Gurevitch</w:t>
      </w:r>
      <w:proofErr w:type="spellEnd"/>
      <w:r w:rsidRPr="00E86A92">
        <w:rPr>
          <w:rFonts w:ascii="Times New Roman" w:hAnsi="Times New Roman" w:cs="Times New Roman"/>
          <w:b/>
          <w:bCs/>
          <w:sz w:val="24"/>
          <w:szCs w:val="24"/>
        </w:rPr>
        <w:t xml:space="preserve"> J,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1999</w:t>
      </w:r>
      <w:r w:rsidRPr="00E86A92">
        <w:rPr>
          <w:rFonts w:ascii="Times New Roman" w:hAnsi="Times New Roman" w:cs="Times New Roman"/>
          <w:sz w:val="24"/>
          <w:szCs w:val="24"/>
        </w:rPr>
        <w:t xml:space="preserve">. Responses of Tundra plants to experimental warming: Meta-analysis of the International Tundra Experiment. </w:t>
      </w:r>
      <w:r w:rsidRPr="00E86A92">
        <w:rPr>
          <w:rFonts w:ascii="Times New Roman" w:hAnsi="Times New Roman" w:cs="Times New Roman"/>
          <w:i/>
          <w:iCs/>
          <w:sz w:val="24"/>
          <w:szCs w:val="24"/>
        </w:rPr>
        <w:t>Ecological Monographs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69</w:t>
      </w:r>
      <w:r w:rsidRPr="00E86A92">
        <w:rPr>
          <w:rFonts w:ascii="Times New Roman" w:hAnsi="Times New Roman" w:cs="Times New Roman"/>
          <w:sz w:val="24"/>
          <w:szCs w:val="24"/>
        </w:rPr>
        <w:t>: 491–511.</w:t>
      </w:r>
    </w:p>
    <w:p w14:paraId="043F2C56"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Assmann</w:t>
      </w:r>
      <w:proofErr w:type="spellEnd"/>
      <w:r w:rsidRPr="00E86A92">
        <w:rPr>
          <w:rFonts w:ascii="Times New Roman" w:hAnsi="Times New Roman" w:cs="Times New Roman"/>
          <w:b/>
          <w:bCs/>
          <w:sz w:val="24"/>
          <w:szCs w:val="24"/>
        </w:rPr>
        <w:t xml:space="preserve"> JJ, Myers-Smith IH, Phillimore AB,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Local </w:t>
      </w:r>
      <w:proofErr w:type="gramStart"/>
      <w:r w:rsidRPr="00E86A92">
        <w:rPr>
          <w:rFonts w:ascii="Times New Roman" w:hAnsi="Times New Roman" w:cs="Times New Roman"/>
          <w:sz w:val="24"/>
          <w:szCs w:val="24"/>
        </w:rPr>
        <w:t>snow melt</w:t>
      </w:r>
      <w:proofErr w:type="gramEnd"/>
      <w:r w:rsidRPr="00E86A92">
        <w:rPr>
          <w:rFonts w:ascii="Times New Roman" w:hAnsi="Times New Roman" w:cs="Times New Roman"/>
          <w:sz w:val="24"/>
          <w:szCs w:val="24"/>
        </w:rPr>
        <w:t xml:space="preserve"> and temperature—but not regional sea ice—explain variation in spring phenology in coastal Arctic tundra.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25</w:t>
      </w:r>
      <w:r w:rsidRPr="00E86A92">
        <w:rPr>
          <w:rFonts w:ascii="Times New Roman" w:hAnsi="Times New Roman" w:cs="Times New Roman"/>
          <w:sz w:val="24"/>
          <w:szCs w:val="24"/>
        </w:rPr>
        <w:t>: 2258–2274.</w:t>
      </w:r>
    </w:p>
    <w:p w14:paraId="06948589"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Austen EJ, Rowe L, </w:t>
      </w:r>
      <w:proofErr w:type="spellStart"/>
      <w:r w:rsidRPr="00E86A92">
        <w:rPr>
          <w:rFonts w:ascii="Times New Roman" w:hAnsi="Times New Roman" w:cs="Times New Roman"/>
          <w:b/>
          <w:bCs/>
          <w:sz w:val="24"/>
          <w:szCs w:val="24"/>
        </w:rPr>
        <w:t>Stinchcombe</w:t>
      </w:r>
      <w:proofErr w:type="spellEnd"/>
      <w:r w:rsidRPr="00E86A92">
        <w:rPr>
          <w:rFonts w:ascii="Times New Roman" w:hAnsi="Times New Roman" w:cs="Times New Roman"/>
          <w:b/>
          <w:bCs/>
          <w:sz w:val="24"/>
          <w:szCs w:val="24"/>
        </w:rPr>
        <w:t xml:space="preserve"> JR, Forrest JRK</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Explaining the apparent paradox of persistent selection for early flowering. </w:t>
      </w:r>
      <w:r w:rsidRPr="00E86A92">
        <w:rPr>
          <w:rFonts w:ascii="Times New Roman" w:hAnsi="Times New Roman" w:cs="Times New Roman"/>
          <w:i/>
          <w:iCs/>
          <w:sz w:val="24"/>
          <w:szCs w:val="24"/>
        </w:rPr>
        <w:t xml:space="preserve">New </w:t>
      </w:r>
      <w:proofErr w:type="spellStart"/>
      <w:r w:rsidRPr="00E86A92">
        <w:rPr>
          <w:rFonts w:ascii="Times New Roman" w:hAnsi="Times New Roman" w:cs="Times New Roman"/>
          <w:i/>
          <w:iCs/>
          <w:sz w:val="24"/>
          <w:szCs w:val="24"/>
        </w:rPr>
        <w:t>Phytologist</w:t>
      </w:r>
      <w:proofErr w:type="spell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215</w:t>
      </w:r>
      <w:r w:rsidRPr="00E86A92">
        <w:rPr>
          <w:rFonts w:ascii="Times New Roman" w:hAnsi="Times New Roman" w:cs="Times New Roman"/>
          <w:sz w:val="24"/>
          <w:szCs w:val="24"/>
        </w:rPr>
        <w:t>: 929–934.</w:t>
      </w:r>
    </w:p>
    <w:p w14:paraId="0AD3854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Bates D, </w:t>
      </w:r>
      <w:proofErr w:type="spellStart"/>
      <w:r w:rsidRPr="00E86A92">
        <w:rPr>
          <w:rFonts w:ascii="Times New Roman" w:hAnsi="Times New Roman" w:cs="Times New Roman"/>
          <w:b/>
          <w:bCs/>
          <w:sz w:val="24"/>
          <w:szCs w:val="24"/>
        </w:rPr>
        <w:t>Mächler</w:t>
      </w:r>
      <w:proofErr w:type="spellEnd"/>
      <w:r w:rsidRPr="00E86A92">
        <w:rPr>
          <w:rFonts w:ascii="Times New Roman" w:hAnsi="Times New Roman" w:cs="Times New Roman"/>
          <w:b/>
          <w:bCs/>
          <w:sz w:val="24"/>
          <w:szCs w:val="24"/>
        </w:rPr>
        <w:t xml:space="preserve"> M, </w:t>
      </w:r>
      <w:proofErr w:type="spellStart"/>
      <w:r w:rsidRPr="00E86A92">
        <w:rPr>
          <w:rFonts w:ascii="Times New Roman" w:hAnsi="Times New Roman" w:cs="Times New Roman"/>
          <w:b/>
          <w:bCs/>
          <w:sz w:val="24"/>
          <w:szCs w:val="24"/>
        </w:rPr>
        <w:t>Bolker</w:t>
      </w:r>
      <w:proofErr w:type="spellEnd"/>
      <w:r w:rsidRPr="00E86A92">
        <w:rPr>
          <w:rFonts w:ascii="Times New Roman" w:hAnsi="Times New Roman" w:cs="Times New Roman"/>
          <w:b/>
          <w:bCs/>
          <w:sz w:val="24"/>
          <w:szCs w:val="24"/>
        </w:rPr>
        <w:t xml:space="preserve"> B, Walker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2014</w:t>
      </w:r>
      <w:r w:rsidRPr="00E86A92">
        <w:rPr>
          <w:rFonts w:ascii="Times New Roman" w:hAnsi="Times New Roman" w:cs="Times New Roman"/>
          <w:sz w:val="24"/>
          <w:szCs w:val="24"/>
        </w:rPr>
        <w:t xml:space="preserve">. Fitting linear mixed-effects models using lme4. </w:t>
      </w:r>
      <w:r w:rsidRPr="00E86A92">
        <w:rPr>
          <w:rFonts w:ascii="Times New Roman" w:hAnsi="Times New Roman" w:cs="Times New Roman"/>
          <w:i/>
          <w:iCs/>
          <w:sz w:val="24"/>
          <w:szCs w:val="24"/>
        </w:rPr>
        <w:t>Journal of Statistical Software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67</w:t>
      </w:r>
      <w:r w:rsidRPr="00E86A92">
        <w:rPr>
          <w:rFonts w:ascii="Times New Roman" w:hAnsi="Times New Roman" w:cs="Times New Roman"/>
          <w:sz w:val="24"/>
          <w:szCs w:val="24"/>
        </w:rPr>
        <w:t>.</w:t>
      </w:r>
    </w:p>
    <w:p w14:paraId="6FACCA9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Becker-</w:t>
      </w:r>
      <w:proofErr w:type="spellStart"/>
      <w:r w:rsidRPr="00E86A92">
        <w:rPr>
          <w:rFonts w:ascii="Times New Roman" w:hAnsi="Times New Roman" w:cs="Times New Roman"/>
          <w:b/>
          <w:bCs/>
          <w:sz w:val="24"/>
          <w:szCs w:val="24"/>
        </w:rPr>
        <w:t>Scarpitta</w:t>
      </w:r>
      <w:proofErr w:type="spellEnd"/>
      <w:r w:rsidRPr="00E86A92">
        <w:rPr>
          <w:rFonts w:ascii="Times New Roman" w:hAnsi="Times New Roman" w:cs="Times New Roman"/>
          <w:b/>
          <w:bCs/>
          <w:sz w:val="24"/>
          <w:szCs w:val="24"/>
        </w:rPr>
        <w:t xml:space="preserve"> A, </w:t>
      </w:r>
      <w:proofErr w:type="spellStart"/>
      <w:r w:rsidRPr="00E86A92">
        <w:rPr>
          <w:rFonts w:ascii="Times New Roman" w:hAnsi="Times New Roman" w:cs="Times New Roman"/>
          <w:b/>
          <w:bCs/>
          <w:sz w:val="24"/>
          <w:szCs w:val="24"/>
        </w:rPr>
        <w:t>Antão</w:t>
      </w:r>
      <w:proofErr w:type="spellEnd"/>
      <w:r w:rsidRPr="00E86A92">
        <w:rPr>
          <w:rFonts w:ascii="Times New Roman" w:hAnsi="Times New Roman" w:cs="Times New Roman"/>
          <w:b/>
          <w:bCs/>
          <w:sz w:val="24"/>
          <w:szCs w:val="24"/>
        </w:rPr>
        <w:t xml:space="preserve"> LH, Schmidt NM,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Diverging trends and drivers of Arctic flower production in Greenland over space and time. </w:t>
      </w:r>
      <w:r w:rsidRPr="00E86A92">
        <w:rPr>
          <w:rFonts w:ascii="Times New Roman" w:hAnsi="Times New Roman" w:cs="Times New Roman"/>
          <w:i/>
          <w:iCs/>
          <w:sz w:val="24"/>
          <w:szCs w:val="24"/>
        </w:rPr>
        <w:t>Polar Biology</w:t>
      </w:r>
      <w:r w:rsidRPr="00E86A92">
        <w:rPr>
          <w:rFonts w:ascii="Times New Roman" w:hAnsi="Times New Roman" w:cs="Times New Roman"/>
          <w:sz w:val="24"/>
          <w:szCs w:val="24"/>
        </w:rPr>
        <w:t>.</w:t>
      </w:r>
    </w:p>
    <w:p w14:paraId="52E4B582"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Bintanja</w:t>
      </w:r>
      <w:proofErr w:type="spellEnd"/>
      <w:r w:rsidRPr="00E86A92">
        <w:rPr>
          <w:rFonts w:ascii="Times New Roman" w:hAnsi="Times New Roman" w:cs="Times New Roman"/>
          <w:b/>
          <w:bCs/>
          <w:sz w:val="24"/>
          <w:szCs w:val="24"/>
        </w:rPr>
        <w:t xml:space="preserve"> R, van der Linden EC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The changing seasonal climate in the Arctic. </w:t>
      </w:r>
      <w:r w:rsidRPr="00E86A92">
        <w:rPr>
          <w:rFonts w:ascii="Times New Roman" w:hAnsi="Times New Roman" w:cs="Times New Roman"/>
          <w:i/>
          <w:iCs/>
          <w:sz w:val="24"/>
          <w:szCs w:val="24"/>
        </w:rPr>
        <w:t>Scientific Reports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1556.</w:t>
      </w:r>
    </w:p>
    <w:p w14:paraId="2B140DFA"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Block S, Alexander JM, Levine JM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plasticity is a poor predictor of subalpine plant population performance following experimental climate change. </w:t>
      </w:r>
      <w:proofErr w:type="spellStart"/>
      <w:r w:rsidRPr="00E86A92">
        <w:rPr>
          <w:rFonts w:ascii="Times New Roman" w:hAnsi="Times New Roman" w:cs="Times New Roman"/>
          <w:i/>
          <w:iCs/>
          <w:sz w:val="24"/>
          <w:szCs w:val="24"/>
        </w:rPr>
        <w:t>Oikos</w:t>
      </w:r>
      <w:proofErr w:type="spell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129</w:t>
      </w:r>
      <w:r w:rsidRPr="00E86A92">
        <w:rPr>
          <w:rFonts w:ascii="Times New Roman" w:hAnsi="Times New Roman" w:cs="Times New Roman"/>
          <w:sz w:val="24"/>
          <w:szCs w:val="24"/>
        </w:rPr>
        <w:t>: 184–193.</w:t>
      </w:r>
    </w:p>
    <w:p w14:paraId="3B68E9D1"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Büntgen</w:t>
      </w:r>
      <w:proofErr w:type="spellEnd"/>
      <w:r w:rsidRPr="00E86A92">
        <w:rPr>
          <w:rFonts w:ascii="Times New Roman" w:hAnsi="Times New Roman" w:cs="Times New Roman"/>
          <w:b/>
          <w:bCs/>
          <w:sz w:val="24"/>
          <w:szCs w:val="24"/>
        </w:rPr>
        <w:t xml:space="preserve"> U, </w:t>
      </w:r>
      <w:proofErr w:type="spellStart"/>
      <w:r w:rsidRPr="00E86A92">
        <w:rPr>
          <w:rFonts w:ascii="Times New Roman" w:hAnsi="Times New Roman" w:cs="Times New Roman"/>
          <w:b/>
          <w:bCs/>
          <w:sz w:val="24"/>
          <w:szCs w:val="24"/>
        </w:rPr>
        <w:t>Piermattei</w:t>
      </w:r>
      <w:proofErr w:type="spellEnd"/>
      <w:r w:rsidRPr="00E86A92">
        <w:rPr>
          <w:rFonts w:ascii="Times New Roman" w:hAnsi="Times New Roman" w:cs="Times New Roman"/>
          <w:b/>
          <w:bCs/>
          <w:sz w:val="24"/>
          <w:szCs w:val="24"/>
        </w:rPr>
        <w:t xml:space="preserve"> A, </w:t>
      </w:r>
      <w:proofErr w:type="spellStart"/>
      <w:r w:rsidRPr="00E86A92">
        <w:rPr>
          <w:rFonts w:ascii="Times New Roman" w:hAnsi="Times New Roman" w:cs="Times New Roman"/>
          <w:b/>
          <w:bCs/>
          <w:sz w:val="24"/>
          <w:szCs w:val="24"/>
        </w:rPr>
        <w:t>Krusic</w:t>
      </w:r>
      <w:proofErr w:type="spellEnd"/>
      <w:r w:rsidRPr="00E86A92">
        <w:rPr>
          <w:rFonts w:ascii="Times New Roman" w:hAnsi="Times New Roman" w:cs="Times New Roman"/>
          <w:b/>
          <w:bCs/>
          <w:sz w:val="24"/>
          <w:szCs w:val="24"/>
        </w:rPr>
        <w:t xml:space="preserve"> PJ, </w:t>
      </w:r>
      <w:proofErr w:type="spellStart"/>
      <w:r w:rsidRPr="00E86A92">
        <w:rPr>
          <w:rFonts w:ascii="Times New Roman" w:hAnsi="Times New Roman" w:cs="Times New Roman"/>
          <w:b/>
          <w:bCs/>
          <w:sz w:val="24"/>
          <w:szCs w:val="24"/>
        </w:rPr>
        <w:t>Esper</w:t>
      </w:r>
      <w:proofErr w:type="spellEnd"/>
      <w:r w:rsidRPr="00E86A92">
        <w:rPr>
          <w:rFonts w:ascii="Times New Roman" w:hAnsi="Times New Roman" w:cs="Times New Roman"/>
          <w:b/>
          <w:bCs/>
          <w:sz w:val="24"/>
          <w:szCs w:val="24"/>
        </w:rPr>
        <w:t xml:space="preserve"> J, Sparks T, </w:t>
      </w:r>
      <w:proofErr w:type="spellStart"/>
      <w:r w:rsidRPr="00E86A92">
        <w:rPr>
          <w:rFonts w:ascii="Times New Roman" w:hAnsi="Times New Roman" w:cs="Times New Roman"/>
          <w:b/>
          <w:bCs/>
          <w:sz w:val="24"/>
          <w:szCs w:val="24"/>
        </w:rPr>
        <w:t>Crivellaro</w:t>
      </w:r>
      <w:proofErr w:type="spellEnd"/>
      <w:r w:rsidRPr="00E86A92">
        <w:rPr>
          <w:rFonts w:ascii="Times New Roman" w:hAnsi="Times New Roman" w:cs="Times New Roman"/>
          <w:b/>
          <w:bCs/>
          <w:sz w:val="24"/>
          <w:szCs w:val="24"/>
        </w:rPr>
        <w:t xml:space="preserve">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Plants in the UK flower a month earlier under recent warming. </w:t>
      </w:r>
      <w:r w:rsidRPr="00E86A92">
        <w:rPr>
          <w:rFonts w:ascii="Times New Roman" w:hAnsi="Times New Roman" w:cs="Times New Roman"/>
          <w:i/>
          <w:iCs/>
          <w:sz w:val="24"/>
          <w:szCs w:val="24"/>
        </w:rPr>
        <w:t>Proceedings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289</w:t>
      </w:r>
      <w:r w:rsidRPr="00E86A92">
        <w:rPr>
          <w:rFonts w:ascii="Times New Roman" w:hAnsi="Times New Roman" w:cs="Times New Roman"/>
          <w:sz w:val="24"/>
          <w:szCs w:val="24"/>
        </w:rPr>
        <w:t>: 20212456.</w:t>
      </w:r>
    </w:p>
    <w:p w14:paraId="42DEC108"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Bürkner</w:t>
      </w:r>
      <w:proofErr w:type="spellEnd"/>
      <w:r w:rsidRPr="00E86A92">
        <w:rPr>
          <w:rFonts w:ascii="Times New Roman" w:hAnsi="Times New Roman" w:cs="Times New Roman"/>
          <w:b/>
          <w:bCs/>
          <w:sz w:val="24"/>
          <w:szCs w:val="24"/>
        </w:rPr>
        <w:t xml:space="preserve"> P-C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2018</w:t>
      </w:r>
      <w:r w:rsidRPr="00E86A92">
        <w:rPr>
          <w:rFonts w:ascii="Times New Roman" w:hAnsi="Times New Roman" w:cs="Times New Roman"/>
          <w:sz w:val="24"/>
          <w:szCs w:val="24"/>
        </w:rPr>
        <w:t xml:space="preserve">. Advanced Bayesian Multilevel </w:t>
      </w:r>
      <w:proofErr w:type="gramStart"/>
      <w:r w:rsidRPr="00E86A92">
        <w:rPr>
          <w:rFonts w:ascii="Times New Roman" w:hAnsi="Times New Roman" w:cs="Times New Roman"/>
          <w:sz w:val="24"/>
          <w:szCs w:val="24"/>
        </w:rPr>
        <w:t>Modeling</w:t>
      </w:r>
      <w:proofErr w:type="gramEnd"/>
      <w:r w:rsidRPr="00E86A92">
        <w:rPr>
          <w:rFonts w:ascii="Times New Roman" w:hAnsi="Times New Roman" w:cs="Times New Roman"/>
          <w:sz w:val="24"/>
          <w:szCs w:val="24"/>
        </w:rPr>
        <w:t xml:space="preserve"> with the R Package </w:t>
      </w:r>
      <w:proofErr w:type="spellStart"/>
      <w:r w:rsidRPr="00E86A92">
        <w:rPr>
          <w:rFonts w:ascii="Times New Roman" w:hAnsi="Times New Roman" w:cs="Times New Roman"/>
          <w:sz w:val="24"/>
          <w:szCs w:val="24"/>
        </w:rPr>
        <w:t>brms</w:t>
      </w:r>
      <w:proofErr w:type="spellEnd"/>
      <w:r w:rsidRPr="00E86A92">
        <w:rPr>
          <w:rFonts w:ascii="Times New Roman" w:hAnsi="Times New Roman" w:cs="Times New Roman"/>
          <w:sz w:val="24"/>
          <w:szCs w:val="24"/>
        </w:rPr>
        <w:t xml:space="preserve">. </w:t>
      </w:r>
      <w:r w:rsidRPr="00E86A92">
        <w:rPr>
          <w:rFonts w:ascii="Times New Roman" w:hAnsi="Times New Roman" w:cs="Times New Roman"/>
          <w:i/>
          <w:iCs/>
          <w:sz w:val="24"/>
          <w:szCs w:val="24"/>
        </w:rPr>
        <w:t>The R Journal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w:t>
      </w:r>
      <w:r w:rsidRPr="00E86A92">
        <w:rPr>
          <w:rFonts w:ascii="Times New Roman" w:hAnsi="Times New Roman" w:cs="Times New Roman"/>
          <w:sz w:val="24"/>
          <w:szCs w:val="24"/>
        </w:rPr>
        <w:t>: 395.</w:t>
      </w:r>
    </w:p>
    <w:p w14:paraId="76A01C08"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Cleland EE, Allen JM, </w:t>
      </w:r>
      <w:proofErr w:type="spellStart"/>
      <w:r w:rsidRPr="00E86A92">
        <w:rPr>
          <w:rFonts w:ascii="Times New Roman" w:hAnsi="Times New Roman" w:cs="Times New Roman"/>
          <w:b/>
          <w:bCs/>
          <w:sz w:val="24"/>
          <w:szCs w:val="24"/>
        </w:rPr>
        <w:t>Crimmins</w:t>
      </w:r>
      <w:proofErr w:type="spellEnd"/>
      <w:r w:rsidRPr="00E86A92">
        <w:rPr>
          <w:rFonts w:ascii="Times New Roman" w:hAnsi="Times New Roman" w:cs="Times New Roman"/>
          <w:b/>
          <w:bCs/>
          <w:sz w:val="24"/>
          <w:szCs w:val="24"/>
        </w:rPr>
        <w:t xml:space="preserve"> TM,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2012</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tracking enables positive species responses to climate change.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93</w:t>
      </w:r>
      <w:r w:rsidRPr="00E86A92">
        <w:rPr>
          <w:rFonts w:ascii="Times New Roman" w:hAnsi="Times New Roman" w:cs="Times New Roman"/>
          <w:sz w:val="24"/>
          <w:szCs w:val="24"/>
        </w:rPr>
        <w:t>: 1765–1771.</w:t>
      </w:r>
    </w:p>
    <w:p w14:paraId="77604DB9"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Cohen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1971</w:t>
      </w:r>
      <w:r w:rsidRPr="00E86A92">
        <w:rPr>
          <w:rFonts w:ascii="Times New Roman" w:hAnsi="Times New Roman" w:cs="Times New Roman"/>
          <w:sz w:val="24"/>
          <w:szCs w:val="24"/>
        </w:rPr>
        <w:t xml:space="preserve">. Maximizing final yield when growth is limited by time or by limiting resources. </w:t>
      </w:r>
      <w:r w:rsidRPr="00E86A92">
        <w:rPr>
          <w:rFonts w:ascii="Times New Roman" w:hAnsi="Times New Roman" w:cs="Times New Roman"/>
          <w:i/>
          <w:iCs/>
          <w:sz w:val="24"/>
          <w:szCs w:val="24"/>
        </w:rPr>
        <w:t>Journal of Theoretical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33</w:t>
      </w:r>
      <w:r w:rsidRPr="00E86A92">
        <w:rPr>
          <w:rFonts w:ascii="Times New Roman" w:hAnsi="Times New Roman" w:cs="Times New Roman"/>
          <w:sz w:val="24"/>
          <w:szCs w:val="24"/>
        </w:rPr>
        <w:t>: 299–307.</w:t>
      </w:r>
    </w:p>
    <w:p w14:paraId="4492A4E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Cohen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1976</w:t>
      </w:r>
      <w:r w:rsidRPr="00E86A92">
        <w:rPr>
          <w:rFonts w:ascii="Times New Roman" w:hAnsi="Times New Roman" w:cs="Times New Roman"/>
          <w:sz w:val="24"/>
          <w:szCs w:val="24"/>
        </w:rPr>
        <w:t xml:space="preserve">. The Optimal Timing of Reproduction. </w:t>
      </w:r>
      <w:r w:rsidRPr="00E86A92">
        <w:rPr>
          <w:rFonts w:ascii="Times New Roman" w:hAnsi="Times New Roman" w:cs="Times New Roman"/>
          <w:i/>
          <w:iCs/>
          <w:sz w:val="24"/>
          <w:szCs w:val="24"/>
        </w:rPr>
        <w:t>The American Naturalist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110</w:t>
      </w:r>
      <w:r w:rsidRPr="00E86A92">
        <w:rPr>
          <w:rFonts w:ascii="Times New Roman" w:hAnsi="Times New Roman" w:cs="Times New Roman"/>
          <w:sz w:val="24"/>
          <w:szCs w:val="24"/>
        </w:rPr>
        <w:t>: 801–807.</w:t>
      </w:r>
    </w:p>
    <w:p w14:paraId="48CDCF2B"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lastRenderedPageBreak/>
        <w:t>Colautti</w:t>
      </w:r>
      <w:proofErr w:type="spellEnd"/>
      <w:r w:rsidRPr="00E86A92">
        <w:rPr>
          <w:rFonts w:ascii="Times New Roman" w:hAnsi="Times New Roman" w:cs="Times New Roman"/>
          <w:b/>
          <w:bCs/>
          <w:sz w:val="24"/>
          <w:szCs w:val="24"/>
        </w:rPr>
        <w:t xml:space="preserve"> RI, </w:t>
      </w:r>
      <w:proofErr w:type="spellStart"/>
      <w:r w:rsidRPr="00E86A92">
        <w:rPr>
          <w:rFonts w:ascii="Times New Roman" w:hAnsi="Times New Roman" w:cs="Times New Roman"/>
          <w:b/>
          <w:bCs/>
          <w:sz w:val="24"/>
          <w:szCs w:val="24"/>
        </w:rPr>
        <w:t>Ågren</w:t>
      </w:r>
      <w:proofErr w:type="spellEnd"/>
      <w:r w:rsidRPr="00E86A92">
        <w:rPr>
          <w:rFonts w:ascii="Times New Roman" w:hAnsi="Times New Roman" w:cs="Times New Roman"/>
          <w:b/>
          <w:bCs/>
          <w:sz w:val="24"/>
          <w:szCs w:val="24"/>
        </w:rPr>
        <w:t xml:space="preserve"> J, Anderson JT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shifts of native and invasive species under climate change: insights from the </w:t>
      </w:r>
      <w:proofErr w:type="spellStart"/>
      <w:r w:rsidRPr="00E86A92">
        <w:rPr>
          <w:rFonts w:ascii="Times New Roman" w:hAnsi="Times New Roman" w:cs="Times New Roman"/>
          <w:sz w:val="24"/>
          <w:szCs w:val="24"/>
        </w:rPr>
        <w:t>Boechera</w:t>
      </w:r>
      <w:proofErr w:type="spellEnd"/>
      <w:r w:rsidRPr="00E86A92">
        <w:rPr>
          <w:rFonts w:ascii="Times New Roman" w:hAnsi="Times New Roman" w:cs="Times New Roman"/>
          <w:sz w:val="24"/>
          <w:szCs w:val="24"/>
        </w:rPr>
        <w:t>–</w:t>
      </w:r>
      <w:proofErr w:type="spellStart"/>
      <w:r w:rsidRPr="00E86A92">
        <w:rPr>
          <w:rFonts w:ascii="Times New Roman" w:hAnsi="Times New Roman" w:cs="Times New Roman"/>
          <w:sz w:val="24"/>
          <w:szCs w:val="24"/>
        </w:rPr>
        <w:t>Lythrum</w:t>
      </w:r>
      <w:proofErr w:type="spellEnd"/>
      <w:r w:rsidRPr="00E86A92">
        <w:rPr>
          <w:rFonts w:ascii="Times New Roman" w:hAnsi="Times New Roman" w:cs="Times New Roman"/>
          <w:sz w:val="24"/>
          <w:szCs w:val="24"/>
        </w:rPr>
        <w:t xml:space="preserve"> model. </w:t>
      </w:r>
      <w:r w:rsidRPr="00E86A92">
        <w:rPr>
          <w:rFonts w:ascii="Times New Roman" w:hAnsi="Times New Roman" w:cs="Times New Roman"/>
          <w:i/>
          <w:iCs/>
          <w:sz w:val="24"/>
          <w:szCs w:val="24"/>
        </w:rPr>
        <w:t>Philosophical Transactions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372</w:t>
      </w:r>
      <w:r w:rsidRPr="00E86A92">
        <w:rPr>
          <w:rFonts w:ascii="Times New Roman" w:hAnsi="Times New Roman" w:cs="Times New Roman"/>
          <w:sz w:val="24"/>
          <w:szCs w:val="24"/>
        </w:rPr>
        <w:t>: 20160032.</w:t>
      </w:r>
    </w:p>
    <w:p w14:paraId="1A9191DF"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Collins CG, Elmendorf SC, Hollister RD,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Experimental warming differentially affects vegetative and reproductive phenology of tundra plants. </w:t>
      </w:r>
      <w:r w:rsidRPr="00E86A92">
        <w:rPr>
          <w:rFonts w:ascii="Times New Roman" w:hAnsi="Times New Roman" w:cs="Times New Roman"/>
          <w:i/>
          <w:iCs/>
          <w:sz w:val="24"/>
          <w:szCs w:val="24"/>
        </w:rPr>
        <w:t>Nature Communications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w:t>
      </w:r>
      <w:r w:rsidRPr="00E86A92">
        <w:rPr>
          <w:rFonts w:ascii="Times New Roman" w:hAnsi="Times New Roman" w:cs="Times New Roman"/>
          <w:sz w:val="24"/>
          <w:szCs w:val="24"/>
        </w:rPr>
        <w:t>.</w:t>
      </w:r>
    </w:p>
    <w:p w14:paraId="5D95C50B"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Ehrlén</w:t>
      </w:r>
      <w:proofErr w:type="spellEnd"/>
      <w:r w:rsidRPr="00E86A92">
        <w:rPr>
          <w:rFonts w:ascii="Times New Roman" w:hAnsi="Times New Roman" w:cs="Times New Roman"/>
          <w:b/>
          <w:bCs/>
          <w:sz w:val="24"/>
          <w:szCs w:val="24"/>
        </w:rPr>
        <w:t xml:space="preserve"> J, Valdés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Climate drives among-year variation in natural selection on flowering time.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23</w:t>
      </w:r>
      <w:r w:rsidRPr="00E86A92">
        <w:rPr>
          <w:rFonts w:ascii="Times New Roman" w:hAnsi="Times New Roman" w:cs="Times New Roman"/>
          <w:sz w:val="24"/>
          <w:szCs w:val="24"/>
        </w:rPr>
        <w:t>: 653–662.</w:t>
      </w:r>
    </w:p>
    <w:p w14:paraId="55B51734"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Frei ER, Henry GHR</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Long-term effects of snowmelt timing and climate warming on phenology, growth, and reproductive effort of Arctic tundra plant species.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8</w:t>
      </w:r>
      <w:r w:rsidRPr="00E86A92">
        <w:rPr>
          <w:rFonts w:ascii="Times New Roman" w:hAnsi="Times New Roman" w:cs="Times New Roman"/>
          <w:sz w:val="24"/>
          <w:szCs w:val="24"/>
        </w:rPr>
        <w:t>: 700–721.</w:t>
      </w:r>
    </w:p>
    <w:p w14:paraId="1F48086C"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Fu YH, Zhao H, </w:t>
      </w:r>
      <w:proofErr w:type="spellStart"/>
      <w:r w:rsidRPr="00E86A92">
        <w:rPr>
          <w:rFonts w:ascii="Times New Roman" w:hAnsi="Times New Roman" w:cs="Times New Roman"/>
          <w:b/>
          <w:bCs/>
          <w:sz w:val="24"/>
          <w:szCs w:val="24"/>
        </w:rPr>
        <w:t>Piao</w:t>
      </w:r>
      <w:proofErr w:type="spellEnd"/>
      <w:r w:rsidRPr="00E86A92">
        <w:rPr>
          <w:rFonts w:ascii="Times New Roman" w:hAnsi="Times New Roman" w:cs="Times New Roman"/>
          <w:b/>
          <w:bCs/>
          <w:sz w:val="24"/>
          <w:szCs w:val="24"/>
        </w:rPr>
        <w:t xml:space="preserve"> S,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2015</w:t>
      </w:r>
      <w:r w:rsidRPr="00E86A92">
        <w:rPr>
          <w:rFonts w:ascii="Times New Roman" w:hAnsi="Times New Roman" w:cs="Times New Roman"/>
          <w:sz w:val="24"/>
          <w:szCs w:val="24"/>
        </w:rPr>
        <w:t xml:space="preserve">. Declining global warming effects on the phenology of spring leaf unfolding. </w:t>
      </w:r>
      <w:r w:rsidRPr="00E86A92">
        <w:rPr>
          <w:rFonts w:ascii="Times New Roman" w:hAnsi="Times New Roman" w:cs="Times New Roman"/>
          <w:i/>
          <w:iCs/>
          <w:sz w:val="24"/>
          <w:szCs w:val="24"/>
        </w:rPr>
        <w:t>Nature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526</w:t>
      </w:r>
      <w:r w:rsidRPr="00E86A92">
        <w:rPr>
          <w:rFonts w:ascii="Times New Roman" w:hAnsi="Times New Roman" w:cs="Times New Roman"/>
          <w:sz w:val="24"/>
          <w:szCs w:val="24"/>
        </w:rPr>
        <w:t>: 104–107.</w:t>
      </w:r>
    </w:p>
    <w:p w14:paraId="2977EB9B"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Gaboriau DM, Chaste É, </w:t>
      </w:r>
      <w:proofErr w:type="spellStart"/>
      <w:r w:rsidRPr="00E86A92">
        <w:rPr>
          <w:rFonts w:ascii="Times New Roman" w:hAnsi="Times New Roman" w:cs="Times New Roman"/>
          <w:b/>
          <w:bCs/>
          <w:sz w:val="24"/>
          <w:szCs w:val="24"/>
        </w:rPr>
        <w:t>Girardin</w:t>
      </w:r>
      <w:proofErr w:type="spellEnd"/>
      <w:r w:rsidRPr="00E86A92">
        <w:rPr>
          <w:rFonts w:ascii="Times New Roman" w:hAnsi="Times New Roman" w:cs="Times New Roman"/>
          <w:b/>
          <w:bCs/>
          <w:sz w:val="24"/>
          <w:szCs w:val="24"/>
        </w:rPr>
        <w:t xml:space="preserve"> MP,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Interactions within the climate-vegetation-fire nexus may transform 21st century boreal forests in northwestern Canada. </w:t>
      </w:r>
      <w:proofErr w:type="spellStart"/>
      <w:proofErr w:type="gramStart"/>
      <w:r w:rsidRPr="00E86A92">
        <w:rPr>
          <w:rFonts w:ascii="Times New Roman" w:hAnsi="Times New Roman" w:cs="Times New Roman"/>
          <w:i/>
          <w:iCs/>
          <w:sz w:val="24"/>
          <w:szCs w:val="24"/>
        </w:rPr>
        <w:t>iScience</w:t>
      </w:r>
      <w:proofErr w:type="spellEnd"/>
      <w:proofErr w:type="gram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26</w:t>
      </w:r>
      <w:r w:rsidRPr="00E86A92">
        <w:rPr>
          <w:rFonts w:ascii="Times New Roman" w:hAnsi="Times New Roman" w:cs="Times New Roman"/>
          <w:sz w:val="24"/>
          <w:szCs w:val="24"/>
        </w:rPr>
        <w:t>: 106807.</w:t>
      </w:r>
    </w:p>
    <w:p w14:paraId="7896610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Henry GHR, </w:t>
      </w:r>
      <w:proofErr w:type="spellStart"/>
      <w:r w:rsidRPr="00E86A92">
        <w:rPr>
          <w:rFonts w:ascii="Times New Roman" w:hAnsi="Times New Roman" w:cs="Times New Roman"/>
          <w:b/>
          <w:bCs/>
          <w:sz w:val="24"/>
          <w:szCs w:val="24"/>
        </w:rPr>
        <w:t>Molau</w:t>
      </w:r>
      <w:proofErr w:type="spellEnd"/>
      <w:r w:rsidRPr="00E86A92">
        <w:rPr>
          <w:rFonts w:ascii="Times New Roman" w:hAnsi="Times New Roman" w:cs="Times New Roman"/>
          <w:b/>
          <w:bCs/>
          <w:sz w:val="24"/>
          <w:szCs w:val="24"/>
        </w:rPr>
        <w:t xml:space="preserve"> U</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1997</w:t>
      </w:r>
      <w:r w:rsidRPr="00E86A92">
        <w:rPr>
          <w:rFonts w:ascii="Times New Roman" w:hAnsi="Times New Roman" w:cs="Times New Roman"/>
          <w:sz w:val="24"/>
          <w:szCs w:val="24"/>
        </w:rPr>
        <w:t xml:space="preserve">. Tundra plants and climate change: The international tundra experiment (ITEX).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1–9.</w:t>
      </w:r>
    </w:p>
    <w:p w14:paraId="3C14A9C6"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Hollister RD, Elphinstone C, Henry GHR,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A review of open top chamber (OTC) performance across the ITEX Network.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w:t>
      </w:r>
      <w:r w:rsidRPr="00E86A92">
        <w:rPr>
          <w:rFonts w:ascii="Times New Roman" w:hAnsi="Times New Roman" w:cs="Times New Roman"/>
          <w:sz w:val="24"/>
          <w:szCs w:val="24"/>
        </w:rPr>
        <w:t>: 331–344.</w:t>
      </w:r>
    </w:p>
    <w:p w14:paraId="7FC1EA2A"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Høye</w:t>
      </w:r>
      <w:proofErr w:type="spellEnd"/>
      <w:r w:rsidRPr="00E86A92">
        <w:rPr>
          <w:rFonts w:ascii="Times New Roman" w:hAnsi="Times New Roman" w:cs="Times New Roman"/>
          <w:b/>
          <w:bCs/>
          <w:sz w:val="24"/>
          <w:szCs w:val="24"/>
        </w:rPr>
        <w:t xml:space="preserve"> TT, Post E, </w:t>
      </w:r>
      <w:proofErr w:type="spellStart"/>
      <w:r w:rsidRPr="00E86A92">
        <w:rPr>
          <w:rFonts w:ascii="Times New Roman" w:hAnsi="Times New Roman" w:cs="Times New Roman"/>
          <w:b/>
          <w:bCs/>
          <w:sz w:val="24"/>
          <w:szCs w:val="24"/>
        </w:rPr>
        <w:t>Meltofte</w:t>
      </w:r>
      <w:proofErr w:type="spellEnd"/>
      <w:r w:rsidRPr="00E86A92">
        <w:rPr>
          <w:rFonts w:ascii="Times New Roman" w:hAnsi="Times New Roman" w:cs="Times New Roman"/>
          <w:b/>
          <w:bCs/>
          <w:sz w:val="24"/>
          <w:szCs w:val="24"/>
        </w:rPr>
        <w:t xml:space="preserve"> H, Schmidt NM, </w:t>
      </w:r>
      <w:proofErr w:type="spellStart"/>
      <w:r w:rsidRPr="00E86A92">
        <w:rPr>
          <w:rFonts w:ascii="Times New Roman" w:hAnsi="Times New Roman" w:cs="Times New Roman"/>
          <w:b/>
          <w:bCs/>
          <w:sz w:val="24"/>
          <w:szCs w:val="24"/>
        </w:rPr>
        <w:t>Forchhammer</w:t>
      </w:r>
      <w:proofErr w:type="spellEnd"/>
      <w:r w:rsidRPr="00E86A92">
        <w:rPr>
          <w:rFonts w:ascii="Times New Roman" w:hAnsi="Times New Roman" w:cs="Times New Roman"/>
          <w:b/>
          <w:bCs/>
          <w:sz w:val="24"/>
          <w:szCs w:val="24"/>
        </w:rPr>
        <w:t xml:space="preserve">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2007</w:t>
      </w:r>
      <w:r w:rsidRPr="00E86A92">
        <w:rPr>
          <w:rFonts w:ascii="Times New Roman" w:hAnsi="Times New Roman" w:cs="Times New Roman"/>
          <w:sz w:val="24"/>
          <w:szCs w:val="24"/>
        </w:rPr>
        <w:t xml:space="preserve">. Rapid advancement of spring in the High Arctic. </w:t>
      </w:r>
      <w:r w:rsidRPr="00E86A92">
        <w:rPr>
          <w:rFonts w:ascii="Times New Roman" w:hAnsi="Times New Roman" w:cs="Times New Roman"/>
          <w:i/>
          <w:iCs/>
          <w:sz w:val="24"/>
          <w:szCs w:val="24"/>
        </w:rPr>
        <w:t>Current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17</w:t>
      </w:r>
      <w:r w:rsidRPr="00E86A92">
        <w:rPr>
          <w:rFonts w:ascii="Times New Roman" w:hAnsi="Times New Roman" w:cs="Times New Roman"/>
          <w:sz w:val="24"/>
          <w:szCs w:val="24"/>
        </w:rPr>
        <w:t>: 449–451.</w:t>
      </w:r>
    </w:p>
    <w:p w14:paraId="4D415A46"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Iler</w:t>
      </w:r>
      <w:proofErr w:type="spellEnd"/>
      <w:r w:rsidRPr="00E86A92">
        <w:rPr>
          <w:rFonts w:ascii="Times New Roman" w:hAnsi="Times New Roman" w:cs="Times New Roman"/>
          <w:b/>
          <w:bCs/>
          <w:sz w:val="24"/>
          <w:szCs w:val="24"/>
        </w:rPr>
        <w:t xml:space="preserve"> AM, </w:t>
      </w:r>
      <w:proofErr w:type="spellStart"/>
      <w:r w:rsidRPr="00E86A92">
        <w:rPr>
          <w:rFonts w:ascii="Times New Roman" w:hAnsi="Times New Roman" w:cs="Times New Roman"/>
          <w:b/>
          <w:bCs/>
          <w:sz w:val="24"/>
          <w:szCs w:val="24"/>
        </w:rPr>
        <w:t>CaraDonna</w:t>
      </w:r>
      <w:proofErr w:type="spellEnd"/>
      <w:r w:rsidRPr="00E86A92">
        <w:rPr>
          <w:rFonts w:ascii="Times New Roman" w:hAnsi="Times New Roman" w:cs="Times New Roman"/>
          <w:b/>
          <w:bCs/>
          <w:sz w:val="24"/>
          <w:szCs w:val="24"/>
        </w:rPr>
        <w:t xml:space="preserve"> PJ, Forrest JRK, Post 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Demographic Consequences of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Shifts in Response to Climate Change. </w:t>
      </w:r>
      <w:r w:rsidRPr="00E86A92">
        <w:rPr>
          <w:rFonts w:ascii="Times New Roman" w:hAnsi="Times New Roman" w:cs="Times New Roman"/>
          <w:i/>
          <w:iCs/>
          <w:sz w:val="24"/>
          <w:szCs w:val="24"/>
        </w:rPr>
        <w:t>Annual Review of Ecology, Evolution, and Systematics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52</w:t>
      </w:r>
      <w:r w:rsidRPr="00E86A92">
        <w:rPr>
          <w:rFonts w:ascii="Times New Roman" w:hAnsi="Times New Roman" w:cs="Times New Roman"/>
          <w:sz w:val="24"/>
          <w:szCs w:val="24"/>
        </w:rPr>
        <w:t>.</w:t>
      </w:r>
    </w:p>
    <w:p w14:paraId="5F310393"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Iler</w:t>
      </w:r>
      <w:proofErr w:type="spellEnd"/>
      <w:r w:rsidRPr="00E86A92">
        <w:rPr>
          <w:rFonts w:ascii="Times New Roman" w:hAnsi="Times New Roman" w:cs="Times New Roman"/>
          <w:b/>
          <w:bCs/>
          <w:sz w:val="24"/>
          <w:szCs w:val="24"/>
        </w:rPr>
        <w:t xml:space="preserve"> AM, </w:t>
      </w:r>
      <w:proofErr w:type="spellStart"/>
      <w:r w:rsidRPr="00E86A92">
        <w:rPr>
          <w:rFonts w:ascii="Times New Roman" w:hAnsi="Times New Roman" w:cs="Times New Roman"/>
          <w:b/>
          <w:bCs/>
          <w:sz w:val="24"/>
          <w:szCs w:val="24"/>
        </w:rPr>
        <w:t>Compagnoni</w:t>
      </w:r>
      <w:proofErr w:type="spellEnd"/>
      <w:r w:rsidRPr="00E86A92">
        <w:rPr>
          <w:rFonts w:ascii="Times New Roman" w:hAnsi="Times New Roman" w:cs="Times New Roman"/>
          <w:b/>
          <w:bCs/>
          <w:sz w:val="24"/>
          <w:szCs w:val="24"/>
        </w:rPr>
        <w:t xml:space="preserve"> A, Inouye DW,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Reproductive losses due to climate change-induced earlier flowering are not the primary threat to plant population viability in a perennial herb. </w:t>
      </w:r>
      <w:r w:rsidRPr="00E86A92">
        <w:rPr>
          <w:rFonts w:ascii="Times New Roman" w:hAnsi="Times New Roman" w:cs="Times New Roman"/>
          <w:i/>
          <w:iCs/>
          <w:sz w:val="24"/>
          <w:szCs w:val="24"/>
        </w:rPr>
        <w:t>Journal of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107</w:t>
      </w:r>
      <w:r w:rsidRPr="00E86A92">
        <w:rPr>
          <w:rFonts w:ascii="Times New Roman" w:hAnsi="Times New Roman" w:cs="Times New Roman"/>
          <w:sz w:val="24"/>
          <w:szCs w:val="24"/>
        </w:rPr>
        <w:t>: 1931–1943.</w:t>
      </w:r>
    </w:p>
    <w:p w14:paraId="7662F790"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Inouye DW</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2008</w:t>
      </w:r>
      <w:r w:rsidRPr="00E86A92">
        <w:rPr>
          <w:rFonts w:ascii="Times New Roman" w:hAnsi="Times New Roman" w:cs="Times New Roman"/>
          <w:sz w:val="24"/>
          <w:szCs w:val="24"/>
        </w:rPr>
        <w:t xml:space="preserve">. Effects of Climate Change on Phenology, Frost Damage, and Floral Abundance of Montane Wildflowers.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89</w:t>
      </w:r>
      <w:r w:rsidRPr="00E86A92">
        <w:rPr>
          <w:rFonts w:ascii="Times New Roman" w:hAnsi="Times New Roman" w:cs="Times New Roman"/>
          <w:sz w:val="24"/>
          <w:szCs w:val="24"/>
        </w:rPr>
        <w:t>: 353–362.</w:t>
      </w:r>
    </w:p>
    <w:p w14:paraId="4DC0555C"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Jónsdóttir</w:t>
      </w:r>
      <w:proofErr w:type="spellEnd"/>
      <w:r w:rsidRPr="00E86A92">
        <w:rPr>
          <w:rFonts w:ascii="Times New Roman" w:hAnsi="Times New Roman" w:cs="Times New Roman"/>
          <w:b/>
          <w:bCs/>
          <w:sz w:val="24"/>
          <w:szCs w:val="24"/>
        </w:rPr>
        <w:t xml:space="preserve"> IS, </w:t>
      </w:r>
      <w:proofErr w:type="spellStart"/>
      <w:r w:rsidRPr="00E86A92">
        <w:rPr>
          <w:rFonts w:ascii="Times New Roman" w:hAnsi="Times New Roman" w:cs="Times New Roman"/>
          <w:b/>
          <w:bCs/>
          <w:sz w:val="24"/>
          <w:szCs w:val="24"/>
        </w:rPr>
        <w:t>Halbritter</w:t>
      </w:r>
      <w:proofErr w:type="spellEnd"/>
      <w:r w:rsidRPr="00E86A92">
        <w:rPr>
          <w:rFonts w:ascii="Times New Roman" w:hAnsi="Times New Roman" w:cs="Times New Roman"/>
          <w:b/>
          <w:bCs/>
          <w:sz w:val="24"/>
          <w:szCs w:val="24"/>
        </w:rPr>
        <w:t xml:space="preserve"> AH, Christiansen CT,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Intraspecific trait variability is a key feature underlying high Arctic plant community resistance to climate warming. </w:t>
      </w:r>
      <w:r w:rsidRPr="00E86A92">
        <w:rPr>
          <w:rFonts w:ascii="Times New Roman" w:hAnsi="Times New Roman" w:cs="Times New Roman"/>
          <w:i/>
          <w:iCs/>
          <w:sz w:val="24"/>
          <w:szCs w:val="24"/>
        </w:rPr>
        <w:t>Ecological Monographs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93</w:t>
      </w:r>
      <w:r w:rsidRPr="00E86A92">
        <w:rPr>
          <w:rFonts w:ascii="Times New Roman" w:hAnsi="Times New Roman" w:cs="Times New Roman"/>
          <w:sz w:val="24"/>
          <w:szCs w:val="24"/>
        </w:rPr>
        <w:t>.</w:t>
      </w:r>
    </w:p>
    <w:p w14:paraId="6697829C"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Kharouba</w:t>
      </w:r>
      <w:proofErr w:type="spellEnd"/>
      <w:r w:rsidRPr="00E86A92">
        <w:rPr>
          <w:rFonts w:ascii="Times New Roman" w:hAnsi="Times New Roman" w:cs="Times New Roman"/>
          <w:b/>
          <w:bCs/>
          <w:sz w:val="24"/>
          <w:szCs w:val="24"/>
        </w:rPr>
        <w:t xml:space="preserve"> HM, </w:t>
      </w:r>
      <w:proofErr w:type="spellStart"/>
      <w:r w:rsidRPr="00E86A92">
        <w:rPr>
          <w:rFonts w:ascii="Times New Roman" w:hAnsi="Times New Roman" w:cs="Times New Roman"/>
          <w:b/>
          <w:bCs/>
          <w:sz w:val="24"/>
          <w:szCs w:val="24"/>
        </w:rPr>
        <w:t>Wolkovich</w:t>
      </w:r>
      <w:proofErr w:type="spellEnd"/>
      <w:r w:rsidRPr="00E86A92">
        <w:rPr>
          <w:rFonts w:ascii="Times New Roman" w:hAnsi="Times New Roman" w:cs="Times New Roman"/>
          <w:b/>
          <w:bCs/>
          <w:sz w:val="24"/>
          <w:szCs w:val="24"/>
        </w:rPr>
        <w:t xml:space="preserve"> EM</w:t>
      </w:r>
      <w:r w:rsidRPr="00E86A92">
        <w:rPr>
          <w:rFonts w:ascii="Times New Roman" w:hAnsi="Times New Roman" w:cs="Times New Roman"/>
          <w:sz w:val="24"/>
          <w:szCs w:val="24"/>
        </w:rPr>
        <w:t xml:space="preserve">. Lack of evidence for the match-mismatch hypothesis across terrestrial trophic interactions.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proofErr w:type="gramStart"/>
      <w:r w:rsidRPr="00E86A92">
        <w:rPr>
          <w:rFonts w:ascii="Times New Roman" w:hAnsi="Times New Roman" w:cs="Times New Roman"/>
          <w:b/>
          <w:bCs/>
          <w:sz w:val="24"/>
          <w:szCs w:val="24"/>
        </w:rPr>
        <w:t>n/a</w:t>
      </w:r>
      <w:proofErr w:type="gramEnd"/>
      <w:r w:rsidRPr="00E86A92">
        <w:rPr>
          <w:rFonts w:ascii="Times New Roman" w:hAnsi="Times New Roman" w:cs="Times New Roman"/>
          <w:sz w:val="24"/>
          <w:szCs w:val="24"/>
        </w:rPr>
        <w:t>.</w:t>
      </w:r>
    </w:p>
    <w:p w14:paraId="5D7A92DB"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lastRenderedPageBreak/>
        <w:t>Klady</w:t>
      </w:r>
      <w:proofErr w:type="spellEnd"/>
      <w:r w:rsidRPr="00E86A92">
        <w:rPr>
          <w:rFonts w:ascii="Times New Roman" w:hAnsi="Times New Roman" w:cs="Times New Roman"/>
          <w:b/>
          <w:bCs/>
          <w:sz w:val="24"/>
          <w:szCs w:val="24"/>
        </w:rPr>
        <w:t xml:space="preserve"> RA, Henry GHR, Lemay V</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2011</w:t>
      </w:r>
      <w:r w:rsidRPr="00E86A92">
        <w:rPr>
          <w:rFonts w:ascii="Times New Roman" w:hAnsi="Times New Roman" w:cs="Times New Roman"/>
          <w:sz w:val="24"/>
          <w:szCs w:val="24"/>
        </w:rPr>
        <w:t xml:space="preserve">. Changes in high arctic tundra plant reproduction in response to long-term experimental warming.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17</w:t>
      </w:r>
      <w:r w:rsidRPr="00E86A92">
        <w:rPr>
          <w:rFonts w:ascii="Times New Roman" w:hAnsi="Times New Roman" w:cs="Times New Roman"/>
          <w:sz w:val="24"/>
          <w:szCs w:val="24"/>
        </w:rPr>
        <w:t>: 1611–1624.</w:t>
      </w:r>
    </w:p>
    <w:p w14:paraId="4260C2E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Kudo G, Ida TY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Early onset of spring increases the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mismatch between plants and pollinators. </w:t>
      </w:r>
      <w:r w:rsidRPr="00E86A92">
        <w:rPr>
          <w:rFonts w:ascii="Times New Roman" w:hAnsi="Times New Roman" w:cs="Times New Roman"/>
          <w:i/>
          <w:iCs/>
          <w:sz w:val="24"/>
          <w:szCs w:val="24"/>
        </w:rPr>
        <w:t>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94</w:t>
      </w:r>
      <w:r w:rsidRPr="00E86A92">
        <w:rPr>
          <w:rFonts w:ascii="Times New Roman" w:hAnsi="Times New Roman" w:cs="Times New Roman"/>
          <w:sz w:val="24"/>
          <w:szCs w:val="24"/>
        </w:rPr>
        <w:t>: 2311–2320.</w:t>
      </w:r>
    </w:p>
    <w:p w14:paraId="1521447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Kudo G, Suzuki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2003</w:t>
      </w:r>
      <w:r w:rsidRPr="00E86A92">
        <w:rPr>
          <w:rFonts w:ascii="Times New Roman" w:hAnsi="Times New Roman" w:cs="Times New Roman"/>
          <w:sz w:val="24"/>
          <w:szCs w:val="24"/>
        </w:rPr>
        <w:t xml:space="preserve">. Warming effects on growth, production, and vegetation structure of alpine shrubs: a five-year experiment in northern Japan. </w:t>
      </w:r>
      <w:proofErr w:type="spellStart"/>
      <w:r w:rsidRPr="00E86A92">
        <w:rPr>
          <w:rFonts w:ascii="Times New Roman" w:hAnsi="Times New Roman" w:cs="Times New Roman"/>
          <w:i/>
          <w:iCs/>
          <w:sz w:val="24"/>
          <w:szCs w:val="24"/>
        </w:rPr>
        <w:t>Oecologia</w:t>
      </w:r>
      <w:proofErr w:type="spell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135</w:t>
      </w:r>
      <w:r w:rsidRPr="00E86A92">
        <w:rPr>
          <w:rFonts w:ascii="Times New Roman" w:hAnsi="Times New Roman" w:cs="Times New Roman"/>
          <w:sz w:val="24"/>
          <w:szCs w:val="24"/>
        </w:rPr>
        <w:t>: 280–287.</w:t>
      </w:r>
    </w:p>
    <w:p w14:paraId="384BBC48"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Lande</w:t>
      </w:r>
      <w:proofErr w:type="spellEnd"/>
      <w:r w:rsidRPr="00E86A92">
        <w:rPr>
          <w:rFonts w:ascii="Times New Roman" w:hAnsi="Times New Roman" w:cs="Times New Roman"/>
          <w:b/>
          <w:bCs/>
          <w:sz w:val="24"/>
          <w:szCs w:val="24"/>
        </w:rPr>
        <w:t xml:space="preserve"> R, Arnold SJ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1983</w:t>
      </w:r>
      <w:r w:rsidRPr="00E86A92">
        <w:rPr>
          <w:rFonts w:ascii="Times New Roman" w:hAnsi="Times New Roman" w:cs="Times New Roman"/>
          <w:sz w:val="24"/>
          <w:szCs w:val="24"/>
        </w:rPr>
        <w:t xml:space="preserve">. The Measurement of Selection on Correlated Characters. </w:t>
      </w:r>
      <w:r w:rsidRPr="00E86A92">
        <w:rPr>
          <w:rFonts w:ascii="Times New Roman" w:hAnsi="Times New Roman" w:cs="Times New Roman"/>
          <w:i/>
          <w:iCs/>
          <w:sz w:val="24"/>
          <w:szCs w:val="24"/>
        </w:rPr>
        <w:t>Evolution</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37</w:t>
      </w:r>
      <w:r w:rsidRPr="00E86A92">
        <w:rPr>
          <w:rFonts w:ascii="Times New Roman" w:hAnsi="Times New Roman" w:cs="Times New Roman"/>
          <w:sz w:val="24"/>
          <w:szCs w:val="24"/>
        </w:rPr>
        <w:t>: 1210–1226.</w:t>
      </w:r>
    </w:p>
    <w:p w14:paraId="4C82DB17"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Makowski</w:t>
      </w:r>
      <w:proofErr w:type="spellEnd"/>
      <w:r w:rsidRPr="00E86A92">
        <w:rPr>
          <w:rFonts w:ascii="Times New Roman" w:hAnsi="Times New Roman" w:cs="Times New Roman"/>
          <w:b/>
          <w:bCs/>
          <w:sz w:val="24"/>
          <w:szCs w:val="24"/>
        </w:rPr>
        <w:t xml:space="preserve"> D, Ben-</w:t>
      </w:r>
      <w:proofErr w:type="spellStart"/>
      <w:r w:rsidRPr="00E86A92">
        <w:rPr>
          <w:rFonts w:ascii="Times New Roman" w:hAnsi="Times New Roman" w:cs="Times New Roman"/>
          <w:b/>
          <w:bCs/>
          <w:sz w:val="24"/>
          <w:szCs w:val="24"/>
        </w:rPr>
        <w:t>Shachar</w:t>
      </w:r>
      <w:proofErr w:type="spellEnd"/>
      <w:r w:rsidRPr="00E86A92">
        <w:rPr>
          <w:rFonts w:ascii="Times New Roman" w:hAnsi="Times New Roman" w:cs="Times New Roman"/>
          <w:b/>
          <w:bCs/>
          <w:sz w:val="24"/>
          <w:szCs w:val="24"/>
        </w:rPr>
        <w:t xml:space="preserve"> M, </w:t>
      </w:r>
      <w:proofErr w:type="spellStart"/>
      <w:r w:rsidRPr="00E86A92">
        <w:rPr>
          <w:rFonts w:ascii="Times New Roman" w:hAnsi="Times New Roman" w:cs="Times New Roman"/>
          <w:b/>
          <w:bCs/>
          <w:sz w:val="24"/>
          <w:szCs w:val="24"/>
        </w:rPr>
        <w:t>Lüdecke</w:t>
      </w:r>
      <w:proofErr w:type="spellEnd"/>
      <w:r w:rsidRPr="00E86A92">
        <w:rPr>
          <w:rFonts w:ascii="Times New Roman" w:hAnsi="Times New Roman" w:cs="Times New Roman"/>
          <w:b/>
          <w:bCs/>
          <w:sz w:val="24"/>
          <w:szCs w:val="24"/>
        </w:rPr>
        <w:t xml:space="preserve"> D</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w:t>
      </w:r>
      <w:proofErr w:type="spellStart"/>
      <w:proofErr w:type="gramStart"/>
      <w:r w:rsidRPr="00E86A92">
        <w:rPr>
          <w:rFonts w:ascii="Times New Roman" w:hAnsi="Times New Roman" w:cs="Times New Roman"/>
          <w:sz w:val="24"/>
          <w:szCs w:val="24"/>
        </w:rPr>
        <w:t>bayestestR</w:t>
      </w:r>
      <w:proofErr w:type="spellEnd"/>
      <w:proofErr w:type="gramEnd"/>
      <w:r w:rsidRPr="00E86A92">
        <w:rPr>
          <w:rFonts w:ascii="Times New Roman" w:hAnsi="Times New Roman" w:cs="Times New Roman"/>
          <w:sz w:val="24"/>
          <w:szCs w:val="24"/>
        </w:rPr>
        <w:t xml:space="preserve">: Describing Effects and their Uncertainty, Existence and Significance within the Bayesian Framework. </w:t>
      </w:r>
      <w:r w:rsidRPr="00E86A92">
        <w:rPr>
          <w:rFonts w:ascii="Times New Roman" w:hAnsi="Times New Roman" w:cs="Times New Roman"/>
          <w:i/>
          <w:iCs/>
          <w:sz w:val="24"/>
          <w:szCs w:val="24"/>
        </w:rPr>
        <w:t>Journal of Open Source Software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4</w:t>
      </w:r>
      <w:r w:rsidRPr="00E86A92">
        <w:rPr>
          <w:rFonts w:ascii="Times New Roman" w:hAnsi="Times New Roman" w:cs="Times New Roman"/>
          <w:sz w:val="24"/>
          <w:szCs w:val="24"/>
        </w:rPr>
        <w:t>: 1541.</w:t>
      </w:r>
    </w:p>
    <w:p w14:paraId="531BDF64"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Mazerolle MJ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2023</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AICcmodavg</w:t>
      </w:r>
      <w:proofErr w:type="spellEnd"/>
      <w:r w:rsidRPr="00E86A92">
        <w:rPr>
          <w:rFonts w:ascii="Times New Roman" w:hAnsi="Times New Roman" w:cs="Times New Roman"/>
          <w:sz w:val="24"/>
          <w:szCs w:val="24"/>
        </w:rPr>
        <w:t xml:space="preserve">: Model selection and </w:t>
      </w:r>
      <w:proofErr w:type="spellStart"/>
      <w:r w:rsidRPr="00E86A92">
        <w:rPr>
          <w:rFonts w:ascii="Times New Roman" w:hAnsi="Times New Roman" w:cs="Times New Roman"/>
          <w:sz w:val="24"/>
          <w:szCs w:val="24"/>
        </w:rPr>
        <w:t>multimodel</w:t>
      </w:r>
      <w:proofErr w:type="spellEnd"/>
      <w:r w:rsidRPr="00E86A92">
        <w:rPr>
          <w:rFonts w:ascii="Times New Roman" w:hAnsi="Times New Roman" w:cs="Times New Roman"/>
          <w:sz w:val="24"/>
          <w:szCs w:val="24"/>
        </w:rPr>
        <w:t xml:space="preserve"> inference based on (Q</w:t>
      </w:r>
      <w:proofErr w:type="gramStart"/>
      <w:r w:rsidRPr="00E86A92">
        <w:rPr>
          <w:rFonts w:ascii="Times New Roman" w:hAnsi="Times New Roman" w:cs="Times New Roman"/>
          <w:sz w:val="24"/>
          <w:szCs w:val="24"/>
        </w:rPr>
        <w:t>)AIC</w:t>
      </w:r>
      <w:proofErr w:type="gramEnd"/>
      <w:r w:rsidRPr="00E86A92">
        <w:rPr>
          <w:rFonts w:ascii="Times New Roman" w:hAnsi="Times New Roman" w:cs="Times New Roman"/>
          <w:sz w:val="24"/>
          <w:szCs w:val="24"/>
        </w:rPr>
        <w:t>(c).</w:t>
      </w:r>
    </w:p>
    <w:p w14:paraId="6F55D797"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McIlhattan</w:t>
      </w:r>
      <w:proofErr w:type="spellEnd"/>
      <w:r w:rsidRPr="00E86A92">
        <w:rPr>
          <w:rFonts w:ascii="Times New Roman" w:hAnsi="Times New Roman" w:cs="Times New Roman"/>
          <w:b/>
          <w:bCs/>
          <w:sz w:val="24"/>
          <w:szCs w:val="24"/>
        </w:rPr>
        <w:t xml:space="preserve"> EA, Kay JE, </w:t>
      </w:r>
      <w:proofErr w:type="spellStart"/>
      <w:r w:rsidRPr="00E86A92">
        <w:rPr>
          <w:rFonts w:ascii="Times New Roman" w:hAnsi="Times New Roman" w:cs="Times New Roman"/>
          <w:b/>
          <w:bCs/>
          <w:sz w:val="24"/>
          <w:szCs w:val="24"/>
        </w:rPr>
        <w:t>L’Ecuyer</w:t>
      </w:r>
      <w:proofErr w:type="spellEnd"/>
      <w:r w:rsidRPr="00E86A92">
        <w:rPr>
          <w:rFonts w:ascii="Times New Roman" w:hAnsi="Times New Roman" w:cs="Times New Roman"/>
          <w:b/>
          <w:bCs/>
          <w:sz w:val="24"/>
          <w:szCs w:val="24"/>
        </w:rPr>
        <w:t xml:space="preserve"> TS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2020</w:t>
      </w:r>
      <w:r w:rsidRPr="00E86A92">
        <w:rPr>
          <w:rFonts w:ascii="Times New Roman" w:hAnsi="Times New Roman" w:cs="Times New Roman"/>
          <w:sz w:val="24"/>
          <w:szCs w:val="24"/>
        </w:rPr>
        <w:t xml:space="preserve">. Arctic Clouds and Precipitation in the Community Earth System Model Version 2. </w:t>
      </w:r>
      <w:r w:rsidRPr="00E86A92">
        <w:rPr>
          <w:rFonts w:ascii="Times New Roman" w:hAnsi="Times New Roman" w:cs="Times New Roman"/>
          <w:i/>
          <w:iCs/>
          <w:sz w:val="24"/>
          <w:szCs w:val="24"/>
        </w:rPr>
        <w:t>Journal of Geophysical Research: Atmospheres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125</w:t>
      </w:r>
      <w:r w:rsidRPr="00E86A92">
        <w:rPr>
          <w:rFonts w:ascii="Times New Roman" w:hAnsi="Times New Roman" w:cs="Times New Roman"/>
          <w:sz w:val="24"/>
          <w:szCs w:val="24"/>
        </w:rPr>
        <w:t>: e2020JD032521.</w:t>
      </w:r>
    </w:p>
    <w:p w14:paraId="4B3CBB02"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Mclean N, Lawson CR, Leech DI, van de Pol 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2016</w:t>
      </w:r>
      <w:r w:rsidRPr="00E86A92">
        <w:rPr>
          <w:rFonts w:ascii="Times New Roman" w:hAnsi="Times New Roman" w:cs="Times New Roman"/>
          <w:sz w:val="24"/>
          <w:szCs w:val="24"/>
        </w:rPr>
        <w:t xml:space="preserve">. Predicting when climate-driven phenotypic change affects population dynamics. </w:t>
      </w:r>
      <w:r w:rsidRPr="00E86A92">
        <w:rPr>
          <w:rFonts w:ascii="Times New Roman" w:hAnsi="Times New Roman" w:cs="Times New Roman"/>
          <w:i/>
          <w:iCs/>
          <w:sz w:val="24"/>
          <w:szCs w:val="24"/>
        </w:rPr>
        <w:t>Ecology Letters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w:t>
      </w:r>
      <w:r w:rsidRPr="00E86A92">
        <w:rPr>
          <w:rFonts w:ascii="Times New Roman" w:hAnsi="Times New Roman" w:cs="Times New Roman"/>
          <w:sz w:val="24"/>
          <w:szCs w:val="24"/>
        </w:rPr>
        <w:t>: 595–608.</w:t>
      </w:r>
    </w:p>
    <w:p w14:paraId="73DF1F01"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Meineke</w:t>
      </w:r>
      <w:proofErr w:type="spellEnd"/>
      <w:r w:rsidRPr="00E86A92">
        <w:rPr>
          <w:rFonts w:ascii="Times New Roman" w:hAnsi="Times New Roman" w:cs="Times New Roman"/>
          <w:b/>
          <w:bCs/>
          <w:sz w:val="24"/>
          <w:szCs w:val="24"/>
        </w:rPr>
        <w:t xml:space="preserve"> EK, Davis CC, Davies TJ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sensitivity to temperature mediates herbivory.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w:t>
      </w:r>
      <w:r w:rsidRPr="00E86A92">
        <w:rPr>
          <w:rFonts w:ascii="Times New Roman" w:hAnsi="Times New Roman" w:cs="Times New Roman"/>
          <w:sz w:val="24"/>
          <w:szCs w:val="24"/>
        </w:rPr>
        <w:t>: 2315–2327.</w:t>
      </w:r>
    </w:p>
    <w:p w14:paraId="51B55D0D"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Mortensen LO, Schmidt NM, </w:t>
      </w:r>
      <w:proofErr w:type="spellStart"/>
      <w:r w:rsidRPr="00E86A92">
        <w:rPr>
          <w:rFonts w:ascii="Times New Roman" w:hAnsi="Times New Roman" w:cs="Times New Roman"/>
          <w:b/>
          <w:bCs/>
          <w:sz w:val="24"/>
          <w:szCs w:val="24"/>
        </w:rPr>
        <w:t>Høye</w:t>
      </w:r>
      <w:proofErr w:type="spellEnd"/>
      <w:r w:rsidRPr="00E86A92">
        <w:rPr>
          <w:rFonts w:ascii="Times New Roman" w:hAnsi="Times New Roman" w:cs="Times New Roman"/>
          <w:b/>
          <w:bCs/>
          <w:sz w:val="24"/>
          <w:szCs w:val="24"/>
        </w:rPr>
        <w:t xml:space="preserve"> TT, </w:t>
      </w:r>
      <w:proofErr w:type="spellStart"/>
      <w:r w:rsidRPr="00E86A92">
        <w:rPr>
          <w:rFonts w:ascii="Times New Roman" w:hAnsi="Times New Roman" w:cs="Times New Roman"/>
          <w:b/>
          <w:bCs/>
          <w:sz w:val="24"/>
          <w:szCs w:val="24"/>
        </w:rPr>
        <w:t>Damgaard</w:t>
      </w:r>
      <w:proofErr w:type="spellEnd"/>
      <w:r w:rsidRPr="00E86A92">
        <w:rPr>
          <w:rFonts w:ascii="Times New Roman" w:hAnsi="Times New Roman" w:cs="Times New Roman"/>
          <w:b/>
          <w:bCs/>
          <w:sz w:val="24"/>
          <w:szCs w:val="24"/>
        </w:rPr>
        <w:t xml:space="preserve"> C, </w:t>
      </w:r>
      <w:proofErr w:type="spellStart"/>
      <w:r w:rsidRPr="00E86A92">
        <w:rPr>
          <w:rFonts w:ascii="Times New Roman" w:hAnsi="Times New Roman" w:cs="Times New Roman"/>
          <w:b/>
          <w:bCs/>
          <w:sz w:val="24"/>
          <w:szCs w:val="24"/>
        </w:rPr>
        <w:t>Forchhammer</w:t>
      </w:r>
      <w:proofErr w:type="spellEnd"/>
      <w:r w:rsidRPr="00E86A92">
        <w:rPr>
          <w:rFonts w:ascii="Times New Roman" w:hAnsi="Times New Roman" w:cs="Times New Roman"/>
          <w:b/>
          <w:bCs/>
          <w:sz w:val="24"/>
          <w:szCs w:val="24"/>
        </w:rPr>
        <w:t xml:space="preserve">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2016</w:t>
      </w:r>
      <w:r w:rsidRPr="00E86A92">
        <w:rPr>
          <w:rFonts w:ascii="Times New Roman" w:hAnsi="Times New Roman" w:cs="Times New Roman"/>
          <w:sz w:val="24"/>
          <w:szCs w:val="24"/>
        </w:rPr>
        <w:t xml:space="preserve">. Analysis of trophic interactions reveals highly plastic response to climate change in a tri-trophic High-Arctic ecosystem. </w:t>
      </w:r>
      <w:r w:rsidRPr="00E86A92">
        <w:rPr>
          <w:rFonts w:ascii="Times New Roman" w:hAnsi="Times New Roman" w:cs="Times New Roman"/>
          <w:i/>
          <w:iCs/>
          <w:sz w:val="24"/>
          <w:szCs w:val="24"/>
        </w:rPr>
        <w:t>Polar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39</w:t>
      </w:r>
      <w:r w:rsidRPr="00E86A92">
        <w:rPr>
          <w:rFonts w:ascii="Times New Roman" w:hAnsi="Times New Roman" w:cs="Times New Roman"/>
          <w:sz w:val="24"/>
          <w:szCs w:val="24"/>
        </w:rPr>
        <w:t>: 1467–1478.</w:t>
      </w:r>
    </w:p>
    <w:p w14:paraId="35BFA6F2"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Notarnicola</w:t>
      </w:r>
      <w:proofErr w:type="spellEnd"/>
      <w:r w:rsidRPr="00E86A92">
        <w:rPr>
          <w:rFonts w:ascii="Times New Roman" w:hAnsi="Times New Roman" w:cs="Times New Roman"/>
          <w:b/>
          <w:bCs/>
          <w:sz w:val="24"/>
          <w:szCs w:val="24"/>
        </w:rPr>
        <w:t xml:space="preserve"> RF, </w:t>
      </w:r>
      <w:proofErr w:type="spellStart"/>
      <w:r w:rsidRPr="00E86A92">
        <w:rPr>
          <w:rFonts w:ascii="Times New Roman" w:hAnsi="Times New Roman" w:cs="Times New Roman"/>
          <w:b/>
          <w:bCs/>
          <w:sz w:val="24"/>
          <w:szCs w:val="24"/>
        </w:rPr>
        <w:t>Nicotra</w:t>
      </w:r>
      <w:proofErr w:type="spellEnd"/>
      <w:r w:rsidRPr="00E86A92">
        <w:rPr>
          <w:rFonts w:ascii="Times New Roman" w:hAnsi="Times New Roman" w:cs="Times New Roman"/>
          <w:b/>
          <w:bCs/>
          <w:sz w:val="24"/>
          <w:szCs w:val="24"/>
        </w:rPr>
        <w:t xml:space="preserve"> AB, </w:t>
      </w:r>
      <w:proofErr w:type="spellStart"/>
      <w:r w:rsidRPr="00E86A92">
        <w:rPr>
          <w:rFonts w:ascii="Times New Roman" w:hAnsi="Times New Roman" w:cs="Times New Roman"/>
          <w:b/>
          <w:bCs/>
          <w:sz w:val="24"/>
          <w:szCs w:val="24"/>
        </w:rPr>
        <w:t>Kruuk</w:t>
      </w:r>
      <w:proofErr w:type="spellEnd"/>
      <w:r w:rsidRPr="00E86A92">
        <w:rPr>
          <w:rFonts w:ascii="Times New Roman" w:hAnsi="Times New Roman" w:cs="Times New Roman"/>
          <w:b/>
          <w:bCs/>
          <w:sz w:val="24"/>
          <w:szCs w:val="24"/>
        </w:rPr>
        <w:t xml:space="preserve"> LEB, Arnold PA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Effects of warming temperatures on germination responses offs between seed traits in an alpine plant. : 1–15.</w:t>
      </w:r>
    </w:p>
    <w:p w14:paraId="147468FC"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Oberbauer</w:t>
      </w:r>
      <w:proofErr w:type="spellEnd"/>
      <w:r w:rsidRPr="00E86A92">
        <w:rPr>
          <w:rFonts w:ascii="Times New Roman" w:hAnsi="Times New Roman" w:cs="Times New Roman"/>
          <w:b/>
          <w:bCs/>
          <w:sz w:val="24"/>
          <w:szCs w:val="24"/>
        </w:rPr>
        <w:t xml:space="preserve"> SF, Elmendorf SC, </w:t>
      </w:r>
      <w:proofErr w:type="spellStart"/>
      <w:r w:rsidRPr="00E86A92">
        <w:rPr>
          <w:rFonts w:ascii="Times New Roman" w:hAnsi="Times New Roman" w:cs="Times New Roman"/>
          <w:b/>
          <w:bCs/>
          <w:sz w:val="24"/>
          <w:szCs w:val="24"/>
        </w:rPr>
        <w:t>Troxler</w:t>
      </w:r>
      <w:proofErr w:type="spellEnd"/>
      <w:r w:rsidRPr="00E86A92">
        <w:rPr>
          <w:rFonts w:ascii="Times New Roman" w:hAnsi="Times New Roman" w:cs="Times New Roman"/>
          <w:b/>
          <w:bCs/>
          <w:sz w:val="24"/>
          <w:szCs w:val="24"/>
        </w:rPr>
        <w:t xml:space="preserve"> TG,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2013</w:t>
      </w:r>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response of tundra plants to background climate variation tested using the International Tundra Experiment. </w:t>
      </w:r>
      <w:r w:rsidRPr="00E86A92">
        <w:rPr>
          <w:rFonts w:ascii="Times New Roman" w:hAnsi="Times New Roman" w:cs="Times New Roman"/>
          <w:i/>
          <w:iCs/>
          <w:sz w:val="24"/>
          <w:szCs w:val="24"/>
        </w:rPr>
        <w:t>Philosophical Transactions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368</w:t>
      </w:r>
      <w:r w:rsidRPr="00E86A92">
        <w:rPr>
          <w:rFonts w:ascii="Times New Roman" w:hAnsi="Times New Roman" w:cs="Times New Roman"/>
          <w:sz w:val="24"/>
          <w:szCs w:val="24"/>
        </w:rPr>
        <w:t>.</w:t>
      </w:r>
    </w:p>
    <w:p w14:paraId="50EC4192"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Ollerton</w:t>
      </w:r>
      <w:proofErr w:type="spellEnd"/>
      <w:r w:rsidRPr="00E86A92">
        <w:rPr>
          <w:rFonts w:ascii="Times New Roman" w:hAnsi="Times New Roman" w:cs="Times New Roman"/>
          <w:b/>
          <w:bCs/>
          <w:sz w:val="24"/>
          <w:szCs w:val="24"/>
        </w:rPr>
        <w:t xml:space="preserve"> J, Lack A</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1998</w:t>
      </w:r>
      <w:r w:rsidRPr="00E86A92">
        <w:rPr>
          <w:rFonts w:ascii="Times New Roman" w:hAnsi="Times New Roman" w:cs="Times New Roman"/>
          <w:sz w:val="24"/>
          <w:szCs w:val="24"/>
        </w:rPr>
        <w:t xml:space="preserve">. Relationships between flowering phenology, plant size and reproductive success in Lotus </w:t>
      </w:r>
      <w:proofErr w:type="spellStart"/>
      <w:r w:rsidRPr="00E86A92">
        <w:rPr>
          <w:rFonts w:ascii="Times New Roman" w:hAnsi="Times New Roman" w:cs="Times New Roman"/>
          <w:sz w:val="24"/>
          <w:szCs w:val="24"/>
        </w:rPr>
        <w:t>corniculatus</w:t>
      </w:r>
      <w:proofErr w:type="spellEnd"/>
      <w:r w:rsidRPr="00E86A92">
        <w:rPr>
          <w:rFonts w:ascii="Times New Roman" w:hAnsi="Times New Roman" w:cs="Times New Roman"/>
          <w:sz w:val="24"/>
          <w:szCs w:val="24"/>
        </w:rPr>
        <w:t xml:space="preserve"> (</w:t>
      </w:r>
      <w:proofErr w:type="spellStart"/>
      <w:r w:rsidRPr="00E86A92">
        <w:rPr>
          <w:rFonts w:ascii="Times New Roman" w:hAnsi="Times New Roman" w:cs="Times New Roman"/>
          <w:sz w:val="24"/>
          <w:szCs w:val="24"/>
        </w:rPr>
        <w:t>Fabaceae</w:t>
      </w:r>
      <w:proofErr w:type="spellEnd"/>
      <w:r w:rsidRPr="00E86A92">
        <w:rPr>
          <w:rFonts w:ascii="Times New Roman" w:hAnsi="Times New Roman" w:cs="Times New Roman"/>
          <w:sz w:val="24"/>
          <w:szCs w:val="24"/>
        </w:rPr>
        <w:t xml:space="preserve">). </w:t>
      </w:r>
      <w:r w:rsidRPr="00E86A92">
        <w:rPr>
          <w:rFonts w:ascii="Times New Roman" w:hAnsi="Times New Roman" w:cs="Times New Roman"/>
          <w:i/>
          <w:iCs/>
          <w:sz w:val="24"/>
          <w:szCs w:val="24"/>
        </w:rPr>
        <w:t>Plant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139</w:t>
      </w:r>
      <w:r w:rsidRPr="00E86A92">
        <w:rPr>
          <w:rFonts w:ascii="Times New Roman" w:hAnsi="Times New Roman" w:cs="Times New Roman"/>
          <w:sz w:val="24"/>
          <w:szCs w:val="24"/>
        </w:rPr>
        <w:t>: 35–47.</w:t>
      </w:r>
    </w:p>
    <w:p w14:paraId="129C567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Panchen ZA, Frei ER, Henry GHR</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2021</w:t>
      </w:r>
      <w:r w:rsidRPr="00E86A92">
        <w:rPr>
          <w:rFonts w:ascii="Times New Roman" w:hAnsi="Times New Roman" w:cs="Times New Roman"/>
          <w:sz w:val="24"/>
          <w:szCs w:val="24"/>
        </w:rPr>
        <w:t xml:space="preserve">. Increased Arctic climate extremes constrain expected higher plant reproductive success in a warmer climate. </w:t>
      </w:r>
      <w:r w:rsidRPr="00E86A92">
        <w:rPr>
          <w:rFonts w:ascii="Times New Roman" w:hAnsi="Times New Roman" w:cs="Times New Roman"/>
          <w:i/>
          <w:iCs/>
          <w:sz w:val="24"/>
          <w:szCs w:val="24"/>
        </w:rPr>
        <w:t>Arctic Science</w:t>
      </w:r>
      <w:r w:rsidRPr="00E86A92">
        <w:rPr>
          <w:rFonts w:ascii="Times New Roman" w:hAnsi="Times New Roman" w:cs="Times New Roman"/>
          <w:sz w:val="24"/>
          <w:szCs w:val="24"/>
        </w:rPr>
        <w:t>: 1–38.</w:t>
      </w:r>
    </w:p>
    <w:p w14:paraId="12AD86DF"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Parmesan 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2007</w:t>
      </w:r>
      <w:r w:rsidRPr="00E86A92">
        <w:rPr>
          <w:rFonts w:ascii="Times New Roman" w:hAnsi="Times New Roman" w:cs="Times New Roman"/>
          <w:sz w:val="24"/>
          <w:szCs w:val="24"/>
        </w:rPr>
        <w:t xml:space="preserve">. Influences of species, latitudes and methodologies on estimates of </w:t>
      </w:r>
      <w:proofErr w:type="spellStart"/>
      <w:r w:rsidRPr="00E86A92">
        <w:rPr>
          <w:rFonts w:ascii="Times New Roman" w:hAnsi="Times New Roman" w:cs="Times New Roman"/>
          <w:sz w:val="24"/>
          <w:szCs w:val="24"/>
        </w:rPr>
        <w:t>phenological</w:t>
      </w:r>
      <w:proofErr w:type="spellEnd"/>
      <w:r w:rsidRPr="00E86A92">
        <w:rPr>
          <w:rFonts w:ascii="Times New Roman" w:hAnsi="Times New Roman" w:cs="Times New Roman"/>
          <w:sz w:val="24"/>
          <w:szCs w:val="24"/>
        </w:rPr>
        <w:t xml:space="preserve"> response to global warming.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w:t>
      </w:r>
      <w:r w:rsidRPr="00E86A92">
        <w:rPr>
          <w:rFonts w:ascii="Times New Roman" w:hAnsi="Times New Roman" w:cs="Times New Roman"/>
          <w:sz w:val="24"/>
          <w:szCs w:val="24"/>
        </w:rPr>
        <w:t>: 1860–1872.</w:t>
      </w:r>
    </w:p>
    <w:p w14:paraId="261BCD9D"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lastRenderedPageBreak/>
        <w:t xml:space="preserve">Parmesan C, Parmesan C, </w:t>
      </w:r>
      <w:proofErr w:type="spellStart"/>
      <w:r w:rsidRPr="00E86A92">
        <w:rPr>
          <w:rFonts w:ascii="Times New Roman" w:hAnsi="Times New Roman" w:cs="Times New Roman"/>
          <w:b/>
          <w:bCs/>
          <w:sz w:val="24"/>
          <w:szCs w:val="24"/>
        </w:rPr>
        <w:t>Yohe</w:t>
      </w:r>
      <w:proofErr w:type="spellEnd"/>
      <w:r w:rsidRPr="00E86A92">
        <w:rPr>
          <w:rFonts w:ascii="Times New Roman" w:hAnsi="Times New Roman" w:cs="Times New Roman"/>
          <w:b/>
          <w:bCs/>
          <w:sz w:val="24"/>
          <w:szCs w:val="24"/>
        </w:rPr>
        <w:t xml:space="preserve"> G, </w:t>
      </w:r>
      <w:proofErr w:type="spellStart"/>
      <w:r w:rsidRPr="00E86A92">
        <w:rPr>
          <w:rFonts w:ascii="Times New Roman" w:hAnsi="Times New Roman" w:cs="Times New Roman"/>
          <w:b/>
          <w:bCs/>
          <w:sz w:val="24"/>
          <w:szCs w:val="24"/>
        </w:rPr>
        <w:t>Yohe</w:t>
      </w:r>
      <w:proofErr w:type="spellEnd"/>
      <w:r w:rsidRPr="00E86A92">
        <w:rPr>
          <w:rFonts w:ascii="Times New Roman" w:hAnsi="Times New Roman" w:cs="Times New Roman"/>
          <w:b/>
          <w:bCs/>
          <w:sz w:val="24"/>
          <w:szCs w:val="24"/>
        </w:rPr>
        <w:t xml:space="preserve"> 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2003</w:t>
      </w:r>
      <w:r w:rsidRPr="00E86A92">
        <w:rPr>
          <w:rFonts w:ascii="Times New Roman" w:hAnsi="Times New Roman" w:cs="Times New Roman"/>
          <w:sz w:val="24"/>
          <w:szCs w:val="24"/>
        </w:rPr>
        <w:t xml:space="preserve">. A globally coherent fingerprint of climate change </w:t>
      </w:r>
      <w:proofErr w:type="gramStart"/>
      <w:r w:rsidRPr="00E86A92">
        <w:rPr>
          <w:rFonts w:ascii="Times New Roman" w:hAnsi="Times New Roman" w:cs="Times New Roman"/>
          <w:sz w:val="24"/>
          <w:szCs w:val="24"/>
        </w:rPr>
        <w:t>impacts</w:t>
      </w:r>
      <w:proofErr w:type="gramEnd"/>
      <w:r w:rsidRPr="00E86A92">
        <w:rPr>
          <w:rFonts w:ascii="Times New Roman" w:hAnsi="Times New Roman" w:cs="Times New Roman"/>
          <w:sz w:val="24"/>
          <w:szCs w:val="24"/>
        </w:rPr>
        <w:t xml:space="preserve"> across natural systems. </w:t>
      </w:r>
      <w:r w:rsidRPr="00E86A92">
        <w:rPr>
          <w:rFonts w:ascii="Times New Roman" w:hAnsi="Times New Roman" w:cs="Times New Roman"/>
          <w:i/>
          <w:iCs/>
          <w:sz w:val="24"/>
          <w:szCs w:val="24"/>
        </w:rPr>
        <w:t>Nature</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421</w:t>
      </w:r>
      <w:r w:rsidRPr="00E86A92">
        <w:rPr>
          <w:rFonts w:ascii="Times New Roman" w:hAnsi="Times New Roman" w:cs="Times New Roman"/>
          <w:sz w:val="24"/>
          <w:szCs w:val="24"/>
        </w:rPr>
        <w:t>: 37–42.</w:t>
      </w:r>
    </w:p>
    <w:p w14:paraId="13ABC72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Porter TJ, </w:t>
      </w:r>
      <w:proofErr w:type="spellStart"/>
      <w:r w:rsidRPr="00E86A92">
        <w:rPr>
          <w:rFonts w:ascii="Times New Roman" w:hAnsi="Times New Roman" w:cs="Times New Roman"/>
          <w:b/>
          <w:bCs/>
          <w:sz w:val="24"/>
          <w:szCs w:val="24"/>
        </w:rPr>
        <w:t>Schoenemann</w:t>
      </w:r>
      <w:proofErr w:type="spellEnd"/>
      <w:r w:rsidRPr="00E86A92">
        <w:rPr>
          <w:rFonts w:ascii="Times New Roman" w:hAnsi="Times New Roman" w:cs="Times New Roman"/>
          <w:b/>
          <w:bCs/>
          <w:sz w:val="24"/>
          <w:szCs w:val="24"/>
        </w:rPr>
        <w:t xml:space="preserve"> SW, Davies LJ, </w:t>
      </w:r>
      <w:proofErr w:type="spellStart"/>
      <w:r w:rsidRPr="00E86A92">
        <w:rPr>
          <w:rFonts w:ascii="Times New Roman" w:hAnsi="Times New Roman" w:cs="Times New Roman"/>
          <w:b/>
          <w:bCs/>
          <w:sz w:val="24"/>
          <w:szCs w:val="24"/>
        </w:rPr>
        <w:t>Steig</w:t>
      </w:r>
      <w:proofErr w:type="spellEnd"/>
      <w:r w:rsidRPr="00E86A92">
        <w:rPr>
          <w:rFonts w:ascii="Times New Roman" w:hAnsi="Times New Roman" w:cs="Times New Roman"/>
          <w:b/>
          <w:bCs/>
          <w:sz w:val="24"/>
          <w:szCs w:val="24"/>
        </w:rPr>
        <w:t xml:space="preserve"> EJ, </w:t>
      </w:r>
      <w:proofErr w:type="spellStart"/>
      <w:r w:rsidRPr="00E86A92">
        <w:rPr>
          <w:rFonts w:ascii="Times New Roman" w:hAnsi="Times New Roman" w:cs="Times New Roman"/>
          <w:b/>
          <w:bCs/>
          <w:sz w:val="24"/>
          <w:szCs w:val="24"/>
        </w:rPr>
        <w:t>Bandara</w:t>
      </w:r>
      <w:proofErr w:type="spellEnd"/>
      <w:r w:rsidRPr="00E86A92">
        <w:rPr>
          <w:rFonts w:ascii="Times New Roman" w:hAnsi="Times New Roman" w:cs="Times New Roman"/>
          <w:b/>
          <w:bCs/>
          <w:sz w:val="24"/>
          <w:szCs w:val="24"/>
        </w:rPr>
        <w:t xml:space="preserve"> S, Froese DG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Recent summer warming in northwestern Canada exceeds the Holocene thermal maximum. </w:t>
      </w:r>
      <w:r w:rsidRPr="00E86A92">
        <w:rPr>
          <w:rFonts w:ascii="Times New Roman" w:hAnsi="Times New Roman" w:cs="Times New Roman"/>
          <w:i/>
          <w:iCs/>
          <w:sz w:val="24"/>
          <w:szCs w:val="24"/>
        </w:rPr>
        <w:t>Nature Communications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10</w:t>
      </w:r>
      <w:r w:rsidRPr="00E86A92">
        <w:rPr>
          <w:rFonts w:ascii="Times New Roman" w:hAnsi="Times New Roman" w:cs="Times New Roman"/>
          <w:sz w:val="24"/>
          <w:szCs w:val="24"/>
        </w:rPr>
        <w:t>: 1631.</w:t>
      </w:r>
    </w:p>
    <w:p w14:paraId="40039861"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Post E, Alley RB, Christensen TR,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The polar regions in a 2°C warmer world. </w:t>
      </w:r>
      <w:r w:rsidRPr="00E86A92">
        <w:rPr>
          <w:rFonts w:ascii="Times New Roman" w:hAnsi="Times New Roman" w:cs="Times New Roman"/>
          <w:i/>
          <w:iCs/>
          <w:sz w:val="24"/>
          <w:szCs w:val="24"/>
        </w:rPr>
        <w:t>Science Advances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5</w:t>
      </w:r>
      <w:r w:rsidRPr="00E86A92">
        <w:rPr>
          <w:rFonts w:ascii="Times New Roman" w:hAnsi="Times New Roman" w:cs="Times New Roman"/>
          <w:sz w:val="24"/>
          <w:szCs w:val="24"/>
        </w:rPr>
        <w:t>.</w:t>
      </w:r>
    </w:p>
    <w:p w14:paraId="64F99515"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Post E, Pedersen C, </w:t>
      </w:r>
      <w:proofErr w:type="spellStart"/>
      <w:r w:rsidRPr="00E86A92">
        <w:rPr>
          <w:rFonts w:ascii="Times New Roman" w:hAnsi="Times New Roman" w:cs="Times New Roman"/>
          <w:b/>
          <w:bCs/>
          <w:sz w:val="24"/>
          <w:szCs w:val="24"/>
        </w:rPr>
        <w:t>Wilmers</w:t>
      </w:r>
      <w:proofErr w:type="spellEnd"/>
      <w:r w:rsidRPr="00E86A92">
        <w:rPr>
          <w:rFonts w:ascii="Times New Roman" w:hAnsi="Times New Roman" w:cs="Times New Roman"/>
          <w:b/>
          <w:bCs/>
          <w:sz w:val="24"/>
          <w:szCs w:val="24"/>
        </w:rPr>
        <w:t xml:space="preserve"> CC, </w:t>
      </w:r>
      <w:proofErr w:type="spellStart"/>
      <w:r w:rsidRPr="00E86A92">
        <w:rPr>
          <w:rFonts w:ascii="Times New Roman" w:hAnsi="Times New Roman" w:cs="Times New Roman"/>
          <w:b/>
          <w:bCs/>
          <w:sz w:val="24"/>
          <w:szCs w:val="24"/>
        </w:rPr>
        <w:t>Forchhammer</w:t>
      </w:r>
      <w:proofErr w:type="spellEnd"/>
      <w:r w:rsidRPr="00E86A92">
        <w:rPr>
          <w:rFonts w:ascii="Times New Roman" w:hAnsi="Times New Roman" w:cs="Times New Roman"/>
          <w:b/>
          <w:bCs/>
          <w:sz w:val="24"/>
          <w:szCs w:val="24"/>
        </w:rPr>
        <w:t xml:space="preserve"> MC</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2008</w:t>
      </w:r>
      <w:r w:rsidRPr="00E86A92">
        <w:rPr>
          <w:rFonts w:ascii="Times New Roman" w:hAnsi="Times New Roman" w:cs="Times New Roman"/>
          <w:sz w:val="24"/>
          <w:szCs w:val="24"/>
        </w:rPr>
        <w:t xml:space="preserve">. Warming, plant phenology and the spatial dimension of trophic mismatch for large herbivores. </w:t>
      </w:r>
      <w:r w:rsidRPr="00E86A92">
        <w:rPr>
          <w:rFonts w:ascii="Times New Roman" w:hAnsi="Times New Roman" w:cs="Times New Roman"/>
          <w:i/>
          <w:iCs/>
          <w:sz w:val="24"/>
          <w:szCs w:val="24"/>
        </w:rPr>
        <w:t>Proceedings of the Royal Society B: Biological Sciences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275</w:t>
      </w:r>
      <w:r w:rsidRPr="00E86A92">
        <w:rPr>
          <w:rFonts w:ascii="Times New Roman" w:hAnsi="Times New Roman" w:cs="Times New Roman"/>
          <w:sz w:val="24"/>
          <w:szCs w:val="24"/>
        </w:rPr>
        <w:t>: 2005–2013.</w:t>
      </w:r>
    </w:p>
    <w:p w14:paraId="55D92A48"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Prevéy</w:t>
      </w:r>
      <w:proofErr w:type="spellEnd"/>
      <w:r w:rsidRPr="00E86A92">
        <w:rPr>
          <w:rFonts w:ascii="Times New Roman" w:hAnsi="Times New Roman" w:cs="Times New Roman"/>
          <w:b/>
          <w:bCs/>
          <w:sz w:val="24"/>
          <w:szCs w:val="24"/>
        </w:rPr>
        <w:t xml:space="preserve"> JS, </w:t>
      </w:r>
      <w:proofErr w:type="spellStart"/>
      <w:r w:rsidRPr="00E86A92">
        <w:rPr>
          <w:rFonts w:ascii="Times New Roman" w:hAnsi="Times New Roman" w:cs="Times New Roman"/>
          <w:b/>
          <w:bCs/>
          <w:sz w:val="24"/>
          <w:szCs w:val="24"/>
        </w:rPr>
        <w:t>Rixen</w:t>
      </w:r>
      <w:proofErr w:type="spellEnd"/>
      <w:r w:rsidRPr="00E86A92">
        <w:rPr>
          <w:rFonts w:ascii="Times New Roman" w:hAnsi="Times New Roman" w:cs="Times New Roman"/>
          <w:b/>
          <w:bCs/>
          <w:sz w:val="24"/>
          <w:szCs w:val="24"/>
        </w:rPr>
        <w:t xml:space="preserve"> C, </w:t>
      </w:r>
      <w:proofErr w:type="spellStart"/>
      <w:r w:rsidRPr="00E86A92">
        <w:rPr>
          <w:rFonts w:ascii="Times New Roman" w:hAnsi="Times New Roman" w:cs="Times New Roman"/>
          <w:b/>
          <w:bCs/>
          <w:sz w:val="24"/>
          <w:szCs w:val="24"/>
        </w:rPr>
        <w:t>Rüger</w:t>
      </w:r>
      <w:proofErr w:type="spellEnd"/>
      <w:r w:rsidRPr="00E86A92">
        <w:rPr>
          <w:rFonts w:ascii="Times New Roman" w:hAnsi="Times New Roman" w:cs="Times New Roman"/>
          <w:b/>
          <w:bCs/>
          <w:sz w:val="24"/>
          <w:szCs w:val="24"/>
        </w:rPr>
        <w:t xml:space="preserve"> N,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2019</w:t>
      </w:r>
      <w:r w:rsidRPr="00E86A92">
        <w:rPr>
          <w:rFonts w:ascii="Times New Roman" w:hAnsi="Times New Roman" w:cs="Times New Roman"/>
          <w:sz w:val="24"/>
          <w:szCs w:val="24"/>
        </w:rPr>
        <w:t xml:space="preserve">. Warming shortens flowering seasons of tundra plant communities. </w:t>
      </w:r>
      <w:r w:rsidRPr="00E86A92">
        <w:rPr>
          <w:rFonts w:ascii="Times New Roman" w:hAnsi="Times New Roman" w:cs="Times New Roman"/>
          <w:i/>
          <w:iCs/>
          <w:sz w:val="24"/>
          <w:szCs w:val="24"/>
        </w:rPr>
        <w:t>Nature Ecology and Evolution</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45–52.</w:t>
      </w:r>
    </w:p>
    <w:p w14:paraId="0737FC54"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Prevéy</w:t>
      </w:r>
      <w:proofErr w:type="spellEnd"/>
      <w:r w:rsidRPr="00E86A92">
        <w:rPr>
          <w:rFonts w:ascii="Times New Roman" w:hAnsi="Times New Roman" w:cs="Times New Roman"/>
          <w:b/>
          <w:bCs/>
          <w:sz w:val="24"/>
          <w:szCs w:val="24"/>
        </w:rPr>
        <w:t xml:space="preserve"> J, </w:t>
      </w:r>
      <w:proofErr w:type="spellStart"/>
      <w:r w:rsidRPr="00E86A92">
        <w:rPr>
          <w:rFonts w:ascii="Times New Roman" w:hAnsi="Times New Roman" w:cs="Times New Roman"/>
          <w:b/>
          <w:bCs/>
          <w:sz w:val="24"/>
          <w:szCs w:val="24"/>
        </w:rPr>
        <w:t>Vellend</w:t>
      </w:r>
      <w:proofErr w:type="spellEnd"/>
      <w:r w:rsidRPr="00E86A92">
        <w:rPr>
          <w:rFonts w:ascii="Times New Roman" w:hAnsi="Times New Roman" w:cs="Times New Roman"/>
          <w:b/>
          <w:bCs/>
          <w:sz w:val="24"/>
          <w:szCs w:val="24"/>
        </w:rPr>
        <w:t xml:space="preserve"> M, </w:t>
      </w:r>
      <w:proofErr w:type="spellStart"/>
      <w:r w:rsidRPr="00E86A92">
        <w:rPr>
          <w:rFonts w:ascii="Times New Roman" w:hAnsi="Times New Roman" w:cs="Times New Roman"/>
          <w:b/>
          <w:bCs/>
          <w:sz w:val="24"/>
          <w:szCs w:val="24"/>
        </w:rPr>
        <w:t>Rüger</w:t>
      </w:r>
      <w:proofErr w:type="spellEnd"/>
      <w:r w:rsidRPr="00E86A92">
        <w:rPr>
          <w:rFonts w:ascii="Times New Roman" w:hAnsi="Times New Roman" w:cs="Times New Roman"/>
          <w:b/>
          <w:bCs/>
          <w:sz w:val="24"/>
          <w:szCs w:val="24"/>
        </w:rPr>
        <w:t xml:space="preserve"> N,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Greater temperature sensitivity of plant phenology at colder sites: implications for convergence across northern latitudes. </w:t>
      </w:r>
      <w:r w:rsidRPr="00E86A92">
        <w:rPr>
          <w:rFonts w:ascii="Times New Roman" w:hAnsi="Times New Roman" w:cs="Times New Roman"/>
          <w:i/>
          <w:iCs/>
          <w:sz w:val="24"/>
          <w:szCs w:val="24"/>
        </w:rPr>
        <w:t>Global Change Biology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23</w:t>
      </w:r>
      <w:r w:rsidRPr="00E86A92">
        <w:rPr>
          <w:rFonts w:ascii="Times New Roman" w:hAnsi="Times New Roman" w:cs="Times New Roman"/>
          <w:sz w:val="24"/>
          <w:szCs w:val="24"/>
        </w:rPr>
        <w:t>: 2660–2671.</w:t>
      </w:r>
    </w:p>
    <w:p w14:paraId="09D7D2C6"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Primack</w:t>
      </w:r>
      <w:proofErr w:type="spellEnd"/>
      <w:r w:rsidRPr="00E86A92">
        <w:rPr>
          <w:rFonts w:ascii="Times New Roman" w:hAnsi="Times New Roman" w:cs="Times New Roman"/>
          <w:b/>
          <w:bCs/>
          <w:sz w:val="24"/>
          <w:szCs w:val="24"/>
        </w:rPr>
        <w:t xml:space="preserve"> D, </w:t>
      </w:r>
      <w:proofErr w:type="spellStart"/>
      <w:r w:rsidRPr="00E86A92">
        <w:rPr>
          <w:rFonts w:ascii="Times New Roman" w:hAnsi="Times New Roman" w:cs="Times New Roman"/>
          <w:b/>
          <w:bCs/>
          <w:sz w:val="24"/>
          <w:szCs w:val="24"/>
        </w:rPr>
        <w:t>Imbres</w:t>
      </w:r>
      <w:proofErr w:type="spellEnd"/>
      <w:r w:rsidRPr="00E86A92">
        <w:rPr>
          <w:rFonts w:ascii="Times New Roman" w:hAnsi="Times New Roman" w:cs="Times New Roman"/>
          <w:b/>
          <w:bCs/>
          <w:sz w:val="24"/>
          <w:szCs w:val="24"/>
        </w:rPr>
        <w:t xml:space="preserve"> C, </w:t>
      </w:r>
      <w:proofErr w:type="spellStart"/>
      <w:r w:rsidRPr="00E86A92">
        <w:rPr>
          <w:rFonts w:ascii="Times New Roman" w:hAnsi="Times New Roman" w:cs="Times New Roman"/>
          <w:b/>
          <w:bCs/>
          <w:sz w:val="24"/>
          <w:szCs w:val="24"/>
        </w:rPr>
        <w:t>Primack</w:t>
      </w:r>
      <w:proofErr w:type="spellEnd"/>
      <w:r w:rsidRPr="00E86A92">
        <w:rPr>
          <w:rFonts w:ascii="Times New Roman" w:hAnsi="Times New Roman" w:cs="Times New Roman"/>
          <w:b/>
          <w:bCs/>
          <w:sz w:val="24"/>
          <w:szCs w:val="24"/>
        </w:rPr>
        <w:t xml:space="preserve"> RB, Miller-Rushing AJ, Del </w:t>
      </w:r>
      <w:proofErr w:type="spellStart"/>
      <w:r w:rsidRPr="00E86A92">
        <w:rPr>
          <w:rFonts w:ascii="Times New Roman" w:hAnsi="Times New Roman" w:cs="Times New Roman"/>
          <w:b/>
          <w:bCs/>
          <w:sz w:val="24"/>
          <w:szCs w:val="24"/>
        </w:rPr>
        <w:t>Tredici</w:t>
      </w:r>
      <w:proofErr w:type="spellEnd"/>
      <w:r w:rsidRPr="00E86A92">
        <w:rPr>
          <w:rFonts w:ascii="Times New Roman" w:hAnsi="Times New Roman" w:cs="Times New Roman"/>
          <w:b/>
          <w:bCs/>
          <w:sz w:val="24"/>
          <w:szCs w:val="24"/>
        </w:rPr>
        <w:t xml:space="preserve"> P</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2004</w:t>
      </w:r>
      <w:r w:rsidRPr="00E86A92">
        <w:rPr>
          <w:rFonts w:ascii="Times New Roman" w:hAnsi="Times New Roman" w:cs="Times New Roman"/>
          <w:sz w:val="24"/>
          <w:szCs w:val="24"/>
        </w:rPr>
        <w:t xml:space="preserve">. Herbarium specimens demonstrate earlier flowering times in response to warming in Boston. </w:t>
      </w:r>
      <w:r w:rsidRPr="00E86A92">
        <w:rPr>
          <w:rFonts w:ascii="Times New Roman" w:hAnsi="Times New Roman" w:cs="Times New Roman"/>
          <w:i/>
          <w:iCs/>
          <w:sz w:val="24"/>
          <w:szCs w:val="24"/>
        </w:rPr>
        <w:t>American Journal of Botany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91</w:t>
      </w:r>
      <w:r w:rsidRPr="00E86A92">
        <w:rPr>
          <w:rFonts w:ascii="Times New Roman" w:hAnsi="Times New Roman" w:cs="Times New Roman"/>
          <w:sz w:val="24"/>
          <w:szCs w:val="24"/>
        </w:rPr>
        <w:t>: 1260–1264.</w:t>
      </w:r>
    </w:p>
    <w:p w14:paraId="37BDA882"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Rantanen</w:t>
      </w:r>
      <w:proofErr w:type="spellEnd"/>
      <w:r w:rsidRPr="00E86A92">
        <w:rPr>
          <w:rFonts w:ascii="Times New Roman" w:hAnsi="Times New Roman" w:cs="Times New Roman"/>
          <w:b/>
          <w:bCs/>
          <w:sz w:val="24"/>
          <w:szCs w:val="24"/>
        </w:rPr>
        <w:t xml:space="preserve"> M, </w:t>
      </w:r>
      <w:proofErr w:type="spellStart"/>
      <w:r w:rsidRPr="00E86A92">
        <w:rPr>
          <w:rFonts w:ascii="Times New Roman" w:hAnsi="Times New Roman" w:cs="Times New Roman"/>
          <w:b/>
          <w:bCs/>
          <w:sz w:val="24"/>
          <w:szCs w:val="24"/>
        </w:rPr>
        <w:t>Karpechko</w:t>
      </w:r>
      <w:proofErr w:type="spellEnd"/>
      <w:r w:rsidRPr="00E86A92">
        <w:rPr>
          <w:rFonts w:ascii="Times New Roman" w:hAnsi="Times New Roman" w:cs="Times New Roman"/>
          <w:b/>
          <w:bCs/>
          <w:sz w:val="24"/>
          <w:szCs w:val="24"/>
        </w:rPr>
        <w:t xml:space="preserve"> AY, </w:t>
      </w:r>
      <w:proofErr w:type="spellStart"/>
      <w:r w:rsidRPr="00E86A92">
        <w:rPr>
          <w:rFonts w:ascii="Times New Roman" w:hAnsi="Times New Roman" w:cs="Times New Roman"/>
          <w:b/>
          <w:bCs/>
          <w:sz w:val="24"/>
          <w:szCs w:val="24"/>
        </w:rPr>
        <w:t>Lipponen</w:t>
      </w:r>
      <w:proofErr w:type="spellEnd"/>
      <w:r w:rsidRPr="00E86A92">
        <w:rPr>
          <w:rFonts w:ascii="Times New Roman" w:hAnsi="Times New Roman" w:cs="Times New Roman"/>
          <w:b/>
          <w:bCs/>
          <w:sz w:val="24"/>
          <w:szCs w:val="24"/>
        </w:rPr>
        <w:t xml:space="preserve"> A,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2022</w:t>
      </w:r>
      <w:r w:rsidRPr="00E86A92">
        <w:rPr>
          <w:rFonts w:ascii="Times New Roman" w:hAnsi="Times New Roman" w:cs="Times New Roman"/>
          <w:sz w:val="24"/>
          <w:szCs w:val="24"/>
        </w:rPr>
        <w:t xml:space="preserve">. The Arctic has warmed nearly four times faster than the globe since 1979. </w:t>
      </w:r>
      <w:r w:rsidRPr="00E86A92">
        <w:rPr>
          <w:rFonts w:ascii="Times New Roman" w:hAnsi="Times New Roman" w:cs="Times New Roman"/>
          <w:i/>
          <w:iCs/>
          <w:sz w:val="24"/>
          <w:szCs w:val="24"/>
        </w:rPr>
        <w:t>Communications Earth &amp; Environment</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3</w:t>
      </w:r>
      <w:r w:rsidRPr="00E86A92">
        <w:rPr>
          <w:rFonts w:ascii="Times New Roman" w:hAnsi="Times New Roman" w:cs="Times New Roman"/>
          <w:sz w:val="24"/>
          <w:szCs w:val="24"/>
        </w:rPr>
        <w:t>: 1–10.</w:t>
      </w:r>
    </w:p>
    <w:p w14:paraId="01F64E02"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Totland</w:t>
      </w:r>
      <w:proofErr w:type="spellEnd"/>
      <w:r w:rsidRPr="00E86A92">
        <w:rPr>
          <w:rFonts w:ascii="Times New Roman" w:hAnsi="Times New Roman" w:cs="Times New Roman"/>
          <w:b/>
          <w:bCs/>
          <w:sz w:val="24"/>
          <w:szCs w:val="24"/>
        </w:rPr>
        <w:t xml:space="preserve"> Ø, </w:t>
      </w:r>
      <w:proofErr w:type="spellStart"/>
      <w:r w:rsidRPr="00E86A92">
        <w:rPr>
          <w:rFonts w:ascii="Times New Roman" w:hAnsi="Times New Roman" w:cs="Times New Roman"/>
          <w:b/>
          <w:bCs/>
          <w:sz w:val="24"/>
          <w:szCs w:val="24"/>
        </w:rPr>
        <w:t>Alatalo</w:t>
      </w:r>
      <w:proofErr w:type="spellEnd"/>
      <w:r w:rsidRPr="00E86A92">
        <w:rPr>
          <w:rFonts w:ascii="Times New Roman" w:hAnsi="Times New Roman" w:cs="Times New Roman"/>
          <w:b/>
          <w:bCs/>
          <w:sz w:val="24"/>
          <w:szCs w:val="24"/>
        </w:rPr>
        <w:t xml:space="preserve"> JM</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2002</w:t>
      </w:r>
      <w:r w:rsidRPr="00E86A92">
        <w:rPr>
          <w:rFonts w:ascii="Times New Roman" w:hAnsi="Times New Roman" w:cs="Times New Roman"/>
          <w:sz w:val="24"/>
          <w:szCs w:val="24"/>
        </w:rPr>
        <w:t xml:space="preserve">. Effects of temperature and date of snowmelt on growth, reproduction, and flowering phenology in the arctic/alpine herb, Ranunculus </w:t>
      </w:r>
      <w:proofErr w:type="spellStart"/>
      <w:r w:rsidRPr="00E86A92">
        <w:rPr>
          <w:rFonts w:ascii="Times New Roman" w:hAnsi="Times New Roman" w:cs="Times New Roman"/>
          <w:sz w:val="24"/>
          <w:szCs w:val="24"/>
        </w:rPr>
        <w:t>glacialis</w:t>
      </w:r>
      <w:proofErr w:type="spellEnd"/>
      <w:r w:rsidRPr="00E86A92">
        <w:rPr>
          <w:rFonts w:ascii="Times New Roman" w:hAnsi="Times New Roman" w:cs="Times New Roman"/>
          <w:sz w:val="24"/>
          <w:szCs w:val="24"/>
        </w:rPr>
        <w:t xml:space="preserve">. </w:t>
      </w:r>
      <w:proofErr w:type="spellStart"/>
      <w:r w:rsidRPr="00E86A92">
        <w:rPr>
          <w:rFonts w:ascii="Times New Roman" w:hAnsi="Times New Roman" w:cs="Times New Roman"/>
          <w:i/>
          <w:iCs/>
          <w:sz w:val="24"/>
          <w:szCs w:val="24"/>
        </w:rPr>
        <w:t>Oecologia</w:t>
      </w:r>
      <w:proofErr w:type="spell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133</w:t>
      </w:r>
      <w:r w:rsidRPr="00E86A92">
        <w:rPr>
          <w:rFonts w:ascii="Times New Roman" w:hAnsi="Times New Roman" w:cs="Times New Roman"/>
          <w:sz w:val="24"/>
          <w:szCs w:val="24"/>
        </w:rPr>
        <w:t>: 168–175.</w:t>
      </w:r>
    </w:p>
    <w:p w14:paraId="611B60D7"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Vehtari</w:t>
      </w:r>
      <w:proofErr w:type="spellEnd"/>
      <w:r w:rsidRPr="00E86A92">
        <w:rPr>
          <w:rFonts w:ascii="Times New Roman" w:hAnsi="Times New Roman" w:cs="Times New Roman"/>
          <w:b/>
          <w:bCs/>
          <w:sz w:val="24"/>
          <w:szCs w:val="24"/>
        </w:rPr>
        <w:t xml:space="preserve"> A, </w:t>
      </w:r>
      <w:proofErr w:type="spellStart"/>
      <w:r w:rsidRPr="00E86A92">
        <w:rPr>
          <w:rFonts w:ascii="Times New Roman" w:hAnsi="Times New Roman" w:cs="Times New Roman"/>
          <w:b/>
          <w:bCs/>
          <w:sz w:val="24"/>
          <w:szCs w:val="24"/>
        </w:rPr>
        <w:t>Gelman</w:t>
      </w:r>
      <w:proofErr w:type="spellEnd"/>
      <w:r w:rsidRPr="00E86A92">
        <w:rPr>
          <w:rFonts w:ascii="Times New Roman" w:hAnsi="Times New Roman" w:cs="Times New Roman"/>
          <w:b/>
          <w:bCs/>
          <w:sz w:val="24"/>
          <w:szCs w:val="24"/>
        </w:rPr>
        <w:t xml:space="preserve"> A, </w:t>
      </w:r>
      <w:proofErr w:type="spellStart"/>
      <w:r w:rsidRPr="00E86A92">
        <w:rPr>
          <w:rFonts w:ascii="Times New Roman" w:hAnsi="Times New Roman" w:cs="Times New Roman"/>
          <w:b/>
          <w:bCs/>
          <w:sz w:val="24"/>
          <w:szCs w:val="24"/>
        </w:rPr>
        <w:t>Gabry</w:t>
      </w:r>
      <w:proofErr w:type="spellEnd"/>
      <w:r w:rsidRPr="00E86A92">
        <w:rPr>
          <w:rFonts w:ascii="Times New Roman" w:hAnsi="Times New Roman" w:cs="Times New Roman"/>
          <w:b/>
          <w:bCs/>
          <w:sz w:val="24"/>
          <w:szCs w:val="24"/>
        </w:rPr>
        <w:t xml:space="preserve"> 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2017</w:t>
      </w:r>
      <w:r w:rsidRPr="00E86A92">
        <w:rPr>
          <w:rFonts w:ascii="Times New Roman" w:hAnsi="Times New Roman" w:cs="Times New Roman"/>
          <w:sz w:val="24"/>
          <w:szCs w:val="24"/>
        </w:rPr>
        <w:t xml:space="preserve">. Practical Bayesian model evaluation using leave-one-out cross-validation and WAIC. </w:t>
      </w:r>
      <w:r w:rsidRPr="00E86A92">
        <w:rPr>
          <w:rFonts w:ascii="Times New Roman" w:hAnsi="Times New Roman" w:cs="Times New Roman"/>
          <w:i/>
          <w:iCs/>
          <w:sz w:val="24"/>
          <w:szCs w:val="24"/>
        </w:rPr>
        <w:t>Statistics and Computing</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27</w:t>
      </w:r>
      <w:r w:rsidRPr="00E86A92">
        <w:rPr>
          <w:rFonts w:ascii="Times New Roman" w:hAnsi="Times New Roman" w:cs="Times New Roman"/>
          <w:sz w:val="24"/>
          <w:szCs w:val="24"/>
        </w:rPr>
        <w:t>: 1413–1432.</w:t>
      </w:r>
    </w:p>
    <w:p w14:paraId="725F0833" w14:textId="77777777" w:rsidR="003F7504" w:rsidRPr="00E86A92" w:rsidRDefault="003F7504" w:rsidP="003F7504">
      <w:pPr>
        <w:pStyle w:val="Bibliography"/>
        <w:rPr>
          <w:rFonts w:ascii="Times New Roman" w:hAnsi="Times New Roman" w:cs="Times New Roman"/>
          <w:sz w:val="24"/>
          <w:szCs w:val="24"/>
        </w:rPr>
      </w:pPr>
      <w:r w:rsidRPr="00E86A92">
        <w:rPr>
          <w:rFonts w:ascii="Times New Roman" w:hAnsi="Times New Roman" w:cs="Times New Roman"/>
          <w:b/>
          <w:bCs/>
          <w:sz w:val="24"/>
          <w:szCs w:val="24"/>
        </w:rPr>
        <w:t xml:space="preserve">Weis AE, </w:t>
      </w:r>
      <w:proofErr w:type="spellStart"/>
      <w:r w:rsidRPr="00E86A92">
        <w:rPr>
          <w:rFonts w:ascii="Times New Roman" w:hAnsi="Times New Roman" w:cs="Times New Roman"/>
          <w:b/>
          <w:bCs/>
          <w:sz w:val="24"/>
          <w:szCs w:val="24"/>
        </w:rPr>
        <w:t>Wadgymar</w:t>
      </w:r>
      <w:proofErr w:type="spellEnd"/>
      <w:r w:rsidRPr="00E86A92">
        <w:rPr>
          <w:rFonts w:ascii="Times New Roman" w:hAnsi="Times New Roman" w:cs="Times New Roman"/>
          <w:b/>
          <w:bCs/>
          <w:sz w:val="24"/>
          <w:szCs w:val="24"/>
        </w:rPr>
        <w:t xml:space="preserve"> SM, </w:t>
      </w:r>
      <w:proofErr w:type="spellStart"/>
      <w:r w:rsidRPr="00E86A92">
        <w:rPr>
          <w:rFonts w:ascii="Times New Roman" w:hAnsi="Times New Roman" w:cs="Times New Roman"/>
          <w:b/>
          <w:bCs/>
          <w:sz w:val="24"/>
          <w:szCs w:val="24"/>
        </w:rPr>
        <w:t>Sekor</w:t>
      </w:r>
      <w:proofErr w:type="spellEnd"/>
      <w:r w:rsidRPr="00E86A92">
        <w:rPr>
          <w:rFonts w:ascii="Times New Roman" w:hAnsi="Times New Roman" w:cs="Times New Roman"/>
          <w:b/>
          <w:bCs/>
          <w:sz w:val="24"/>
          <w:szCs w:val="24"/>
        </w:rPr>
        <w:t xml:space="preserve"> M, Franks SJ</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2014</w:t>
      </w:r>
      <w:r w:rsidRPr="00E86A92">
        <w:rPr>
          <w:rFonts w:ascii="Times New Roman" w:hAnsi="Times New Roman" w:cs="Times New Roman"/>
          <w:sz w:val="24"/>
          <w:szCs w:val="24"/>
        </w:rPr>
        <w:t xml:space="preserve">. The shape of selection: using alternative fitness functions to test predictions for selection on flowering time. </w:t>
      </w:r>
      <w:r w:rsidRPr="00E86A92">
        <w:rPr>
          <w:rFonts w:ascii="Times New Roman" w:hAnsi="Times New Roman" w:cs="Times New Roman"/>
          <w:i/>
          <w:iCs/>
          <w:sz w:val="24"/>
          <w:szCs w:val="24"/>
        </w:rPr>
        <w:t>Evolutionary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28</w:t>
      </w:r>
      <w:r w:rsidRPr="00E86A92">
        <w:rPr>
          <w:rFonts w:ascii="Times New Roman" w:hAnsi="Times New Roman" w:cs="Times New Roman"/>
          <w:sz w:val="24"/>
          <w:szCs w:val="24"/>
        </w:rPr>
        <w:t>: 885–904.</w:t>
      </w:r>
    </w:p>
    <w:p w14:paraId="42CA732E"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Wipf</w:t>
      </w:r>
      <w:proofErr w:type="spellEnd"/>
      <w:r w:rsidRPr="00E86A92">
        <w:rPr>
          <w:rFonts w:ascii="Times New Roman" w:hAnsi="Times New Roman" w:cs="Times New Roman"/>
          <w:b/>
          <w:bCs/>
          <w:sz w:val="24"/>
          <w:szCs w:val="24"/>
        </w:rPr>
        <w:t xml:space="preserve"> S</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2010</w:t>
      </w:r>
      <w:r w:rsidRPr="00E86A92">
        <w:rPr>
          <w:rFonts w:ascii="Times New Roman" w:hAnsi="Times New Roman" w:cs="Times New Roman"/>
          <w:sz w:val="24"/>
          <w:szCs w:val="24"/>
        </w:rPr>
        <w:t xml:space="preserve">. Phenology, growth, and fecundity of eight subarctic tundra species in response to snowmelt manipulations. </w:t>
      </w:r>
      <w:r w:rsidRPr="00E86A92">
        <w:rPr>
          <w:rFonts w:ascii="Times New Roman" w:hAnsi="Times New Roman" w:cs="Times New Roman"/>
          <w:i/>
          <w:iCs/>
          <w:sz w:val="24"/>
          <w:szCs w:val="24"/>
        </w:rPr>
        <w:t>Plant Ecology</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207</w:t>
      </w:r>
      <w:r w:rsidRPr="00E86A92">
        <w:rPr>
          <w:rFonts w:ascii="Times New Roman" w:hAnsi="Times New Roman" w:cs="Times New Roman"/>
          <w:sz w:val="24"/>
          <w:szCs w:val="24"/>
        </w:rPr>
        <w:t>: 53–66.</w:t>
      </w:r>
    </w:p>
    <w:p w14:paraId="6BB17FDA" w14:textId="77777777" w:rsidR="003F7504" w:rsidRPr="00E86A92" w:rsidRDefault="003F7504" w:rsidP="003F7504">
      <w:pPr>
        <w:pStyle w:val="Bibliography"/>
        <w:rPr>
          <w:rFonts w:ascii="Times New Roman" w:hAnsi="Times New Roman" w:cs="Times New Roman"/>
          <w:sz w:val="24"/>
          <w:szCs w:val="24"/>
        </w:rPr>
      </w:pPr>
      <w:proofErr w:type="spellStart"/>
      <w:r w:rsidRPr="00E86A92">
        <w:rPr>
          <w:rFonts w:ascii="Times New Roman" w:hAnsi="Times New Roman" w:cs="Times New Roman"/>
          <w:b/>
          <w:bCs/>
          <w:sz w:val="24"/>
          <w:szCs w:val="24"/>
        </w:rPr>
        <w:t>Wookey</w:t>
      </w:r>
      <w:proofErr w:type="spellEnd"/>
      <w:r w:rsidRPr="00E86A92">
        <w:rPr>
          <w:rFonts w:ascii="Times New Roman" w:hAnsi="Times New Roman" w:cs="Times New Roman"/>
          <w:b/>
          <w:bCs/>
          <w:sz w:val="24"/>
          <w:szCs w:val="24"/>
        </w:rPr>
        <w:t xml:space="preserve"> PA, Parsons AN, Welker JM, </w:t>
      </w:r>
      <w:r w:rsidRPr="00E86A92">
        <w:rPr>
          <w:rFonts w:ascii="Times New Roman" w:hAnsi="Times New Roman" w:cs="Times New Roman"/>
          <w:b/>
          <w:bCs/>
          <w:i/>
          <w:iCs/>
          <w:sz w:val="24"/>
          <w:szCs w:val="24"/>
        </w:rPr>
        <w:t>et al.</w:t>
      </w:r>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1993</w:t>
      </w:r>
      <w:r w:rsidRPr="00E86A92">
        <w:rPr>
          <w:rFonts w:ascii="Times New Roman" w:hAnsi="Times New Roman" w:cs="Times New Roman"/>
          <w:sz w:val="24"/>
          <w:szCs w:val="24"/>
        </w:rPr>
        <w:t xml:space="preserve">. Comparative Responses of Phenology and Reproductive Development to Simulated Environmental Change in Sub-Arctic and High Arctic Plants. </w:t>
      </w:r>
      <w:proofErr w:type="spellStart"/>
      <w:r w:rsidRPr="00E86A92">
        <w:rPr>
          <w:rFonts w:ascii="Times New Roman" w:hAnsi="Times New Roman" w:cs="Times New Roman"/>
          <w:i/>
          <w:iCs/>
          <w:sz w:val="24"/>
          <w:szCs w:val="24"/>
        </w:rPr>
        <w:t>Oikos</w:t>
      </w:r>
      <w:proofErr w:type="spellEnd"/>
      <w:r w:rsidRPr="00E86A92">
        <w:rPr>
          <w:rFonts w:ascii="Times New Roman" w:hAnsi="Times New Roman" w:cs="Times New Roman"/>
          <w:sz w:val="24"/>
          <w:szCs w:val="24"/>
        </w:rPr>
        <w:t xml:space="preserve"> </w:t>
      </w:r>
      <w:r w:rsidRPr="00E86A92">
        <w:rPr>
          <w:rFonts w:ascii="Times New Roman" w:hAnsi="Times New Roman" w:cs="Times New Roman"/>
          <w:b/>
          <w:bCs/>
          <w:sz w:val="24"/>
          <w:szCs w:val="24"/>
        </w:rPr>
        <w:t>67</w:t>
      </w:r>
      <w:r w:rsidRPr="00E86A92">
        <w:rPr>
          <w:rFonts w:ascii="Times New Roman" w:hAnsi="Times New Roman" w:cs="Times New Roman"/>
          <w:sz w:val="24"/>
          <w:szCs w:val="24"/>
        </w:rPr>
        <w:t>: 490–502.</w:t>
      </w:r>
    </w:p>
    <w:p w14:paraId="2BB39868" w14:textId="1B5BD4A2" w:rsidR="006478AE" w:rsidRPr="00E86A92" w:rsidRDefault="00EF20E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fldChar w:fldCharType="end"/>
      </w:r>
    </w:p>
    <w:p w14:paraId="15CFECE0" w14:textId="7971DE2A" w:rsidR="006478AE" w:rsidRPr="00E86A92" w:rsidRDefault="00AC7230"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114300" distB="114300" distL="114300" distR="114300" wp14:anchorId="2064E300" wp14:editId="087F650C">
            <wp:extent cx="5943600" cy="5194300"/>
            <wp:effectExtent l="0" t="0" r="0" b="635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5194300"/>
                    </a:xfrm>
                    <a:prstGeom prst="rect">
                      <a:avLst/>
                    </a:prstGeom>
                    <a:ln/>
                  </pic:spPr>
                </pic:pic>
              </a:graphicData>
            </a:graphic>
          </wp:inline>
        </w:drawing>
      </w:r>
    </w:p>
    <w:p w14:paraId="2B98AC8C" w14:textId="3AB38C34" w:rsidR="00C96047" w:rsidRPr="00E86A92" w:rsidRDefault="001508B9" w:rsidP="00A0344C">
      <w:pPr>
        <w:spacing w:line="480" w:lineRule="auto"/>
        <w:jc w:val="both"/>
        <w:rPr>
          <w:rFonts w:ascii="Times New Roman" w:eastAsia="Calibri" w:hAnsi="Times New Roman" w:cs="Times New Roman"/>
          <w:b/>
          <w:sz w:val="24"/>
          <w:szCs w:val="24"/>
        </w:rPr>
      </w:pPr>
      <w:commentRangeStart w:id="0"/>
      <w:r w:rsidRPr="00E86A92">
        <w:rPr>
          <w:rFonts w:ascii="Times New Roman" w:eastAsia="Calibri" w:hAnsi="Times New Roman" w:cs="Times New Roman"/>
          <w:b/>
          <w:sz w:val="24"/>
          <w:szCs w:val="24"/>
        </w:rPr>
        <w:t>Fig 1.</w:t>
      </w:r>
      <w:r w:rsidRPr="00E86A92">
        <w:rPr>
          <w:rFonts w:ascii="Times New Roman" w:eastAsia="Calibri" w:hAnsi="Times New Roman" w:cs="Times New Roman"/>
          <w:sz w:val="24"/>
          <w:szCs w:val="24"/>
        </w:rPr>
        <w:t xml:space="preserve"> Circumpolar/boreal tundra species included in this study (also see Table </w:t>
      </w:r>
      <w:r w:rsidR="00D600AD" w:rsidRPr="00E86A92">
        <w:rPr>
          <w:rFonts w:ascii="Times New Roman" w:eastAsia="Calibri" w:hAnsi="Times New Roman" w:cs="Times New Roman"/>
          <w:sz w:val="24"/>
          <w:szCs w:val="24"/>
        </w:rPr>
        <w:t>S1</w:t>
      </w:r>
      <w:r w:rsidRPr="00E86A92">
        <w:rPr>
          <w:rFonts w:ascii="Times New Roman" w:eastAsia="Calibri" w:hAnsi="Times New Roman" w:cs="Times New Roman"/>
          <w:sz w:val="24"/>
          <w:szCs w:val="24"/>
        </w:rPr>
        <w:t xml:space="preserve">). Species from Daring Lake in left two columns and from Alexandra Fiord in right two columns. From top left counter-clockwise: </w:t>
      </w:r>
      <w:proofErr w:type="spellStart"/>
      <w:r w:rsidRPr="00E86A92">
        <w:rPr>
          <w:rFonts w:ascii="Times New Roman" w:eastAsia="Calibri" w:hAnsi="Times New Roman" w:cs="Times New Roman"/>
          <w:i/>
          <w:sz w:val="24"/>
          <w:szCs w:val="24"/>
        </w:rPr>
        <w:t>Eriophorum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vaginatum</w:t>
      </w:r>
      <w:proofErr w:type="spellEnd"/>
      <w:r w:rsidRPr="00E86A92">
        <w:rPr>
          <w:rFonts w:ascii="Times New Roman" w:eastAsia="Calibri" w:hAnsi="Times New Roman" w:cs="Times New Roman"/>
          <w:i/>
          <w:sz w:val="24"/>
          <w:szCs w:val="24"/>
        </w:rPr>
        <w:t xml:space="preserve">, Rhododendron </w:t>
      </w:r>
      <w:proofErr w:type="spellStart"/>
      <w:r w:rsidRPr="00E86A92">
        <w:rPr>
          <w:rFonts w:ascii="Times New Roman" w:eastAsia="Calibri" w:hAnsi="Times New Roman" w:cs="Times New Roman"/>
          <w:i/>
          <w:sz w:val="24"/>
          <w:szCs w:val="24"/>
        </w:rPr>
        <w:t>tomentosum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Oxytropis</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nigrescens</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Vaccinium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vitis-idaea</w:t>
      </w:r>
      <w:proofErr w:type="spellEnd"/>
      <w:r w:rsidRPr="00E86A92">
        <w:rPr>
          <w:rFonts w:ascii="Times New Roman" w:eastAsia="Calibri" w:hAnsi="Times New Roman" w:cs="Times New Roman"/>
          <w:i/>
          <w:sz w:val="24"/>
          <w:szCs w:val="24"/>
        </w:rPr>
        <w:t xml:space="preserve">, Salix </w:t>
      </w:r>
      <w:proofErr w:type="spellStart"/>
      <w:r w:rsidRPr="00E86A92">
        <w:rPr>
          <w:rFonts w:ascii="Times New Roman" w:eastAsia="Calibri" w:hAnsi="Times New Roman" w:cs="Times New Roman"/>
          <w:i/>
          <w:sz w:val="24"/>
          <w:szCs w:val="24"/>
        </w:rPr>
        <w:t>pulchra</w:t>
      </w:r>
      <w:proofErr w:type="spellEnd"/>
      <w:r w:rsidRPr="00E86A92">
        <w:rPr>
          <w:rFonts w:ascii="Times New Roman" w:eastAsia="Calibri" w:hAnsi="Times New Roman" w:cs="Times New Roman"/>
          <w:i/>
          <w:sz w:val="24"/>
          <w:szCs w:val="24"/>
        </w:rPr>
        <w:t>/</w:t>
      </w:r>
      <w:proofErr w:type="spellStart"/>
      <w:r w:rsidRPr="00E86A92">
        <w:rPr>
          <w:rFonts w:ascii="Times New Roman" w:eastAsia="Calibri" w:hAnsi="Times New Roman" w:cs="Times New Roman"/>
          <w:i/>
          <w:sz w:val="24"/>
          <w:szCs w:val="24"/>
        </w:rPr>
        <w:t>planifolia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Betula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glandulosa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Saxifraga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tricuspidata</w:t>
      </w:r>
      <w:proofErr w:type="spellEnd"/>
      <w:r w:rsidRPr="00E86A92">
        <w:rPr>
          <w:rFonts w:ascii="Times New Roman" w:eastAsia="Calibri" w:hAnsi="Times New Roman" w:cs="Times New Roman"/>
          <w:i/>
          <w:sz w:val="24"/>
          <w:szCs w:val="24"/>
        </w:rPr>
        <w:t xml:space="preserve">. </w:t>
      </w:r>
      <w:r w:rsidRPr="00E86A92">
        <w:rPr>
          <w:rFonts w:ascii="Times New Roman" w:eastAsia="Calibri" w:hAnsi="Times New Roman" w:cs="Times New Roman"/>
          <w:sz w:val="24"/>
          <w:szCs w:val="24"/>
        </w:rPr>
        <w:t>Photo credits: Karin Clark and Jacob W. Frank (Creative commons Attribution Generic 2.0 (</w:t>
      </w:r>
      <w:proofErr w:type="spellStart"/>
      <w:r w:rsidRPr="00E86A92">
        <w:rPr>
          <w:rFonts w:ascii="Times New Roman" w:eastAsia="Calibri" w:hAnsi="Times New Roman" w:cs="Times New Roman"/>
          <w:sz w:val="24"/>
          <w:szCs w:val="24"/>
        </w:rPr>
        <w:t>Oxytropis</w:t>
      </w:r>
      <w:proofErr w:type="spellEnd"/>
      <w:r w:rsidRPr="00E86A92">
        <w:rPr>
          <w:rFonts w:ascii="Times New Roman" w:eastAsia="Calibri" w:hAnsi="Times New Roman" w:cs="Times New Roman"/>
          <w:sz w:val="24"/>
          <w:szCs w:val="24"/>
        </w:rPr>
        <w:t xml:space="preserve">)). From top right clockwise: </w:t>
      </w:r>
      <w:proofErr w:type="spellStart"/>
      <w:r w:rsidRPr="00E86A92">
        <w:rPr>
          <w:rFonts w:ascii="Times New Roman" w:eastAsia="Calibri" w:hAnsi="Times New Roman" w:cs="Times New Roman"/>
          <w:i/>
          <w:sz w:val="24"/>
          <w:szCs w:val="24"/>
        </w:rPr>
        <w:t>Cassiope</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tetragona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Oxyria</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dignya</w:t>
      </w:r>
      <w:proofErr w:type="spellEnd"/>
      <w:r w:rsidRPr="00E86A92">
        <w:rPr>
          <w:rFonts w:ascii="Times New Roman" w:eastAsia="Calibri" w:hAnsi="Times New Roman" w:cs="Times New Roman"/>
          <w:i/>
          <w:sz w:val="24"/>
          <w:szCs w:val="24"/>
        </w:rPr>
        <w:t xml:space="preserve">, Dryas </w:t>
      </w:r>
      <w:proofErr w:type="spellStart"/>
      <w:ins w:id="1" w:author="celphin@student.ubc.ca" w:date="2023-05-22T10:52:00Z">
        <w:r w:rsidR="00A43813" w:rsidRPr="00E86A92">
          <w:rPr>
            <w:rFonts w:ascii="Times New Roman" w:eastAsia="Calibri" w:hAnsi="Times New Roman" w:cs="Times New Roman"/>
            <w:i/>
            <w:sz w:val="24"/>
            <w:szCs w:val="24"/>
          </w:rPr>
          <w:t>i</w:t>
        </w:r>
      </w:ins>
      <w:del w:id="2" w:author="celphin@student.ubc.ca" w:date="2023-05-22T10:52:00Z">
        <w:r w:rsidRPr="00E86A92">
          <w:rPr>
            <w:rFonts w:ascii="Times New Roman" w:eastAsia="Calibri" w:hAnsi="Times New Roman" w:cs="Times New Roman"/>
            <w:i/>
            <w:sz w:val="24"/>
            <w:szCs w:val="24"/>
          </w:rPr>
          <w:delText>I</w:delText>
        </w:r>
      </w:del>
      <w:r w:rsidRPr="00E86A92">
        <w:rPr>
          <w:rFonts w:ascii="Times New Roman" w:eastAsia="Calibri" w:hAnsi="Times New Roman" w:cs="Times New Roman"/>
          <w:i/>
          <w:sz w:val="24"/>
          <w:szCs w:val="24"/>
        </w:rPr>
        <w:t>ntegrifolia</w:t>
      </w:r>
      <w:proofErr w:type="spellEnd"/>
      <w:r w:rsidRPr="00E86A92">
        <w:rPr>
          <w:rFonts w:ascii="Times New Roman" w:eastAsia="Calibri" w:hAnsi="Times New Roman" w:cs="Times New Roman"/>
          <w:i/>
          <w:sz w:val="24"/>
          <w:szCs w:val="24"/>
        </w:rPr>
        <w:t xml:space="preserve">, Papaver </w:t>
      </w:r>
      <w:proofErr w:type="spellStart"/>
      <w:r w:rsidRPr="00E86A92">
        <w:rPr>
          <w:rFonts w:ascii="Times New Roman" w:eastAsia="Calibri" w:hAnsi="Times New Roman" w:cs="Times New Roman"/>
          <w:i/>
          <w:sz w:val="24"/>
          <w:szCs w:val="24"/>
        </w:rPr>
        <w:t>radicatum</w:t>
      </w:r>
      <w:proofErr w:type="spellEnd"/>
      <w:r w:rsidRPr="00E86A92">
        <w:rPr>
          <w:rFonts w:ascii="Times New Roman" w:eastAsia="Calibri" w:hAnsi="Times New Roman" w:cs="Times New Roman"/>
          <w:i/>
          <w:sz w:val="24"/>
          <w:szCs w:val="24"/>
        </w:rPr>
        <w:t xml:space="preserve">, </w:t>
      </w:r>
      <w:proofErr w:type="spellStart"/>
      <w:r w:rsidRPr="00E86A92">
        <w:rPr>
          <w:rFonts w:ascii="Times New Roman" w:eastAsia="Calibri" w:hAnsi="Times New Roman" w:cs="Times New Roman"/>
          <w:i/>
          <w:sz w:val="24"/>
          <w:szCs w:val="24"/>
        </w:rPr>
        <w:t>L</w:t>
      </w:r>
      <w:r w:rsidR="0019728A" w:rsidRPr="00E86A92">
        <w:rPr>
          <w:rFonts w:ascii="Times New Roman" w:eastAsia="Calibri" w:hAnsi="Times New Roman" w:cs="Times New Roman"/>
          <w:i/>
          <w:sz w:val="24"/>
          <w:szCs w:val="24"/>
        </w:rPr>
        <w:t>uzula</w:t>
      </w:r>
      <w:proofErr w:type="spellEnd"/>
      <w:r w:rsidR="0019728A" w:rsidRPr="00E86A92">
        <w:rPr>
          <w:rFonts w:ascii="Times New Roman" w:eastAsia="Calibri" w:hAnsi="Times New Roman" w:cs="Times New Roman"/>
          <w:i/>
          <w:sz w:val="24"/>
          <w:szCs w:val="24"/>
        </w:rPr>
        <w:t xml:space="preserve"> </w:t>
      </w:r>
      <w:proofErr w:type="spellStart"/>
      <w:r w:rsidR="0019728A" w:rsidRPr="00E86A92">
        <w:rPr>
          <w:rFonts w:ascii="Times New Roman" w:eastAsia="Calibri" w:hAnsi="Times New Roman" w:cs="Times New Roman"/>
          <w:i/>
          <w:sz w:val="24"/>
          <w:szCs w:val="24"/>
        </w:rPr>
        <w:t>arctic</w:t>
      </w:r>
      <w:r w:rsidRPr="00E86A92">
        <w:rPr>
          <w:rFonts w:ascii="Times New Roman" w:eastAsia="Calibri" w:hAnsi="Times New Roman" w:cs="Times New Roman"/>
          <w:i/>
          <w:sz w:val="24"/>
          <w:szCs w:val="24"/>
        </w:rPr>
        <w:t>a</w:t>
      </w:r>
      <w:proofErr w:type="spellEnd"/>
      <w:r w:rsidR="0019728A" w:rsidRPr="00E86A92">
        <w:rPr>
          <w:rFonts w:ascii="Times New Roman" w:eastAsia="Calibri" w:hAnsi="Times New Roman" w:cs="Times New Roman"/>
          <w:i/>
          <w:sz w:val="24"/>
          <w:szCs w:val="24"/>
        </w:rPr>
        <w:t>/</w:t>
      </w:r>
      <w:proofErr w:type="spellStart"/>
      <w:r w:rsidR="0019728A" w:rsidRPr="00E86A92">
        <w:rPr>
          <w:rFonts w:ascii="Times New Roman" w:eastAsia="Calibri" w:hAnsi="Times New Roman" w:cs="Times New Roman"/>
          <w:i/>
          <w:sz w:val="24"/>
          <w:szCs w:val="24"/>
        </w:rPr>
        <w:t>confusa</w:t>
      </w:r>
      <w:proofErr w:type="spellEnd"/>
      <w:r w:rsidRPr="00E86A92">
        <w:rPr>
          <w:rFonts w:ascii="Times New Roman" w:eastAsia="Calibri" w:hAnsi="Times New Roman" w:cs="Times New Roman"/>
          <w:i/>
          <w:sz w:val="24"/>
          <w:szCs w:val="24"/>
        </w:rPr>
        <w:t xml:space="preserve">. </w:t>
      </w:r>
      <w:r w:rsidRPr="00E86A92">
        <w:rPr>
          <w:rFonts w:ascii="Times New Roman" w:eastAsia="Calibri" w:hAnsi="Times New Roman" w:cs="Times New Roman"/>
          <w:sz w:val="24"/>
          <w:szCs w:val="24"/>
        </w:rPr>
        <w:t xml:space="preserve">Photo credits Nicola </w:t>
      </w:r>
      <w:proofErr w:type="spellStart"/>
      <w:r w:rsidRPr="00E86A92">
        <w:rPr>
          <w:rFonts w:ascii="Times New Roman" w:eastAsia="Calibri" w:hAnsi="Times New Roman" w:cs="Times New Roman"/>
          <w:sz w:val="24"/>
          <w:szCs w:val="24"/>
        </w:rPr>
        <w:t>Rammell</w:t>
      </w:r>
      <w:proofErr w:type="spell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Katriina</w:t>
      </w:r>
      <w:proofErr w:type="spellEnd"/>
      <w:r w:rsidRPr="00E86A92">
        <w:rPr>
          <w:rFonts w:ascii="Times New Roman" w:eastAsia="Calibri" w:hAnsi="Times New Roman" w:cs="Times New Roman"/>
          <w:sz w:val="24"/>
          <w:szCs w:val="24"/>
        </w:rPr>
        <w:t xml:space="preserve"> O’Kane, Anne Bjorkman, and </w:t>
      </w:r>
      <w:proofErr w:type="spellStart"/>
      <w:r w:rsidRPr="00E86A92">
        <w:rPr>
          <w:rFonts w:ascii="Times New Roman" w:eastAsia="Calibri" w:hAnsi="Times New Roman" w:cs="Times New Roman"/>
          <w:sz w:val="24"/>
          <w:szCs w:val="24"/>
        </w:rPr>
        <w:t>Erlend</w:t>
      </w:r>
      <w:proofErr w:type="spellEnd"/>
      <w:r w:rsidRPr="00E86A92">
        <w:rPr>
          <w:rFonts w:ascii="Times New Roman" w:eastAsia="Calibri" w:hAnsi="Times New Roman" w:cs="Times New Roman"/>
          <w:sz w:val="24"/>
          <w:szCs w:val="24"/>
        </w:rPr>
        <w:t xml:space="preserve"> </w:t>
      </w:r>
      <w:proofErr w:type="spellStart"/>
      <w:r w:rsidRPr="00E86A92">
        <w:rPr>
          <w:rFonts w:ascii="Times New Roman" w:eastAsia="Calibri" w:hAnsi="Times New Roman" w:cs="Times New Roman"/>
          <w:sz w:val="24"/>
          <w:szCs w:val="24"/>
        </w:rPr>
        <w:t>Bjoertvedt</w:t>
      </w:r>
      <w:proofErr w:type="spellEnd"/>
      <w:r w:rsidRPr="00E86A92">
        <w:rPr>
          <w:rFonts w:ascii="Times New Roman" w:eastAsia="Calibri" w:hAnsi="Times New Roman" w:cs="Times New Roman"/>
          <w:sz w:val="24"/>
          <w:szCs w:val="24"/>
        </w:rPr>
        <w:t xml:space="preserve"> (Creative commons Attribution Share Alike 3.0 (</w:t>
      </w:r>
      <w:proofErr w:type="spellStart"/>
      <w:r w:rsidRPr="00E86A92">
        <w:rPr>
          <w:rFonts w:ascii="Times New Roman" w:eastAsia="Calibri" w:hAnsi="Times New Roman" w:cs="Times New Roman"/>
          <w:sz w:val="24"/>
          <w:szCs w:val="24"/>
        </w:rPr>
        <w:t>Luzula</w:t>
      </w:r>
      <w:proofErr w:type="spellEnd"/>
      <w:r w:rsidRPr="00E86A92">
        <w:rPr>
          <w:rFonts w:ascii="Times New Roman" w:eastAsia="Calibri" w:hAnsi="Times New Roman" w:cs="Times New Roman"/>
          <w:sz w:val="24"/>
          <w:szCs w:val="24"/>
        </w:rPr>
        <w:t>)).</w:t>
      </w:r>
      <w:r w:rsidR="0019728A" w:rsidRPr="00E86A92">
        <w:rPr>
          <w:rFonts w:ascii="Times New Roman" w:eastAsia="Calibri" w:hAnsi="Times New Roman" w:cs="Times New Roman"/>
          <w:sz w:val="24"/>
          <w:szCs w:val="24"/>
        </w:rPr>
        <w:t xml:space="preserve"> </w:t>
      </w:r>
      <w:r w:rsidR="0019728A" w:rsidRPr="00E86A92">
        <w:rPr>
          <w:rFonts w:ascii="Times New Roman" w:eastAsia="Calibri" w:hAnsi="Times New Roman" w:cs="Times New Roman"/>
          <w:sz w:val="24"/>
          <w:szCs w:val="24"/>
        </w:rPr>
        <w:lastRenderedPageBreak/>
        <w:t>Please note species with dual names (/) had two indistinguishable (and sometimes hybrid) congeneric species within the same plots and their data were lumped.</w:t>
      </w:r>
      <w:r w:rsidRPr="00E86A92">
        <w:rPr>
          <w:rFonts w:ascii="Times New Roman" w:eastAsia="Calibri" w:hAnsi="Times New Roman" w:cs="Times New Roman"/>
          <w:sz w:val="24"/>
          <w:szCs w:val="24"/>
        </w:rPr>
        <w:t xml:space="preserve">  </w:t>
      </w:r>
      <w:commentRangeEnd w:id="0"/>
      <w:r w:rsidR="00D600AD" w:rsidRPr="00E86A92">
        <w:rPr>
          <w:rStyle w:val="CommentReference"/>
          <w:rFonts w:ascii="Times New Roman" w:hAnsi="Times New Roman" w:cs="Times New Roman"/>
          <w:sz w:val="24"/>
          <w:szCs w:val="24"/>
        </w:rPr>
        <w:commentReference w:id="0"/>
      </w:r>
    </w:p>
    <w:p w14:paraId="1B204157" w14:textId="77777777" w:rsidR="00C96047" w:rsidRPr="00E86A92" w:rsidRDefault="001508B9" w:rsidP="00A0344C">
      <w:pPr>
        <w:widowControl w:val="0"/>
        <w:spacing w:line="480" w:lineRule="auto"/>
        <w:ind w:left="720"/>
        <w:rPr>
          <w:rFonts w:ascii="Times New Roman" w:eastAsia="Calibri" w:hAnsi="Times New Roman" w:cs="Times New Roman"/>
          <w:b/>
          <w:sz w:val="24"/>
          <w:szCs w:val="24"/>
        </w:rPr>
      </w:pPr>
      <w:r w:rsidRPr="00E86A92">
        <w:rPr>
          <w:rFonts w:ascii="Times New Roman" w:hAnsi="Times New Roman" w:cs="Times New Roman"/>
          <w:noProof/>
          <w:sz w:val="24"/>
          <w:szCs w:val="24"/>
          <w:lang w:val="en-US"/>
        </w:rPr>
        <w:drawing>
          <wp:anchor distT="0" distB="0" distL="0" distR="0" simplePos="0" relativeHeight="251658240" behindDoc="0" locked="0" layoutInCell="1" hidden="0" allowOverlap="1" wp14:anchorId="454D0F64" wp14:editId="38544D10">
            <wp:simplePos x="0" y="0"/>
            <wp:positionH relativeFrom="column">
              <wp:posOffset>-238124</wp:posOffset>
            </wp:positionH>
            <wp:positionV relativeFrom="paragraph">
              <wp:posOffset>0</wp:posOffset>
            </wp:positionV>
            <wp:extent cx="6324600" cy="2477064"/>
            <wp:effectExtent l="0" t="0" r="0" b="0"/>
            <wp:wrapSquare wrapText="bothSides" distT="0" distB="0" distL="0" distR="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l="4345" t="23076" r="6570" b="14737"/>
                    <a:stretch>
                      <a:fillRect/>
                    </a:stretch>
                  </pic:blipFill>
                  <pic:spPr>
                    <a:xfrm>
                      <a:off x="0" y="0"/>
                      <a:ext cx="6324600" cy="2477064"/>
                    </a:xfrm>
                    <a:prstGeom prst="rect">
                      <a:avLst/>
                    </a:prstGeom>
                    <a:ln/>
                  </pic:spPr>
                </pic:pic>
              </a:graphicData>
            </a:graphic>
          </wp:anchor>
        </w:drawing>
      </w:r>
    </w:p>
    <w:p w14:paraId="3F776F36" w14:textId="7D6904B7" w:rsidR="00C96047" w:rsidRPr="00E86A92" w:rsidRDefault="001508B9"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Fig 2</w:t>
      </w:r>
      <w:r w:rsidRPr="00E86A92">
        <w:rPr>
          <w:rFonts w:ascii="Times New Roman" w:eastAsia="Calibri" w:hAnsi="Times New Roman" w:cs="Times New Roman"/>
          <w:sz w:val="24"/>
          <w:szCs w:val="24"/>
        </w:rPr>
        <w:t xml:space="preserve">. Structural equation meta-model with proposed relationships and specific parameters measured for each node of the model. Growing season=June-August and y=current year, y-1=previous year for the Daring Lake dataset. For the Alexandra Fiord dataset, we used the experimental warming effect (OTC vs CTL) as the climate parameter. Arrows indicating direct effects of climate are black and the arrow indicating indirect effects of climate via phenology shifts are red. </w:t>
      </w:r>
      <w:r w:rsidR="001A6B13" w:rsidRPr="00E86A92">
        <w:rPr>
          <w:rFonts w:ascii="Times New Roman" w:eastAsia="Calibri" w:hAnsi="Times New Roman" w:cs="Times New Roman"/>
          <w:sz w:val="24"/>
          <w:szCs w:val="24"/>
        </w:rPr>
        <w:t xml:space="preserve">Black arrows </w:t>
      </w:r>
      <w:proofErr w:type="gramStart"/>
      <w:r w:rsidR="001A6B13" w:rsidRPr="00E86A92">
        <w:rPr>
          <w:rFonts w:ascii="Times New Roman" w:eastAsia="Calibri" w:hAnsi="Times New Roman" w:cs="Times New Roman"/>
          <w:sz w:val="24"/>
          <w:szCs w:val="24"/>
        </w:rPr>
        <w:t>were estimated</w:t>
      </w:r>
      <w:proofErr w:type="gramEnd"/>
      <w:r w:rsidR="001A6B13" w:rsidRPr="00E86A92">
        <w:rPr>
          <w:rFonts w:ascii="Times New Roman" w:eastAsia="Calibri" w:hAnsi="Times New Roman" w:cs="Times New Roman"/>
          <w:sz w:val="24"/>
          <w:szCs w:val="24"/>
        </w:rPr>
        <w:t xml:space="preserve"> with linear relationships and the red arrow was estimated with both linear and quadratic relationships. </w:t>
      </w:r>
    </w:p>
    <w:p w14:paraId="63F244D4" w14:textId="705985C9" w:rsidR="00C96047" w:rsidRPr="00E86A92" w:rsidRDefault="00C96047" w:rsidP="00A0344C">
      <w:pPr>
        <w:spacing w:line="480" w:lineRule="auto"/>
        <w:jc w:val="both"/>
        <w:rPr>
          <w:rFonts w:ascii="Times New Roman" w:eastAsia="Calibri" w:hAnsi="Times New Roman" w:cs="Times New Roman"/>
          <w:sz w:val="24"/>
          <w:szCs w:val="24"/>
        </w:rPr>
      </w:pPr>
    </w:p>
    <w:p w14:paraId="356E6DFA" w14:textId="687DD055" w:rsidR="006478AE" w:rsidRPr="00E86A92" w:rsidRDefault="006478AE" w:rsidP="00A0344C">
      <w:pPr>
        <w:spacing w:line="480" w:lineRule="auto"/>
        <w:jc w:val="both"/>
        <w:rPr>
          <w:rFonts w:ascii="Times New Roman" w:eastAsia="Calibri" w:hAnsi="Times New Roman" w:cs="Times New Roman"/>
          <w:sz w:val="24"/>
          <w:szCs w:val="24"/>
        </w:rPr>
      </w:pPr>
    </w:p>
    <w:p w14:paraId="3DAE35C7" w14:textId="5F51F885" w:rsidR="006478AE" w:rsidRPr="00E86A92" w:rsidRDefault="006478AE" w:rsidP="00A0344C">
      <w:pPr>
        <w:spacing w:line="480" w:lineRule="auto"/>
        <w:jc w:val="both"/>
        <w:rPr>
          <w:rFonts w:ascii="Times New Roman" w:eastAsia="Calibri" w:hAnsi="Times New Roman" w:cs="Times New Roman"/>
          <w:sz w:val="24"/>
          <w:szCs w:val="24"/>
        </w:rPr>
      </w:pPr>
    </w:p>
    <w:p w14:paraId="66B7EF5D" w14:textId="3966B5F3" w:rsidR="006478AE" w:rsidRPr="00E86A92" w:rsidRDefault="006478AE" w:rsidP="00A0344C">
      <w:pPr>
        <w:spacing w:line="480" w:lineRule="auto"/>
        <w:jc w:val="both"/>
        <w:rPr>
          <w:rFonts w:ascii="Times New Roman" w:eastAsia="Calibri" w:hAnsi="Times New Roman" w:cs="Times New Roman"/>
          <w:sz w:val="24"/>
          <w:szCs w:val="24"/>
        </w:rPr>
      </w:pPr>
    </w:p>
    <w:p w14:paraId="345F0C16" w14:textId="3D5F758B" w:rsidR="006478AE" w:rsidRPr="00E86A92" w:rsidRDefault="006478AE" w:rsidP="00A0344C">
      <w:pPr>
        <w:spacing w:line="480" w:lineRule="auto"/>
        <w:jc w:val="both"/>
        <w:rPr>
          <w:rFonts w:ascii="Times New Roman" w:eastAsia="Calibri" w:hAnsi="Times New Roman" w:cs="Times New Roman"/>
          <w:sz w:val="24"/>
          <w:szCs w:val="24"/>
        </w:rPr>
      </w:pPr>
    </w:p>
    <w:p w14:paraId="122D2F43" w14:textId="6A7AE80B" w:rsidR="006478AE" w:rsidRPr="00E86A92" w:rsidRDefault="006478AE" w:rsidP="00A0344C">
      <w:pPr>
        <w:spacing w:line="480" w:lineRule="auto"/>
        <w:jc w:val="both"/>
        <w:rPr>
          <w:rFonts w:ascii="Times New Roman" w:eastAsia="Calibri" w:hAnsi="Times New Roman" w:cs="Times New Roman"/>
          <w:sz w:val="24"/>
          <w:szCs w:val="24"/>
        </w:rPr>
      </w:pPr>
    </w:p>
    <w:p w14:paraId="0824CB83" w14:textId="728886BF" w:rsidR="006478AE" w:rsidRPr="00E86A92" w:rsidRDefault="00FE13EE"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noProof/>
          <w:sz w:val="24"/>
          <w:szCs w:val="24"/>
          <w:lang w:val="en-US"/>
        </w:rPr>
        <w:lastRenderedPageBreak/>
        <mc:AlternateContent>
          <mc:Choice Requires="wps">
            <w:drawing>
              <wp:anchor distT="45720" distB="45720" distL="114300" distR="114300" simplePos="0" relativeHeight="251665408" behindDoc="0" locked="0" layoutInCell="1" allowOverlap="1" wp14:anchorId="53D69724" wp14:editId="7AA64F89">
                <wp:simplePos x="0" y="0"/>
                <wp:positionH relativeFrom="column">
                  <wp:posOffset>1703994</wp:posOffset>
                </wp:positionH>
                <wp:positionV relativeFrom="paragraph">
                  <wp:posOffset>67368</wp:posOffset>
                </wp:positionV>
                <wp:extent cx="1129030" cy="1404620"/>
                <wp:effectExtent l="0" t="0" r="139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1404620"/>
                        </a:xfrm>
                        <a:prstGeom prst="rect">
                          <a:avLst/>
                        </a:prstGeom>
                        <a:noFill/>
                        <a:ln w="9525">
                          <a:solidFill>
                            <a:schemeClr val="bg1"/>
                          </a:solidFill>
                          <a:miter lim="800000"/>
                          <a:headEnd/>
                          <a:tailEnd/>
                        </a:ln>
                      </wps:spPr>
                      <wps:txbx>
                        <w:txbxContent>
                          <w:p w14:paraId="4B63AB75" w14:textId="59E3505C" w:rsidR="00A16A78" w:rsidRPr="00184DEE" w:rsidRDefault="00A16A78">
                            <w:pPr>
                              <w:rPr>
                                <w:sz w:val="18"/>
                              </w:rPr>
                            </w:pPr>
                            <w:r w:rsidRPr="00184DEE">
                              <w:rPr>
                                <w:sz w:val="18"/>
                              </w:rPr>
                              <w:t>y= 0.116x – 0.022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D69724" id="_x0000_t202" coordsize="21600,21600" o:spt="202" path="m,l,21600r21600,l21600,xe">
                <v:stroke joinstyle="miter"/>
                <v:path gradientshapeok="t" o:connecttype="rect"/>
              </v:shapetype>
              <v:shape id="Text Box 2" o:spid="_x0000_s1026" type="#_x0000_t202" style="position:absolute;left:0;text-align:left;margin-left:134.15pt;margin-top:5.3pt;width:88.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" filled="f" strokecolor="white [3212]">
                <v:textbox style="mso-fit-shape-to-text:t">
                  <w:txbxContent>
                    <w:p w14:paraId="4B63AB75" w14:textId="59E3505C" w:rsidR="00A16A78" w:rsidRPr="00184DEE" w:rsidRDefault="00A16A78">
                      <w:pPr>
                        <w:rPr>
                          <w:sz w:val="18"/>
                        </w:rPr>
                      </w:pPr>
                      <w:r w:rsidRPr="00184DEE">
                        <w:rPr>
                          <w:sz w:val="18"/>
                        </w:rPr>
                        <w:t>y= 0.116x – 0.022</w:t>
                      </w:r>
                    </w:p>
                  </w:txbxContent>
                </v:textbox>
                <w10:wrap type="square"/>
              </v:shape>
            </w:pict>
          </mc:Fallback>
        </mc:AlternateContent>
      </w:r>
      <w:r w:rsidRPr="00E86A92">
        <w:rPr>
          <w:rFonts w:ascii="Times New Roman" w:eastAsia="Calibri" w:hAnsi="Times New Roman" w:cs="Times New Roman"/>
          <w:noProof/>
          <w:sz w:val="24"/>
          <w:szCs w:val="24"/>
          <w:lang w:val="en-US"/>
        </w:rPr>
        <w:drawing>
          <wp:anchor distT="0" distB="0" distL="114300" distR="114300" simplePos="0" relativeHeight="251663360" behindDoc="1" locked="0" layoutInCell="1" allowOverlap="1" wp14:anchorId="53568A22" wp14:editId="09CDA989">
            <wp:simplePos x="0" y="0"/>
            <wp:positionH relativeFrom="column">
              <wp:posOffset>-125672</wp:posOffset>
            </wp:positionH>
            <wp:positionV relativeFrom="paragraph">
              <wp:posOffset>0</wp:posOffset>
            </wp:positionV>
            <wp:extent cx="5943600" cy="2971800"/>
            <wp:effectExtent l="0" t="0" r="0" b="0"/>
            <wp:wrapTight wrapText="bothSides">
              <wp:wrapPolygon edited="0">
                <wp:start x="0" y="0"/>
                <wp:lineTo x="0" y="21462"/>
                <wp:lineTo x="21531" y="21462"/>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2F41BF31" w14:textId="07E527D1" w:rsidR="00C96047" w:rsidRPr="00E86A92" w:rsidRDefault="00FE13EE" w:rsidP="00A0344C">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F</w:t>
      </w:r>
      <w:r w:rsidR="001508B9" w:rsidRPr="00E86A92">
        <w:rPr>
          <w:rFonts w:ascii="Times New Roman" w:eastAsia="Calibri" w:hAnsi="Times New Roman" w:cs="Times New Roman"/>
          <w:b/>
          <w:sz w:val="24"/>
          <w:szCs w:val="24"/>
        </w:rPr>
        <w:t>ig 3</w:t>
      </w:r>
      <w:r w:rsidR="001508B9" w:rsidRPr="00E86A92">
        <w:rPr>
          <w:rFonts w:ascii="Times New Roman" w:eastAsia="Calibri" w:hAnsi="Times New Roman" w:cs="Times New Roman"/>
          <w:sz w:val="24"/>
          <w:szCs w:val="24"/>
        </w:rPr>
        <w:t xml:space="preserve">. Baseline climate (temperature) data at Daring Lake (a) and Alexandra Fiord (b) over the respective study periods. a) Average growing season (June-Aug) air temperature at the site level (all plots, species) from 2001–2022 and b) </w:t>
      </w:r>
      <w:r w:rsidR="00F9116C" w:rsidRPr="00E86A92">
        <w:rPr>
          <w:rFonts w:ascii="Times New Roman" w:eastAsia="Calibri" w:hAnsi="Times New Roman" w:cs="Times New Roman"/>
          <w:sz w:val="24"/>
          <w:szCs w:val="24"/>
        </w:rPr>
        <w:t>Average</w:t>
      </w:r>
      <w:r w:rsidR="001508B9" w:rsidRPr="00E86A92">
        <w:rPr>
          <w:rFonts w:ascii="Times New Roman" w:eastAsia="Calibri" w:hAnsi="Times New Roman" w:cs="Times New Roman"/>
          <w:sz w:val="24"/>
          <w:szCs w:val="24"/>
        </w:rPr>
        <w:t xml:space="preserve"> air temperature differences</w:t>
      </w:r>
      <w:r w:rsidR="00F06DFE" w:rsidRPr="00E86A92">
        <w:rPr>
          <w:rFonts w:ascii="Times New Roman" w:eastAsia="Calibri" w:hAnsi="Times New Roman" w:cs="Times New Roman"/>
          <w:sz w:val="24"/>
          <w:szCs w:val="24"/>
        </w:rPr>
        <w:t xml:space="preserve"> (i.e. Δ)</w:t>
      </w:r>
      <w:r w:rsidR="001508B9" w:rsidRPr="00E86A92">
        <w:rPr>
          <w:rFonts w:ascii="Times New Roman" w:eastAsia="Calibri" w:hAnsi="Times New Roman" w:cs="Times New Roman"/>
          <w:sz w:val="24"/>
          <w:szCs w:val="24"/>
        </w:rPr>
        <w:t xml:space="preserve"> between warming (OTC) and control plots</w:t>
      </w:r>
      <w:r w:rsidR="00F9116C" w:rsidRPr="00E86A92">
        <w:rPr>
          <w:rFonts w:ascii="Times New Roman" w:eastAsia="Calibri" w:hAnsi="Times New Roman" w:cs="Times New Roman"/>
          <w:sz w:val="24"/>
          <w:szCs w:val="24"/>
        </w:rPr>
        <w:t xml:space="preserve"> by calendar</w:t>
      </w:r>
      <w:r w:rsidR="00F06DFE" w:rsidRPr="00E86A92">
        <w:rPr>
          <w:rFonts w:ascii="Times New Roman" w:eastAsia="Calibri" w:hAnsi="Times New Roman" w:cs="Times New Roman"/>
          <w:sz w:val="24"/>
          <w:szCs w:val="24"/>
        </w:rPr>
        <w:t xml:space="preserve"> </w:t>
      </w:r>
      <w:r w:rsidR="00F9116C" w:rsidRPr="00E86A92">
        <w:rPr>
          <w:rFonts w:ascii="Times New Roman" w:eastAsia="Calibri" w:hAnsi="Times New Roman" w:cs="Times New Roman"/>
          <w:sz w:val="24"/>
          <w:szCs w:val="24"/>
        </w:rPr>
        <w:t>date (DOY)</w:t>
      </w:r>
      <w:r w:rsidR="001508B9" w:rsidRPr="00E86A92">
        <w:rPr>
          <w:rFonts w:ascii="Times New Roman" w:eastAsia="Calibri" w:hAnsi="Times New Roman" w:cs="Times New Roman"/>
          <w:sz w:val="24"/>
          <w:szCs w:val="24"/>
        </w:rPr>
        <w:t xml:space="preserve"> across 2 growing seasons (2001, 2002). </w:t>
      </w:r>
      <w:r w:rsidR="00F06DFE" w:rsidRPr="00E86A92">
        <w:rPr>
          <w:rFonts w:ascii="Times New Roman" w:eastAsia="Calibri" w:hAnsi="Times New Roman" w:cs="Times New Roman"/>
          <w:sz w:val="24"/>
          <w:szCs w:val="24"/>
        </w:rPr>
        <w:t xml:space="preserve">Dotted black line indicates no difference in </w:t>
      </w:r>
      <w:r w:rsidR="00D968D3" w:rsidRPr="00E86A92">
        <w:rPr>
          <w:rFonts w:ascii="Times New Roman" w:eastAsia="Calibri" w:hAnsi="Times New Roman" w:cs="Times New Roman"/>
          <w:sz w:val="24"/>
          <w:szCs w:val="24"/>
        </w:rPr>
        <w:t>temperature</w:t>
      </w:r>
      <w:r w:rsidR="00F06DFE" w:rsidRPr="00E86A92">
        <w:rPr>
          <w:rFonts w:ascii="Times New Roman" w:eastAsia="Calibri" w:hAnsi="Times New Roman" w:cs="Times New Roman"/>
          <w:sz w:val="24"/>
          <w:szCs w:val="24"/>
        </w:rPr>
        <w:t xml:space="preserve"> between warming and control plots (i.e. 0), and dotted red line indicates the average difference in </w:t>
      </w:r>
      <w:r w:rsidR="00D968D3" w:rsidRPr="00E86A92">
        <w:rPr>
          <w:rFonts w:ascii="Times New Roman" w:eastAsia="Calibri" w:hAnsi="Times New Roman" w:cs="Times New Roman"/>
          <w:sz w:val="24"/>
          <w:szCs w:val="24"/>
        </w:rPr>
        <w:t>temperature</w:t>
      </w:r>
      <w:r w:rsidR="00F06DFE" w:rsidRPr="00E86A92">
        <w:rPr>
          <w:rFonts w:ascii="Times New Roman" w:eastAsia="Calibri" w:hAnsi="Times New Roman" w:cs="Times New Roman"/>
          <w:sz w:val="24"/>
          <w:szCs w:val="24"/>
        </w:rPr>
        <w:t xml:space="preserve"> between warming and control plots </w:t>
      </w:r>
      <w:r w:rsidR="00D968D3" w:rsidRPr="00E86A92">
        <w:rPr>
          <w:rFonts w:ascii="Times New Roman" w:eastAsia="Calibri" w:hAnsi="Times New Roman" w:cs="Times New Roman"/>
          <w:sz w:val="24"/>
          <w:szCs w:val="24"/>
        </w:rPr>
        <w:t>across the growing seasons (~1.1°C). Best-fit lines (solid blue plus error) are plotted on raw data with the function ‘</w:t>
      </w:r>
      <w:proofErr w:type="spellStart"/>
      <w:r w:rsidR="00D968D3" w:rsidRPr="00E86A92">
        <w:rPr>
          <w:rFonts w:ascii="Times New Roman" w:eastAsia="Calibri" w:hAnsi="Times New Roman" w:cs="Times New Roman"/>
          <w:sz w:val="24"/>
          <w:szCs w:val="24"/>
        </w:rPr>
        <w:t>geom_smooth</w:t>
      </w:r>
      <w:proofErr w:type="spellEnd"/>
      <w:r w:rsidR="00D968D3" w:rsidRPr="00E86A92">
        <w:rPr>
          <w:rFonts w:ascii="Times New Roman" w:eastAsia="Calibri" w:hAnsi="Times New Roman" w:cs="Times New Roman"/>
          <w:sz w:val="24"/>
          <w:szCs w:val="24"/>
        </w:rPr>
        <w:t xml:space="preserve">’ (method= a) lm, b) loess) in the R package ggplot2 (Wickham 2009). </w:t>
      </w:r>
      <w:r w:rsidR="006478AE" w:rsidRPr="00E86A92">
        <w:rPr>
          <w:rFonts w:ascii="Times New Roman" w:eastAsia="Calibri" w:hAnsi="Times New Roman" w:cs="Times New Roman"/>
          <w:sz w:val="24"/>
          <w:szCs w:val="24"/>
        </w:rPr>
        <w:t xml:space="preserve">Ambient air temperature for Alexandra Fiord across </w:t>
      </w:r>
      <w:r w:rsidR="00F06DFE" w:rsidRPr="00E86A92">
        <w:rPr>
          <w:rFonts w:ascii="Times New Roman" w:eastAsia="Calibri" w:hAnsi="Times New Roman" w:cs="Times New Roman"/>
          <w:sz w:val="24"/>
          <w:szCs w:val="24"/>
        </w:rPr>
        <w:t>all years of the time series</w:t>
      </w:r>
      <w:r w:rsidR="006478AE" w:rsidRPr="00E86A92">
        <w:rPr>
          <w:rFonts w:ascii="Times New Roman" w:eastAsia="Calibri" w:hAnsi="Times New Roman" w:cs="Times New Roman"/>
          <w:sz w:val="24"/>
          <w:szCs w:val="24"/>
        </w:rPr>
        <w:t xml:space="preserve"> shown in Fig S1</w:t>
      </w:r>
      <w:r w:rsidR="00184DEE" w:rsidRPr="00E86A92">
        <w:rPr>
          <w:rFonts w:ascii="Times New Roman" w:eastAsia="Calibri" w:hAnsi="Times New Roman" w:cs="Times New Roman"/>
          <w:sz w:val="24"/>
          <w:szCs w:val="24"/>
        </w:rPr>
        <w:t>b</w:t>
      </w:r>
      <w:r w:rsidR="006478AE" w:rsidRPr="00E86A92">
        <w:rPr>
          <w:rFonts w:ascii="Times New Roman" w:eastAsia="Calibri" w:hAnsi="Times New Roman" w:cs="Times New Roman"/>
          <w:sz w:val="24"/>
          <w:szCs w:val="24"/>
        </w:rPr>
        <w:t xml:space="preserve">. </w:t>
      </w:r>
    </w:p>
    <w:p w14:paraId="08508AE7" w14:textId="6AF9267E"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3AEA6BD8" w14:textId="77777777" w:rsidR="00C5417A" w:rsidRPr="00E86A92" w:rsidRDefault="00C5417A" w:rsidP="00A0344C">
      <w:pPr>
        <w:widowControl w:val="0"/>
        <w:spacing w:line="480" w:lineRule="auto"/>
        <w:jc w:val="both"/>
        <w:rPr>
          <w:rFonts w:ascii="Times New Roman" w:eastAsia="Calibri" w:hAnsi="Times New Roman" w:cs="Times New Roman"/>
          <w:b/>
          <w:sz w:val="24"/>
          <w:szCs w:val="24"/>
        </w:rPr>
      </w:pPr>
    </w:p>
    <w:p w14:paraId="449C2502" w14:textId="7838DD30" w:rsidR="00C5417A" w:rsidRPr="00E86A92" w:rsidRDefault="00C5417A" w:rsidP="00A0344C">
      <w:pPr>
        <w:widowControl w:val="0"/>
        <w:spacing w:line="480" w:lineRule="auto"/>
        <w:jc w:val="both"/>
        <w:rPr>
          <w:rFonts w:ascii="Times New Roman" w:eastAsia="Calibri" w:hAnsi="Times New Roman" w:cs="Times New Roman"/>
          <w:b/>
          <w:sz w:val="24"/>
          <w:szCs w:val="24"/>
        </w:rPr>
      </w:pPr>
    </w:p>
    <w:p w14:paraId="282C6F57" w14:textId="77777777" w:rsidR="00AC7230" w:rsidRPr="00E86A92" w:rsidRDefault="00AC7230" w:rsidP="00A0344C">
      <w:pPr>
        <w:widowControl w:val="0"/>
        <w:spacing w:line="480" w:lineRule="auto"/>
        <w:jc w:val="both"/>
        <w:rPr>
          <w:rFonts w:ascii="Times New Roman" w:eastAsia="Calibri" w:hAnsi="Times New Roman" w:cs="Times New Roman"/>
          <w:b/>
          <w:sz w:val="24"/>
          <w:szCs w:val="24"/>
        </w:rPr>
      </w:pPr>
    </w:p>
    <w:p w14:paraId="2DC671AD" w14:textId="0D4110D1" w:rsidR="00AC7230" w:rsidRPr="00E86A92" w:rsidRDefault="00EA0B54" w:rsidP="00A0344C">
      <w:pPr>
        <w:widowControl w:val="0"/>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lang w:val="en-US"/>
        </w:rPr>
        <w:lastRenderedPageBreak/>
        <w:drawing>
          <wp:inline distT="0" distB="0" distL="0" distR="0" wp14:anchorId="142ED3C2" wp14:editId="1CE61532">
            <wp:extent cx="6804780" cy="38276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jpg"/>
                    <pic:cNvPicPr/>
                  </pic:nvPicPr>
                  <pic:blipFill>
                    <a:blip r:embed="rId13">
                      <a:extLst>
                        <a:ext uri="{28A0092B-C50C-407E-A947-70E740481C1C}">
                          <a14:useLocalDpi xmlns:a14="http://schemas.microsoft.com/office/drawing/2010/main" val="0"/>
                        </a:ext>
                      </a:extLst>
                    </a:blip>
                    <a:stretch>
                      <a:fillRect/>
                    </a:stretch>
                  </pic:blipFill>
                  <pic:spPr>
                    <a:xfrm>
                      <a:off x="0" y="0"/>
                      <a:ext cx="6807815" cy="3829396"/>
                    </a:xfrm>
                    <a:prstGeom prst="rect">
                      <a:avLst/>
                    </a:prstGeom>
                  </pic:spPr>
                </pic:pic>
              </a:graphicData>
            </a:graphic>
          </wp:inline>
        </w:drawing>
      </w:r>
    </w:p>
    <w:p w14:paraId="14ED7A11" w14:textId="66F8F6D4" w:rsidR="00C96047" w:rsidRPr="00E86A92" w:rsidRDefault="001508B9" w:rsidP="00A0344C">
      <w:pPr>
        <w:widowControl w:val="0"/>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 xml:space="preserve">Fig 4. </w:t>
      </w:r>
      <w:r w:rsidRPr="00E86A92">
        <w:rPr>
          <w:rFonts w:ascii="Times New Roman" w:eastAsia="Calibri" w:hAnsi="Times New Roman" w:cs="Times New Roman"/>
          <w:sz w:val="24"/>
          <w:szCs w:val="24"/>
        </w:rPr>
        <w:t>Results of Hierarchical Bayesian multivariate models (i.e. Bayesian SEMs) corresponding to Figure 2 for each site and reproductive fitness metric a, b) flower number, c, d) fruit number. Climate parameters included in each model are indicated on arrows (Temp</w:t>
      </w:r>
      <w:r w:rsidR="00FD174B" w:rsidRPr="00FD174B">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average growing season temp</w:t>
      </w:r>
      <w:r w:rsidR="00A05A1A" w:rsidRPr="00E86A92">
        <w:rPr>
          <w:rFonts w:ascii="Times New Roman" w:eastAsia="Calibri" w:hAnsi="Times New Roman" w:cs="Times New Roman"/>
          <w:sz w:val="24"/>
          <w:szCs w:val="24"/>
        </w:rPr>
        <w:t>erature</w:t>
      </w:r>
      <w:r w:rsidRPr="00E86A92">
        <w:rPr>
          <w:rFonts w:ascii="Times New Roman" w:eastAsia="Calibri" w:hAnsi="Times New Roman" w:cs="Times New Roman"/>
          <w:sz w:val="24"/>
          <w:szCs w:val="24"/>
        </w:rPr>
        <w:t xml:space="preserve"> in the current year, Temp</w:t>
      </w:r>
      <w:r w:rsidRPr="00FD174B">
        <w:rPr>
          <w:rFonts w:ascii="Times New Roman" w:eastAsia="Calibri" w:hAnsi="Times New Roman" w:cs="Times New Roman"/>
          <w:sz w:val="24"/>
          <w:szCs w:val="24"/>
          <w:vertAlign w:val="subscript"/>
        </w:rPr>
        <w:t xml:space="preserve">t-1 </w:t>
      </w:r>
      <w:r w:rsidRPr="00E86A92">
        <w:rPr>
          <w:rFonts w:ascii="Times New Roman" w:eastAsia="Calibri" w:hAnsi="Times New Roman" w:cs="Times New Roman"/>
          <w:sz w:val="24"/>
          <w:szCs w:val="24"/>
        </w:rPr>
        <w:t>= average growing season temp</w:t>
      </w:r>
      <w:r w:rsidR="00A05A1A" w:rsidRPr="00E86A92">
        <w:rPr>
          <w:rFonts w:ascii="Times New Roman" w:eastAsia="Calibri" w:hAnsi="Times New Roman" w:cs="Times New Roman"/>
          <w:sz w:val="24"/>
          <w:szCs w:val="24"/>
        </w:rPr>
        <w:t>erature</w:t>
      </w:r>
      <w:r w:rsidRPr="00E86A92">
        <w:rPr>
          <w:rFonts w:ascii="Times New Roman" w:eastAsia="Calibri" w:hAnsi="Times New Roman" w:cs="Times New Roman"/>
          <w:sz w:val="24"/>
          <w:szCs w:val="24"/>
        </w:rPr>
        <w:t xml:space="preserve"> in the previous year and OTC = OTC </w:t>
      </w:r>
      <w:r w:rsidR="00A05A1A" w:rsidRPr="00E86A92">
        <w:rPr>
          <w:rFonts w:ascii="Times New Roman" w:eastAsia="Calibri" w:hAnsi="Times New Roman" w:cs="Times New Roman"/>
          <w:sz w:val="24"/>
          <w:szCs w:val="24"/>
        </w:rPr>
        <w:t xml:space="preserve">experimental </w:t>
      </w:r>
      <w:r w:rsidRPr="00E86A92">
        <w:rPr>
          <w:rFonts w:ascii="Times New Roman" w:eastAsia="Calibri" w:hAnsi="Times New Roman" w:cs="Times New Roman"/>
          <w:sz w:val="24"/>
          <w:szCs w:val="24"/>
        </w:rPr>
        <w:t>warming effect). Red/black lines indicate a negative/positive relationship</w:t>
      </w:r>
      <w:r w:rsidR="008F0C1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respectively</w:t>
      </w:r>
      <w:r w:rsidR="008F0C16"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and grey lines indicate no evidence of a relationship</w:t>
      </w:r>
      <w:r w:rsidR="00A05A1A" w:rsidRPr="00E86A92">
        <w:rPr>
          <w:rFonts w:ascii="Times New Roman" w:eastAsia="Calibri" w:hAnsi="Times New Roman" w:cs="Times New Roman"/>
          <w:sz w:val="24"/>
          <w:szCs w:val="24"/>
        </w:rPr>
        <w:t xml:space="preserve"> based on Bayesian Credible </w:t>
      </w:r>
      <w:r w:rsidR="008F0C16" w:rsidRPr="00E86A92">
        <w:rPr>
          <w:rFonts w:ascii="Times New Roman" w:eastAsia="Calibri" w:hAnsi="Times New Roman" w:cs="Times New Roman"/>
          <w:sz w:val="24"/>
          <w:szCs w:val="24"/>
        </w:rPr>
        <w:t>I</w:t>
      </w:r>
      <w:r w:rsidR="00A05A1A" w:rsidRPr="00E86A92">
        <w:rPr>
          <w:rFonts w:ascii="Times New Roman" w:eastAsia="Calibri" w:hAnsi="Times New Roman" w:cs="Times New Roman"/>
          <w:sz w:val="24"/>
          <w:szCs w:val="24"/>
        </w:rPr>
        <w:t>ntervals</w:t>
      </w:r>
      <w:r w:rsidRPr="00E86A92">
        <w:rPr>
          <w:rFonts w:ascii="Times New Roman" w:eastAsia="Calibri" w:hAnsi="Times New Roman" w:cs="Times New Roman"/>
          <w:sz w:val="24"/>
          <w:szCs w:val="24"/>
        </w:rPr>
        <w:t xml:space="preserve">. </w:t>
      </w:r>
      <w:r w:rsidR="00A05A1A" w:rsidRPr="00E86A92">
        <w:rPr>
          <w:rFonts w:ascii="Times New Roman" w:eastAsia="Calibri" w:hAnsi="Times New Roman" w:cs="Times New Roman"/>
          <w:sz w:val="24"/>
          <w:szCs w:val="24"/>
        </w:rPr>
        <w:t xml:space="preserve">Parameter estimates (zero centered) for model slopes are shown on each line, including both linear and quadratic slopes are shown for the flowering phenology – reproductive fitness models (red arrow, Fig 2). All parameter estimates plus error </w:t>
      </w:r>
      <w:proofErr w:type="gramStart"/>
      <w:r w:rsidR="00A05A1A" w:rsidRPr="00E86A92">
        <w:rPr>
          <w:rFonts w:ascii="Times New Roman" w:eastAsia="Calibri" w:hAnsi="Times New Roman" w:cs="Times New Roman"/>
          <w:sz w:val="24"/>
          <w:szCs w:val="24"/>
        </w:rPr>
        <w:t>are</w:t>
      </w:r>
      <w:proofErr w:type="gramEnd"/>
      <w:r w:rsidR="00A05A1A" w:rsidRPr="00E86A92">
        <w:rPr>
          <w:rFonts w:ascii="Times New Roman" w:eastAsia="Calibri" w:hAnsi="Times New Roman" w:cs="Times New Roman"/>
          <w:sz w:val="24"/>
          <w:szCs w:val="24"/>
        </w:rPr>
        <w:t xml:space="preserve"> reported in Table 2. </w:t>
      </w:r>
    </w:p>
    <w:p w14:paraId="75708FDA" w14:textId="77777777"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6087ECC9" w14:textId="4A110A0E" w:rsidR="00C96047" w:rsidRPr="00E86A92" w:rsidRDefault="004656DD" w:rsidP="00A0344C">
      <w:pPr>
        <w:widowControl w:val="0"/>
        <w:spacing w:line="480" w:lineRule="auto"/>
        <w:ind w:left="720"/>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0" distB="0" distL="0" distR="0" wp14:anchorId="0ABBA6E9" wp14:editId="652D3224">
            <wp:extent cx="6355080" cy="5295900"/>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Fig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5080" cy="5295900"/>
                    </a:xfrm>
                    <a:prstGeom prst="rect">
                      <a:avLst/>
                    </a:prstGeom>
                  </pic:spPr>
                </pic:pic>
              </a:graphicData>
            </a:graphic>
          </wp:inline>
        </w:drawing>
      </w:r>
    </w:p>
    <w:p w14:paraId="36983AA7" w14:textId="13BF89C0"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090EE267" w14:textId="617C2D0B" w:rsidR="00C96047" w:rsidRPr="00E86A92" w:rsidRDefault="001508B9" w:rsidP="00A0344C">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 xml:space="preserve">Fig 5. </w:t>
      </w:r>
      <w:r w:rsidRPr="00E86A92">
        <w:rPr>
          <w:rFonts w:ascii="Times New Roman" w:eastAsia="Calibri" w:hAnsi="Times New Roman" w:cs="Times New Roman"/>
          <w:sz w:val="24"/>
          <w:szCs w:val="24"/>
        </w:rPr>
        <w:t xml:space="preserve">Model prediction lines for the relationship between flowering phenology and reproductive fitness (red arrow, Fig 2) within Hierarchical Bayesian multivariate models (i.e. Bayesian SEMs) for each site and fitness metric a, b) flower number, and c, d) fruit number. Black lines indicate model predictions over observed data with 50, 80, and 95% Bayesian credible intervals shown in </w:t>
      </w:r>
      <w:r w:rsidR="000E59FC" w:rsidRPr="00E86A92">
        <w:rPr>
          <w:rFonts w:ascii="Times New Roman" w:eastAsia="Calibri" w:hAnsi="Times New Roman" w:cs="Times New Roman"/>
          <w:sz w:val="24"/>
          <w:szCs w:val="24"/>
        </w:rPr>
        <w:t xml:space="preserve">increasingly light shades of </w:t>
      </w:r>
      <w:r w:rsidRPr="00E86A92">
        <w:rPr>
          <w:rFonts w:ascii="Times New Roman" w:eastAsia="Calibri" w:hAnsi="Times New Roman" w:cs="Times New Roman"/>
          <w:sz w:val="24"/>
          <w:szCs w:val="24"/>
        </w:rPr>
        <w:t>blue. Dots show the raw data in each model</w:t>
      </w:r>
      <w:r w:rsidR="00EA0B54">
        <w:rPr>
          <w:rFonts w:ascii="Times New Roman" w:eastAsia="Calibri" w:hAnsi="Times New Roman" w:cs="Times New Roman"/>
          <w:sz w:val="24"/>
          <w:szCs w:val="24"/>
        </w:rPr>
        <w:t xml:space="preserve"> (note distinct X</w:t>
      </w:r>
      <w:r w:rsidR="002825AD" w:rsidRPr="00E86A92">
        <w:rPr>
          <w:rFonts w:ascii="Times New Roman" w:eastAsia="Calibri" w:hAnsi="Times New Roman" w:cs="Times New Roman"/>
          <w:sz w:val="24"/>
          <w:szCs w:val="24"/>
        </w:rPr>
        <w:t xml:space="preserve"> &amp; </w:t>
      </w:r>
      <w:r w:rsidR="00EA0B54">
        <w:rPr>
          <w:rFonts w:ascii="Times New Roman" w:eastAsia="Calibri" w:hAnsi="Times New Roman" w:cs="Times New Roman"/>
          <w:sz w:val="24"/>
          <w:szCs w:val="24"/>
        </w:rPr>
        <w:t>Y</w:t>
      </w:r>
      <w:r w:rsidR="00AC7230" w:rsidRPr="00E86A92">
        <w:rPr>
          <w:rFonts w:ascii="Times New Roman" w:eastAsia="Calibri" w:hAnsi="Times New Roman" w:cs="Times New Roman"/>
          <w:sz w:val="24"/>
          <w:szCs w:val="24"/>
        </w:rPr>
        <w:t xml:space="preserve"> axes for each panel</w:t>
      </w:r>
      <w:r w:rsidR="00EA0B54">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w:t>
      </w:r>
    </w:p>
    <w:p w14:paraId="1B1032B5" w14:textId="77777777" w:rsidR="00C96047" w:rsidRPr="00E86A92" w:rsidRDefault="00C96047" w:rsidP="00A0344C">
      <w:pPr>
        <w:spacing w:line="480" w:lineRule="auto"/>
        <w:jc w:val="both"/>
        <w:rPr>
          <w:rFonts w:ascii="Times New Roman" w:eastAsia="Calibri" w:hAnsi="Times New Roman" w:cs="Times New Roman"/>
          <w:b/>
          <w:sz w:val="24"/>
          <w:szCs w:val="24"/>
        </w:rPr>
      </w:pPr>
    </w:p>
    <w:p w14:paraId="590F1C4C" w14:textId="6D49B469" w:rsidR="00C96047" w:rsidRPr="00E86A92" w:rsidRDefault="000D337E"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noProof/>
          <w:sz w:val="24"/>
          <w:szCs w:val="24"/>
          <w:lang w:val="en-US"/>
        </w:rPr>
        <w:lastRenderedPageBreak/>
        <w:drawing>
          <wp:inline distT="0" distB="0" distL="0" distR="0" wp14:anchorId="3F9B24D8" wp14:editId="77BBA36F">
            <wp:extent cx="6941820" cy="347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3825" cy="3471913"/>
                    </a:xfrm>
                    <a:prstGeom prst="rect">
                      <a:avLst/>
                    </a:prstGeom>
                  </pic:spPr>
                </pic:pic>
              </a:graphicData>
            </a:graphic>
          </wp:inline>
        </w:drawing>
      </w:r>
    </w:p>
    <w:p w14:paraId="40209277" w14:textId="056375A5" w:rsidR="00C96047" w:rsidRPr="00E86A92" w:rsidRDefault="001508B9" w:rsidP="00A0344C">
      <w:pPr>
        <w:widowControl w:val="0"/>
        <w:spacing w:line="480" w:lineRule="auto"/>
        <w:jc w:val="both"/>
        <w:rPr>
          <w:rFonts w:ascii="Times New Roman" w:eastAsia="Calibri" w:hAnsi="Times New Roman" w:cs="Times New Roman"/>
          <w:b/>
          <w:color w:val="FF0000"/>
          <w:sz w:val="24"/>
          <w:szCs w:val="24"/>
        </w:rPr>
      </w:pPr>
      <w:r w:rsidRPr="00E86A92">
        <w:rPr>
          <w:rFonts w:ascii="Times New Roman" w:eastAsia="Calibri" w:hAnsi="Times New Roman" w:cs="Times New Roman"/>
          <w:b/>
          <w:sz w:val="24"/>
          <w:szCs w:val="24"/>
        </w:rPr>
        <w:t xml:space="preserve">Fig 6. </w:t>
      </w:r>
      <w:r w:rsidRPr="00E86A92">
        <w:rPr>
          <w:rFonts w:ascii="Times New Roman" w:eastAsia="Calibri" w:hAnsi="Times New Roman" w:cs="Times New Roman"/>
          <w:sz w:val="24"/>
          <w:szCs w:val="24"/>
        </w:rPr>
        <w:t>Model projections for the relationship between flowering phenology and reproductive fitness (flower number</w:t>
      </w:r>
      <w:r w:rsidR="004F5287">
        <w:rPr>
          <w:rFonts w:ascii="Times New Roman" w:eastAsia="Calibri" w:hAnsi="Times New Roman" w:cs="Times New Roman"/>
          <w:sz w:val="24"/>
          <w:szCs w:val="24"/>
        </w:rPr>
        <w:t>- logged</w:t>
      </w:r>
      <w:r w:rsidRPr="00E86A92">
        <w:rPr>
          <w:rFonts w:ascii="Times New Roman" w:eastAsia="Calibri" w:hAnsi="Times New Roman" w:cs="Times New Roman"/>
          <w:sz w:val="24"/>
          <w:szCs w:val="24"/>
        </w:rPr>
        <w:t xml:space="preserve">) at Daring Lake with an increase in average </w:t>
      </w:r>
      <w:r w:rsidR="004F5287">
        <w:rPr>
          <w:rFonts w:ascii="Times New Roman" w:eastAsia="Calibri" w:hAnsi="Times New Roman" w:cs="Times New Roman"/>
          <w:sz w:val="24"/>
          <w:szCs w:val="24"/>
        </w:rPr>
        <w:t xml:space="preserve">growing season (June- August) </w:t>
      </w:r>
      <w:r w:rsidRPr="00E86A92">
        <w:rPr>
          <w:rFonts w:ascii="Times New Roman" w:eastAsia="Calibri" w:hAnsi="Times New Roman" w:cs="Times New Roman"/>
          <w:sz w:val="24"/>
          <w:szCs w:val="24"/>
        </w:rPr>
        <w:t>air temperature</w:t>
      </w:r>
      <w:r w:rsidR="004F5287">
        <w:rPr>
          <w:rFonts w:ascii="Times New Roman" w:eastAsia="Calibri" w:hAnsi="Times New Roman" w:cs="Times New Roman"/>
          <w:sz w:val="24"/>
          <w:szCs w:val="24"/>
        </w:rPr>
        <w:t>s</w:t>
      </w:r>
      <w:r w:rsidRPr="00E86A92">
        <w:rPr>
          <w:rFonts w:ascii="Times New Roman" w:eastAsia="Calibri" w:hAnsi="Times New Roman" w:cs="Times New Roman"/>
          <w:sz w:val="24"/>
          <w:szCs w:val="24"/>
        </w:rPr>
        <w:t xml:space="preserve"> over historic values (2001-2022) by 1, 3 and 5 degrees C. Solid black lines indicate model projections over novel climate data with 50, 80, and 95% Bayesian credible intervals shown in blue. Dotted black lines indicate model predictions from historic values (Fig 5b</w:t>
      </w:r>
      <w:r w:rsidR="004F5287">
        <w:rPr>
          <w:rFonts w:ascii="Times New Roman" w:eastAsia="Calibri" w:hAnsi="Times New Roman" w:cs="Times New Roman"/>
          <w:sz w:val="24"/>
          <w:szCs w:val="24"/>
        </w:rPr>
        <w:t>)</w:t>
      </w:r>
      <w:r w:rsidR="004F5287" w:rsidRPr="00E86A92">
        <w:rPr>
          <w:rFonts w:ascii="Times New Roman" w:eastAsia="Calibri" w:hAnsi="Times New Roman" w:cs="Times New Roman"/>
          <w:sz w:val="24"/>
          <w:szCs w:val="24"/>
        </w:rPr>
        <w:t xml:space="preserve">. </w:t>
      </w:r>
      <w:r w:rsidR="004F5287">
        <w:rPr>
          <w:rFonts w:ascii="Times New Roman" w:eastAsia="Calibri" w:hAnsi="Times New Roman" w:cs="Times New Roman"/>
          <w:sz w:val="24"/>
          <w:szCs w:val="24"/>
        </w:rPr>
        <w:t>Red arrows correspond to the two model projections f</w:t>
      </w:r>
      <w:r w:rsidR="004F5287">
        <w:rPr>
          <w:rFonts w:ascii="Times New Roman" w:eastAsia="Calibri" w:hAnsi="Times New Roman" w:cs="Times New Roman"/>
          <w:sz w:val="24"/>
          <w:szCs w:val="24"/>
        </w:rPr>
        <w:t>or reproductive fitness</w:t>
      </w:r>
      <w:r w:rsidR="004F5287">
        <w:rPr>
          <w:rFonts w:ascii="Times New Roman" w:eastAsia="Calibri" w:hAnsi="Times New Roman" w:cs="Times New Roman"/>
          <w:sz w:val="24"/>
          <w:szCs w:val="24"/>
        </w:rPr>
        <w:t xml:space="preserve"> under each climate scenario (Table 4</w:t>
      </w:r>
      <w:r w:rsidR="004F5287">
        <w:rPr>
          <w:rFonts w:ascii="Times New Roman" w:eastAsia="Calibri" w:hAnsi="Times New Roman" w:cs="Times New Roman"/>
          <w:sz w:val="24"/>
          <w:szCs w:val="24"/>
        </w:rPr>
        <w:t xml:space="preserve">) </w:t>
      </w:r>
      <w:r w:rsidR="004F5287">
        <w:rPr>
          <w:rFonts w:ascii="Times New Roman" w:eastAsia="Calibri" w:hAnsi="Times New Roman" w:cs="Times New Roman"/>
          <w:sz w:val="24"/>
          <w:szCs w:val="24"/>
        </w:rPr>
        <w:t xml:space="preserve">including 1) </w:t>
      </w:r>
      <w:r w:rsidR="004F5287">
        <w:rPr>
          <w:rFonts w:ascii="Times New Roman" w:eastAsia="Calibri" w:hAnsi="Times New Roman" w:cs="Times New Roman"/>
          <w:sz w:val="24"/>
          <w:szCs w:val="24"/>
        </w:rPr>
        <w:t>as a direct response of temperature only holding flowering time at the historic median DOY</w:t>
      </w:r>
      <w:r w:rsidR="004F5287">
        <w:rPr>
          <w:rFonts w:ascii="Times New Roman" w:eastAsia="Calibri" w:hAnsi="Times New Roman" w:cs="Times New Roman"/>
          <w:sz w:val="24"/>
          <w:szCs w:val="24"/>
        </w:rPr>
        <w:t xml:space="preserve"> </w:t>
      </w:r>
      <w:r w:rsidR="004F5287">
        <w:rPr>
          <w:rFonts w:ascii="Times New Roman" w:eastAsia="Calibri" w:hAnsi="Times New Roman" w:cs="Times New Roman"/>
          <w:sz w:val="24"/>
          <w:szCs w:val="24"/>
        </w:rPr>
        <w:t xml:space="preserve">and 2) </w:t>
      </w:r>
      <w:r w:rsidR="004F5287">
        <w:rPr>
          <w:rFonts w:ascii="Times New Roman" w:eastAsia="Calibri" w:hAnsi="Times New Roman" w:cs="Times New Roman"/>
          <w:sz w:val="24"/>
          <w:szCs w:val="24"/>
        </w:rPr>
        <w:t xml:space="preserve">as </w:t>
      </w:r>
      <w:r w:rsidR="004F5287">
        <w:rPr>
          <w:rFonts w:ascii="Times New Roman" w:eastAsia="Calibri" w:hAnsi="Times New Roman" w:cs="Times New Roman"/>
          <w:sz w:val="24"/>
          <w:szCs w:val="24"/>
        </w:rPr>
        <w:t>the combined direct response to temperature and indirect response to shifting phenology to the median predicted flowering DOY of that scenario (T</w:t>
      </w:r>
      <w:r w:rsidR="004F5287">
        <w:rPr>
          <w:rFonts w:ascii="Times New Roman" w:eastAsia="Calibri" w:hAnsi="Times New Roman" w:cs="Times New Roman"/>
          <w:sz w:val="24"/>
          <w:szCs w:val="24"/>
        </w:rPr>
        <w:t xml:space="preserve">able 4). For each panel, the right arrow shows the percent change in reproductive fitness from historic values if individual plants respond to warming only (are unable to shift flowering phenology) and the left arrow shows </w:t>
      </w:r>
      <w:r w:rsidR="004F5287">
        <w:rPr>
          <w:rFonts w:ascii="Times New Roman" w:eastAsia="Calibri" w:hAnsi="Times New Roman" w:cs="Times New Roman"/>
          <w:sz w:val="24"/>
          <w:szCs w:val="24"/>
        </w:rPr>
        <w:t xml:space="preserve">the percent change in reproductive fitness from historic values if individual plants respond </w:t>
      </w:r>
      <w:r w:rsidR="004F5287">
        <w:rPr>
          <w:rFonts w:ascii="Times New Roman" w:eastAsia="Calibri" w:hAnsi="Times New Roman" w:cs="Times New Roman"/>
          <w:sz w:val="24"/>
          <w:szCs w:val="24"/>
        </w:rPr>
        <w:t xml:space="preserve">both directly to </w:t>
      </w:r>
      <w:r w:rsidR="004F5287">
        <w:rPr>
          <w:rFonts w:ascii="Times New Roman" w:eastAsia="Calibri" w:hAnsi="Times New Roman" w:cs="Times New Roman"/>
          <w:sz w:val="24"/>
          <w:szCs w:val="24"/>
        </w:rPr>
        <w:t xml:space="preserve">warming </w:t>
      </w:r>
      <w:r w:rsidR="004F5287">
        <w:rPr>
          <w:rFonts w:ascii="Times New Roman" w:eastAsia="Calibri" w:hAnsi="Times New Roman" w:cs="Times New Roman"/>
          <w:sz w:val="24"/>
          <w:szCs w:val="24"/>
        </w:rPr>
        <w:t xml:space="preserve">and indirectly to warming by advancing flowering times. </w:t>
      </w:r>
    </w:p>
    <w:p w14:paraId="57581118" w14:textId="77777777" w:rsidR="00C96047" w:rsidRPr="00E86A92" w:rsidRDefault="001508B9"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Table 1. Climate variable model s</w:t>
      </w:r>
      <w:bookmarkStart w:id="3" w:name="_GoBack"/>
      <w:bookmarkEnd w:id="3"/>
      <w:r w:rsidRPr="00E86A92">
        <w:rPr>
          <w:rFonts w:ascii="Times New Roman" w:eastAsia="Calibri" w:hAnsi="Times New Roman" w:cs="Times New Roman"/>
          <w:b/>
          <w:sz w:val="24"/>
          <w:szCs w:val="24"/>
        </w:rPr>
        <w:t>election</w:t>
      </w:r>
    </w:p>
    <w:p w14:paraId="7C0CA88F" w14:textId="62D87698" w:rsidR="00723A3F" w:rsidRDefault="001508B9" w:rsidP="00A0344C">
      <w:pPr>
        <w:spacing w:line="480" w:lineRule="auto"/>
        <w:jc w:val="both"/>
        <w:rPr>
          <w:rFonts w:ascii="Times New Roman" w:eastAsia="Calibri" w:hAnsi="Times New Roman" w:cs="Times New Roman"/>
          <w:sz w:val="24"/>
          <w:szCs w:val="24"/>
          <w:highlight w:val="white"/>
        </w:rPr>
      </w:pPr>
      <w:r w:rsidRPr="00E86A92">
        <w:rPr>
          <w:rFonts w:ascii="Times New Roman" w:eastAsia="Calibri" w:hAnsi="Times New Roman" w:cs="Times New Roman"/>
          <w:sz w:val="24"/>
          <w:szCs w:val="24"/>
        </w:rPr>
        <w:t xml:space="preserve">Results of </w:t>
      </w:r>
      <w:proofErr w:type="spellStart"/>
      <w:r w:rsidRPr="00E86A92">
        <w:rPr>
          <w:rFonts w:ascii="Times New Roman" w:eastAsia="Calibri" w:hAnsi="Times New Roman" w:cs="Times New Roman"/>
          <w:sz w:val="24"/>
          <w:szCs w:val="24"/>
        </w:rPr>
        <w:t>AICc</w:t>
      </w:r>
      <w:proofErr w:type="spellEnd"/>
      <w:r w:rsidRPr="00E86A92">
        <w:rPr>
          <w:rFonts w:ascii="Times New Roman" w:eastAsia="Calibri" w:hAnsi="Times New Roman" w:cs="Times New Roman"/>
          <w:sz w:val="24"/>
          <w:szCs w:val="24"/>
        </w:rPr>
        <w:t xml:space="preserve"> model selection for climate variables at Daring Lake. </w:t>
      </w:r>
      <w:r w:rsidRPr="00E86A92">
        <w:rPr>
          <w:rFonts w:ascii="Times New Roman" w:eastAsia="Calibri" w:hAnsi="Times New Roman" w:cs="Times New Roman"/>
          <w:sz w:val="24"/>
          <w:szCs w:val="24"/>
          <w:highlight w:val="white"/>
        </w:rPr>
        <w:t>Linear mixed effects models included the fo</w:t>
      </w:r>
      <w:r w:rsidR="00DB59F5" w:rsidRPr="00E86A92">
        <w:rPr>
          <w:rFonts w:ascii="Times New Roman" w:eastAsia="Calibri" w:hAnsi="Times New Roman" w:cs="Times New Roman"/>
          <w:sz w:val="24"/>
          <w:szCs w:val="24"/>
          <w:highlight w:val="white"/>
        </w:rPr>
        <w:t xml:space="preserve">llowing climate parameters 1. </w:t>
      </w:r>
      <w:r w:rsidRPr="00E86A92">
        <w:rPr>
          <w:rFonts w:ascii="Times New Roman" w:eastAsia="Calibri" w:hAnsi="Times New Roman" w:cs="Times New Roman"/>
          <w:sz w:val="24"/>
          <w:szCs w:val="24"/>
          <w:highlight w:val="white"/>
        </w:rPr>
        <w:t>T</w:t>
      </w:r>
      <w:r w:rsidR="00DB59F5" w:rsidRPr="00E86A92">
        <w:rPr>
          <w:rFonts w:ascii="Times New Roman" w:eastAsia="Calibri" w:hAnsi="Times New Roman" w:cs="Times New Roman"/>
          <w:sz w:val="24"/>
          <w:szCs w:val="24"/>
          <w:highlight w:val="white"/>
        </w:rPr>
        <w:t>emp</w:t>
      </w:r>
      <w:r w:rsidR="00723A3F" w:rsidRPr="00723A3F">
        <w:rPr>
          <w:rFonts w:ascii="Times New Roman" w:eastAsia="Calibri" w:hAnsi="Times New Roman" w:cs="Times New Roman"/>
          <w:sz w:val="24"/>
          <w:szCs w:val="24"/>
          <w:highlight w:val="white"/>
          <w:vertAlign w:val="subscript"/>
        </w:rPr>
        <w:t>t</w:t>
      </w:r>
      <w:r w:rsidRPr="00E86A92">
        <w:rPr>
          <w:rFonts w:ascii="Times New Roman" w:eastAsia="Calibri" w:hAnsi="Times New Roman" w:cs="Times New Roman"/>
          <w:sz w:val="24"/>
          <w:szCs w:val="24"/>
          <w:highlight w:val="white"/>
        </w:rPr>
        <w:t>=average daily growing season (June-August) temperature</w:t>
      </w:r>
      <w:r w:rsidR="00DB59F5" w:rsidRPr="00E86A92">
        <w:rPr>
          <w:rFonts w:ascii="Times New Roman" w:eastAsia="Calibri" w:hAnsi="Times New Roman" w:cs="Times New Roman"/>
          <w:sz w:val="24"/>
          <w:szCs w:val="24"/>
          <w:highlight w:val="white"/>
        </w:rPr>
        <w:t xml:space="preserve"> (°C) of the current year</w:t>
      </w:r>
      <w:r w:rsidR="00FA03DA">
        <w:rPr>
          <w:rFonts w:ascii="Times New Roman" w:eastAsia="Calibri" w:hAnsi="Times New Roman" w:cs="Times New Roman"/>
          <w:sz w:val="24"/>
          <w:szCs w:val="24"/>
          <w:highlight w:val="white"/>
        </w:rPr>
        <w:t>,</w:t>
      </w:r>
      <w:r w:rsidR="00DB59F5" w:rsidRPr="00E86A92">
        <w:rPr>
          <w:rFonts w:ascii="Times New Roman" w:eastAsia="Calibri" w:hAnsi="Times New Roman" w:cs="Times New Roman"/>
          <w:sz w:val="24"/>
          <w:szCs w:val="24"/>
          <w:highlight w:val="white"/>
        </w:rPr>
        <w:t xml:space="preserve"> 2. Temp</w:t>
      </w:r>
      <w:r w:rsidR="00723A3F" w:rsidRPr="00723A3F">
        <w:rPr>
          <w:rFonts w:ascii="Times New Roman" w:eastAsia="Calibri" w:hAnsi="Times New Roman" w:cs="Times New Roman"/>
          <w:sz w:val="24"/>
          <w:szCs w:val="24"/>
          <w:highlight w:val="white"/>
          <w:vertAlign w:val="subscript"/>
        </w:rPr>
        <w:t>t-1</w:t>
      </w:r>
      <w:r w:rsidRPr="00E86A92">
        <w:rPr>
          <w:rFonts w:ascii="Times New Roman" w:eastAsia="Calibri" w:hAnsi="Times New Roman" w:cs="Times New Roman"/>
          <w:sz w:val="24"/>
          <w:szCs w:val="24"/>
          <w:highlight w:val="white"/>
        </w:rPr>
        <w:t>= average daily growing season (June-August) temperature (°C) of the previous year</w:t>
      </w:r>
      <w:r w:rsidR="00FA03DA">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xml:space="preserve"> and </w:t>
      </w:r>
      <w:proofErr w:type="gramStart"/>
      <w:r w:rsidRPr="00E86A92">
        <w:rPr>
          <w:rFonts w:ascii="Times New Roman" w:eastAsia="Calibri" w:hAnsi="Times New Roman" w:cs="Times New Roman"/>
          <w:sz w:val="24"/>
          <w:szCs w:val="24"/>
          <w:highlight w:val="white"/>
        </w:rPr>
        <w:t>3</w:t>
      </w:r>
      <w:proofErr w:type="gramEnd"/>
      <w:r w:rsidRPr="00E86A92">
        <w:rPr>
          <w:rFonts w:ascii="Times New Roman" w:eastAsia="Calibri" w:hAnsi="Times New Roman" w:cs="Times New Roman"/>
          <w:sz w:val="24"/>
          <w:szCs w:val="24"/>
          <w:highlight w:val="white"/>
        </w:rPr>
        <w:t xml:space="preserve">. First date observed snow free for each species in the current year and random intercepts of species, individual plant id nested within species and calendar year. When the first and second model were significantly different (delta </w:t>
      </w:r>
      <w:proofErr w:type="spellStart"/>
      <w:r w:rsidRPr="00E86A92">
        <w:rPr>
          <w:rFonts w:ascii="Times New Roman" w:eastAsia="Calibri" w:hAnsi="Times New Roman" w:cs="Times New Roman"/>
          <w:sz w:val="24"/>
          <w:szCs w:val="24"/>
          <w:highlight w:val="white"/>
        </w:rPr>
        <w:t>AICc</w:t>
      </w:r>
      <w:proofErr w:type="spellEnd"/>
      <w:r w:rsidRPr="00E86A92">
        <w:rPr>
          <w:rFonts w:ascii="Times New Roman" w:eastAsia="Calibri" w:hAnsi="Times New Roman" w:cs="Times New Roman"/>
          <w:sz w:val="24"/>
          <w:szCs w:val="24"/>
          <w:highlight w:val="white"/>
        </w:rPr>
        <w:t xml:space="preserve"> &gt;2), we chose the best model and when multiple models were equivalent (delta </w:t>
      </w:r>
      <w:proofErr w:type="spellStart"/>
      <w:r w:rsidRPr="00E86A92">
        <w:rPr>
          <w:rFonts w:ascii="Times New Roman" w:eastAsia="Calibri" w:hAnsi="Times New Roman" w:cs="Times New Roman"/>
          <w:sz w:val="24"/>
          <w:szCs w:val="24"/>
          <w:highlight w:val="white"/>
        </w:rPr>
        <w:t>AICc</w:t>
      </w:r>
      <w:proofErr w:type="spellEnd"/>
      <w:r w:rsidRPr="00E86A92">
        <w:rPr>
          <w:rFonts w:ascii="Times New Roman" w:eastAsia="Calibri" w:hAnsi="Times New Roman" w:cs="Times New Roman"/>
          <w:sz w:val="24"/>
          <w:szCs w:val="24"/>
          <w:highlight w:val="white"/>
        </w:rPr>
        <w:t xml:space="preserve"> &lt;2</w:t>
      </w:r>
      <w:r w:rsidR="00AC5B2F" w:rsidRPr="00E86A92">
        <w:rPr>
          <w:rFonts w:ascii="Times New Roman" w:eastAsia="Calibri" w:hAnsi="Times New Roman" w:cs="Times New Roman"/>
          <w:sz w:val="24"/>
          <w:szCs w:val="24"/>
          <w:highlight w:val="white"/>
        </w:rPr>
        <w:t>)</w:t>
      </w:r>
      <w:r w:rsidRPr="00E86A92">
        <w:rPr>
          <w:rFonts w:ascii="Times New Roman" w:eastAsia="Calibri" w:hAnsi="Times New Roman" w:cs="Times New Roman"/>
          <w:sz w:val="24"/>
          <w:szCs w:val="24"/>
          <w:highlight w:val="white"/>
        </w:rPr>
        <w:t>, we chose the simplest of the best candidate models. Based on th</w:t>
      </w:r>
      <w:r w:rsidR="00AC5B2F" w:rsidRPr="00E86A92">
        <w:rPr>
          <w:rFonts w:ascii="Times New Roman" w:eastAsia="Calibri" w:hAnsi="Times New Roman" w:cs="Times New Roman"/>
          <w:sz w:val="24"/>
          <w:szCs w:val="24"/>
          <w:highlight w:val="white"/>
        </w:rPr>
        <w:t>e</w:t>
      </w:r>
      <w:r w:rsidRPr="00E86A92">
        <w:rPr>
          <w:rFonts w:ascii="Times New Roman" w:eastAsia="Calibri" w:hAnsi="Times New Roman" w:cs="Times New Roman"/>
          <w:sz w:val="24"/>
          <w:szCs w:val="24"/>
          <w:highlight w:val="white"/>
        </w:rPr>
        <w:t>s</w:t>
      </w:r>
      <w:r w:rsidR="00AC5B2F" w:rsidRPr="00E86A92">
        <w:rPr>
          <w:rFonts w:ascii="Times New Roman" w:eastAsia="Calibri" w:hAnsi="Times New Roman" w:cs="Times New Roman"/>
          <w:sz w:val="24"/>
          <w:szCs w:val="24"/>
          <w:highlight w:val="white"/>
        </w:rPr>
        <w:t>e</w:t>
      </w:r>
      <w:r w:rsidRPr="00E86A92">
        <w:rPr>
          <w:rFonts w:ascii="Times New Roman" w:eastAsia="Calibri" w:hAnsi="Times New Roman" w:cs="Times New Roman"/>
          <w:sz w:val="24"/>
          <w:szCs w:val="24"/>
          <w:highlight w:val="white"/>
        </w:rPr>
        <w:t xml:space="preserve"> criteria, the climate parameters for each response type: phenology (date of flowering), and reproductive fitness (flower number, fruit number) used in downstream analyses are shown in bold. </w:t>
      </w:r>
    </w:p>
    <w:tbl>
      <w:tblPr>
        <w:tblStyle w:val="TableGrid"/>
        <w:tblW w:w="0" w:type="auto"/>
        <w:tblLook w:val="04A0" w:firstRow="1" w:lastRow="0" w:firstColumn="1" w:lastColumn="0" w:noHBand="0" w:noVBand="1"/>
      </w:tblPr>
      <w:tblGrid>
        <w:gridCol w:w="2337"/>
        <w:gridCol w:w="2337"/>
        <w:gridCol w:w="2338"/>
        <w:gridCol w:w="2338"/>
      </w:tblGrid>
      <w:tr w:rsidR="00723A3F" w:rsidRPr="00723A3F" w14:paraId="47872CEF" w14:textId="77777777" w:rsidTr="00723A3F">
        <w:trPr>
          <w:trHeight w:val="288"/>
        </w:trPr>
        <w:tc>
          <w:tcPr>
            <w:tcW w:w="2337" w:type="dxa"/>
            <w:noWrap/>
            <w:hideMark/>
          </w:tcPr>
          <w:p w14:paraId="37F2BC06" w14:textId="77777777" w:rsidR="00723A3F" w:rsidRPr="00723A3F" w:rsidRDefault="00723A3F" w:rsidP="00723A3F">
            <w:pPr>
              <w:rPr>
                <w:rFonts w:ascii="Calibri" w:eastAsia="Times New Roman" w:hAnsi="Calibri" w:cs="Calibri"/>
                <w:b/>
                <w:color w:val="000000"/>
                <w:lang w:val="en-US"/>
              </w:rPr>
            </w:pPr>
            <w:r w:rsidRPr="00723A3F">
              <w:rPr>
                <w:rFonts w:ascii="Calibri" w:eastAsia="Times New Roman" w:hAnsi="Calibri" w:cs="Calibri"/>
                <w:b/>
                <w:color w:val="000000"/>
                <w:lang w:val="en-US"/>
              </w:rPr>
              <w:t>Model response</w:t>
            </w:r>
          </w:p>
        </w:tc>
        <w:tc>
          <w:tcPr>
            <w:tcW w:w="2337" w:type="dxa"/>
            <w:noWrap/>
            <w:hideMark/>
          </w:tcPr>
          <w:p w14:paraId="76240B0B" w14:textId="77777777" w:rsidR="00723A3F" w:rsidRPr="00723A3F" w:rsidRDefault="00723A3F" w:rsidP="00723A3F">
            <w:pPr>
              <w:rPr>
                <w:rFonts w:ascii="Calibri" w:eastAsia="Times New Roman" w:hAnsi="Calibri" w:cs="Calibri"/>
                <w:b/>
                <w:color w:val="000000"/>
                <w:lang w:val="en-US"/>
              </w:rPr>
            </w:pPr>
            <w:r w:rsidRPr="00723A3F">
              <w:rPr>
                <w:rFonts w:ascii="Calibri" w:eastAsia="Times New Roman" w:hAnsi="Calibri" w:cs="Calibri"/>
                <w:b/>
                <w:color w:val="000000"/>
                <w:lang w:val="en-US"/>
              </w:rPr>
              <w:t>Climate predictors</w:t>
            </w:r>
          </w:p>
        </w:tc>
        <w:tc>
          <w:tcPr>
            <w:tcW w:w="2338" w:type="dxa"/>
            <w:noWrap/>
            <w:hideMark/>
          </w:tcPr>
          <w:p w14:paraId="5FC88F2B" w14:textId="77777777" w:rsidR="00723A3F" w:rsidRPr="00723A3F" w:rsidRDefault="00723A3F" w:rsidP="00723A3F">
            <w:pPr>
              <w:rPr>
                <w:rFonts w:ascii="Calibri" w:eastAsia="Times New Roman" w:hAnsi="Calibri" w:cs="Calibri"/>
                <w:b/>
                <w:color w:val="000000"/>
                <w:lang w:val="en-US"/>
              </w:rPr>
            </w:pPr>
            <w:proofErr w:type="spellStart"/>
            <w:r w:rsidRPr="00723A3F">
              <w:rPr>
                <w:rFonts w:ascii="Calibri" w:eastAsia="Times New Roman" w:hAnsi="Calibri" w:cs="Calibri"/>
                <w:b/>
                <w:color w:val="000000"/>
                <w:lang w:val="en-US"/>
              </w:rPr>
              <w:t>AICc</w:t>
            </w:r>
            <w:proofErr w:type="spellEnd"/>
          </w:p>
        </w:tc>
        <w:tc>
          <w:tcPr>
            <w:tcW w:w="2338" w:type="dxa"/>
            <w:noWrap/>
            <w:hideMark/>
          </w:tcPr>
          <w:p w14:paraId="2C294D4C" w14:textId="77777777" w:rsidR="00723A3F" w:rsidRPr="00723A3F" w:rsidRDefault="00723A3F" w:rsidP="00723A3F">
            <w:pPr>
              <w:rPr>
                <w:rFonts w:ascii="Calibri" w:eastAsia="Times New Roman" w:hAnsi="Calibri" w:cs="Calibri"/>
                <w:b/>
                <w:color w:val="000000"/>
                <w:lang w:val="en-US"/>
              </w:rPr>
            </w:pPr>
            <w:proofErr w:type="spellStart"/>
            <w:r w:rsidRPr="00723A3F">
              <w:rPr>
                <w:rFonts w:ascii="Calibri" w:eastAsia="Times New Roman" w:hAnsi="Calibri" w:cs="Calibri"/>
                <w:b/>
                <w:color w:val="000000"/>
                <w:lang w:val="en-US"/>
              </w:rPr>
              <w:t>Delta_AICc</w:t>
            </w:r>
            <w:proofErr w:type="spellEnd"/>
          </w:p>
        </w:tc>
      </w:tr>
      <w:tr w:rsidR="00723A3F" w:rsidRPr="00723A3F" w14:paraId="2BF7803A" w14:textId="77777777" w:rsidTr="00723A3F">
        <w:trPr>
          <w:trHeight w:val="288"/>
        </w:trPr>
        <w:tc>
          <w:tcPr>
            <w:tcW w:w="2337" w:type="dxa"/>
            <w:noWrap/>
            <w:hideMark/>
          </w:tcPr>
          <w:p w14:paraId="27D39BE0" w14:textId="5E32FC78" w:rsidR="00723A3F" w:rsidRPr="00723A3F" w:rsidRDefault="00723A3F" w:rsidP="000F2052">
            <w:pPr>
              <w:rPr>
                <w:rFonts w:ascii="Calibri" w:eastAsia="Times New Roman" w:hAnsi="Calibri" w:cs="Calibri"/>
                <w:color w:val="000000"/>
                <w:lang w:val="en-US"/>
              </w:rPr>
            </w:pPr>
            <w:r w:rsidRPr="00723A3F">
              <w:rPr>
                <w:rFonts w:ascii="Calibri" w:eastAsia="Times New Roman" w:hAnsi="Calibri" w:cs="Calibri"/>
                <w:color w:val="000000"/>
                <w:lang w:val="en-US"/>
              </w:rPr>
              <w:t xml:space="preserve">Flowering </w:t>
            </w:r>
            <w:r w:rsidR="000F2052">
              <w:rPr>
                <w:rFonts w:ascii="Calibri" w:eastAsia="Times New Roman" w:hAnsi="Calibri" w:cs="Calibri"/>
                <w:color w:val="000000"/>
                <w:lang w:val="en-US"/>
              </w:rPr>
              <w:t>DOY</w:t>
            </w:r>
          </w:p>
        </w:tc>
        <w:tc>
          <w:tcPr>
            <w:tcW w:w="2337" w:type="dxa"/>
            <w:noWrap/>
            <w:hideMark/>
          </w:tcPr>
          <w:p w14:paraId="7C0FAC0D" w14:textId="40F0659C"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 Snow free DOY</w:t>
            </w:r>
          </w:p>
        </w:tc>
        <w:tc>
          <w:tcPr>
            <w:tcW w:w="2338" w:type="dxa"/>
            <w:noWrap/>
            <w:hideMark/>
          </w:tcPr>
          <w:p w14:paraId="00485A1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32435.63</w:t>
            </w:r>
          </w:p>
        </w:tc>
        <w:tc>
          <w:tcPr>
            <w:tcW w:w="2338" w:type="dxa"/>
            <w:noWrap/>
            <w:hideMark/>
          </w:tcPr>
          <w:p w14:paraId="72B52FCB"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164CE83B" w14:textId="77777777" w:rsidTr="00723A3F">
        <w:trPr>
          <w:trHeight w:val="288"/>
        </w:trPr>
        <w:tc>
          <w:tcPr>
            <w:tcW w:w="2337" w:type="dxa"/>
            <w:noWrap/>
            <w:hideMark/>
          </w:tcPr>
          <w:p w14:paraId="50FEEE23"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F028FFA" w14:textId="6279871F" w:rsidR="00723A3F" w:rsidRPr="00723A3F" w:rsidRDefault="00B20A16" w:rsidP="00B20A16">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005A4CCE"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32436.02</w:t>
            </w:r>
          </w:p>
        </w:tc>
        <w:tc>
          <w:tcPr>
            <w:tcW w:w="2338" w:type="dxa"/>
            <w:noWrap/>
            <w:hideMark/>
          </w:tcPr>
          <w:p w14:paraId="23412C4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0.39</w:t>
            </w:r>
          </w:p>
        </w:tc>
      </w:tr>
      <w:tr w:rsidR="00723A3F" w:rsidRPr="00723A3F" w14:paraId="5FD2D0BC" w14:textId="77777777" w:rsidTr="00723A3F">
        <w:trPr>
          <w:trHeight w:val="288"/>
        </w:trPr>
        <w:tc>
          <w:tcPr>
            <w:tcW w:w="2337" w:type="dxa"/>
            <w:noWrap/>
            <w:hideMark/>
          </w:tcPr>
          <w:p w14:paraId="1F75DD0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07AD14DC" w14:textId="2D708BFC"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1606020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32436.05</w:t>
            </w:r>
          </w:p>
        </w:tc>
        <w:tc>
          <w:tcPr>
            <w:tcW w:w="2338" w:type="dxa"/>
            <w:noWrap/>
            <w:hideMark/>
          </w:tcPr>
          <w:p w14:paraId="7F89AD8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0.42</w:t>
            </w:r>
          </w:p>
        </w:tc>
      </w:tr>
      <w:tr w:rsidR="00723A3F" w:rsidRPr="00723A3F" w14:paraId="15CE2B5E" w14:textId="77777777" w:rsidTr="00723A3F">
        <w:trPr>
          <w:trHeight w:val="288"/>
        </w:trPr>
        <w:tc>
          <w:tcPr>
            <w:tcW w:w="2337" w:type="dxa"/>
            <w:noWrap/>
            <w:hideMark/>
          </w:tcPr>
          <w:p w14:paraId="359E9B3B"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0B60598" w14:textId="04D48AB5"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020165E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32436.54</w:t>
            </w:r>
          </w:p>
        </w:tc>
        <w:tc>
          <w:tcPr>
            <w:tcW w:w="2338" w:type="dxa"/>
            <w:noWrap/>
            <w:hideMark/>
          </w:tcPr>
          <w:p w14:paraId="0AAFD01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0.91</w:t>
            </w:r>
          </w:p>
        </w:tc>
      </w:tr>
      <w:tr w:rsidR="00723A3F" w:rsidRPr="00723A3F" w14:paraId="474C01B2" w14:textId="77777777" w:rsidTr="00723A3F">
        <w:trPr>
          <w:trHeight w:val="288"/>
        </w:trPr>
        <w:tc>
          <w:tcPr>
            <w:tcW w:w="2337" w:type="dxa"/>
            <w:noWrap/>
            <w:hideMark/>
          </w:tcPr>
          <w:p w14:paraId="2162840A"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B70487D"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7D99C53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32457.72</w:t>
            </w:r>
          </w:p>
        </w:tc>
        <w:tc>
          <w:tcPr>
            <w:tcW w:w="2338" w:type="dxa"/>
            <w:noWrap/>
            <w:hideMark/>
          </w:tcPr>
          <w:p w14:paraId="0F30341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22.09</w:t>
            </w:r>
          </w:p>
        </w:tc>
      </w:tr>
      <w:tr w:rsidR="00723A3F" w:rsidRPr="00723A3F" w14:paraId="463B09B4" w14:textId="77777777" w:rsidTr="00723A3F">
        <w:trPr>
          <w:trHeight w:val="288"/>
        </w:trPr>
        <w:tc>
          <w:tcPr>
            <w:tcW w:w="2337" w:type="dxa"/>
            <w:noWrap/>
            <w:hideMark/>
          </w:tcPr>
          <w:p w14:paraId="49E9D63E"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ACCD46D"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0EFE3384"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32458.58</w:t>
            </w:r>
          </w:p>
        </w:tc>
        <w:tc>
          <w:tcPr>
            <w:tcW w:w="2338" w:type="dxa"/>
            <w:noWrap/>
            <w:hideMark/>
          </w:tcPr>
          <w:p w14:paraId="490B013B"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22.95</w:t>
            </w:r>
          </w:p>
        </w:tc>
      </w:tr>
      <w:tr w:rsidR="00723A3F" w:rsidRPr="00723A3F" w14:paraId="79B9A283" w14:textId="77777777" w:rsidTr="00723A3F">
        <w:trPr>
          <w:trHeight w:val="288"/>
        </w:trPr>
        <w:tc>
          <w:tcPr>
            <w:tcW w:w="2337" w:type="dxa"/>
            <w:noWrap/>
            <w:hideMark/>
          </w:tcPr>
          <w:p w14:paraId="61F00CFD"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12F3481"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1AFE169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32460.42</w:t>
            </w:r>
          </w:p>
        </w:tc>
        <w:tc>
          <w:tcPr>
            <w:tcW w:w="2338" w:type="dxa"/>
            <w:noWrap/>
            <w:hideMark/>
          </w:tcPr>
          <w:p w14:paraId="20B5CE57"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24.79</w:t>
            </w:r>
          </w:p>
        </w:tc>
      </w:tr>
      <w:tr w:rsidR="00723A3F" w:rsidRPr="00723A3F" w14:paraId="65BC622C" w14:textId="77777777" w:rsidTr="00723A3F">
        <w:trPr>
          <w:trHeight w:val="288"/>
        </w:trPr>
        <w:tc>
          <w:tcPr>
            <w:tcW w:w="2337" w:type="dxa"/>
            <w:noWrap/>
            <w:hideMark/>
          </w:tcPr>
          <w:p w14:paraId="619C83A8"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Flower number</w:t>
            </w:r>
          </w:p>
        </w:tc>
        <w:tc>
          <w:tcPr>
            <w:tcW w:w="2337" w:type="dxa"/>
            <w:noWrap/>
            <w:hideMark/>
          </w:tcPr>
          <w:p w14:paraId="4C73BED7" w14:textId="7C60C1B2"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0F6D0CC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4303.49</w:t>
            </w:r>
          </w:p>
        </w:tc>
        <w:tc>
          <w:tcPr>
            <w:tcW w:w="2338" w:type="dxa"/>
            <w:noWrap/>
            <w:hideMark/>
          </w:tcPr>
          <w:p w14:paraId="659023DA"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53272CB7" w14:textId="77777777" w:rsidTr="00723A3F">
        <w:trPr>
          <w:trHeight w:val="288"/>
        </w:trPr>
        <w:tc>
          <w:tcPr>
            <w:tcW w:w="2337" w:type="dxa"/>
            <w:noWrap/>
            <w:hideMark/>
          </w:tcPr>
          <w:p w14:paraId="070F151E"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68A9DF49" w14:textId="52654B61"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57E7E6F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4307.38</w:t>
            </w:r>
          </w:p>
        </w:tc>
        <w:tc>
          <w:tcPr>
            <w:tcW w:w="2338" w:type="dxa"/>
            <w:noWrap/>
            <w:hideMark/>
          </w:tcPr>
          <w:p w14:paraId="769527DC"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3.9</w:t>
            </w:r>
          </w:p>
        </w:tc>
      </w:tr>
      <w:tr w:rsidR="00723A3F" w:rsidRPr="00723A3F" w14:paraId="4FE824E5" w14:textId="77777777" w:rsidTr="00723A3F">
        <w:trPr>
          <w:trHeight w:val="288"/>
        </w:trPr>
        <w:tc>
          <w:tcPr>
            <w:tcW w:w="2337" w:type="dxa"/>
            <w:noWrap/>
            <w:hideMark/>
          </w:tcPr>
          <w:p w14:paraId="20EB43D2"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C9592DF"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11306F1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4312.38</w:t>
            </w:r>
          </w:p>
        </w:tc>
        <w:tc>
          <w:tcPr>
            <w:tcW w:w="2338" w:type="dxa"/>
            <w:noWrap/>
            <w:hideMark/>
          </w:tcPr>
          <w:p w14:paraId="0A21DB5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8.9</w:t>
            </w:r>
          </w:p>
        </w:tc>
      </w:tr>
      <w:tr w:rsidR="00723A3F" w:rsidRPr="00723A3F" w14:paraId="11A80040" w14:textId="77777777" w:rsidTr="00723A3F">
        <w:trPr>
          <w:trHeight w:val="288"/>
        </w:trPr>
        <w:tc>
          <w:tcPr>
            <w:tcW w:w="2337" w:type="dxa"/>
            <w:noWrap/>
            <w:hideMark/>
          </w:tcPr>
          <w:p w14:paraId="17DC36F1"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634758B" w14:textId="4976A5BA"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Snow free DOY</w:t>
            </w:r>
          </w:p>
        </w:tc>
        <w:tc>
          <w:tcPr>
            <w:tcW w:w="2338" w:type="dxa"/>
            <w:noWrap/>
            <w:hideMark/>
          </w:tcPr>
          <w:p w14:paraId="558E45F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4313.01</w:t>
            </w:r>
          </w:p>
        </w:tc>
        <w:tc>
          <w:tcPr>
            <w:tcW w:w="2338" w:type="dxa"/>
            <w:noWrap/>
            <w:hideMark/>
          </w:tcPr>
          <w:p w14:paraId="4E1EE0E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9.52</w:t>
            </w:r>
          </w:p>
        </w:tc>
      </w:tr>
      <w:tr w:rsidR="00723A3F" w:rsidRPr="00723A3F" w14:paraId="14552C54" w14:textId="77777777" w:rsidTr="00723A3F">
        <w:trPr>
          <w:trHeight w:val="288"/>
        </w:trPr>
        <w:tc>
          <w:tcPr>
            <w:tcW w:w="2337" w:type="dxa"/>
            <w:noWrap/>
            <w:hideMark/>
          </w:tcPr>
          <w:p w14:paraId="751E5F6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93EEF8D" w14:textId="0C1AFB8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6E78B4E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4316.98</w:t>
            </w:r>
          </w:p>
        </w:tc>
        <w:tc>
          <w:tcPr>
            <w:tcW w:w="2338" w:type="dxa"/>
            <w:noWrap/>
            <w:hideMark/>
          </w:tcPr>
          <w:p w14:paraId="27C038F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13.49</w:t>
            </w:r>
          </w:p>
        </w:tc>
      </w:tr>
      <w:tr w:rsidR="00723A3F" w:rsidRPr="00723A3F" w14:paraId="55A99471" w14:textId="77777777" w:rsidTr="00723A3F">
        <w:trPr>
          <w:trHeight w:val="288"/>
        </w:trPr>
        <w:tc>
          <w:tcPr>
            <w:tcW w:w="2337" w:type="dxa"/>
            <w:noWrap/>
            <w:hideMark/>
          </w:tcPr>
          <w:p w14:paraId="22923D87"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F4F218F"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79C749A8"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4318.84</w:t>
            </w:r>
          </w:p>
        </w:tc>
        <w:tc>
          <w:tcPr>
            <w:tcW w:w="2338" w:type="dxa"/>
            <w:noWrap/>
            <w:hideMark/>
          </w:tcPr>
          <w:p w14:paraId="6D61A2A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15.36</w:t>
            </w:r>
          </w:p>
        </w:tc>
      </w:tr>
      <w:tr w:rsidR="00723A3F" w:rsidRPr="00723A3F" w14:paraId="72852A40" w14:textId="77777777" w:rsidTr="00723A3F">
        <w:trPr>
          <w:trHeight w:val="288"/>
        </w:trPr>
        <w:tc>
          <w:tcPr>
            <w:tcW w:w="2337" w:type="dxa"/>
            <w:noWrap/>
            <w:hideMark/>
          </w:tcPr>
          <w:p w14:paraId="65B0A0AB"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4410B65C"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5030B306"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4320.27</w:t>
            </w:r>
          </w:p>
        </w:tc>
        <w:tc>
          <w:tcPr>
            <w:tcW w:w="2338" w:type="dxa"/>
            <w:noWrap/>
            <w:hideMark/>
          </w:tcPr>
          <w:p w14:paraId="7750D19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16.78</w:t>
            </w:r>
          </w:p>
        </w:tc>
      </w:tr>
      <w:tr w:rsidR="00723A3F" w:rsidRPr="00723A3F" w14:paraId="18A4EF21" w14:textId="77777777" w:rsidTr="00723A3F">
        <w:trPr>
          <w:trHeight w:val="288"/>
        </w:trPr>
        <w:tc>
          <w:tcPr>
            <w:tcW w:w="2337" w:type="dxa"/>
            <w:noWrap/>
            <w:hideMark/>
          </w:tcPr>
          <w:p w14:paraId="79B2D374"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Fruit number</w:t>
            </w:r>
          </w:p>
        </w:tc>
        <w:tc>
          <w:tcPr>
            <w:tcW w:w="2337" w:type="dxa"/>
            <w:noWrap/>
            <w:hideMark/>
          </w:tcPr>
          <w:p w14:paraId="5C67133B"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w:t>
            </w:r>
          </w:p>
        </w:tc>
        <w:tc>
          <w:tcPr>
            <w:tcW w:w="2338" w:type="dxa"/>
            <w:noWrap/>
            <w:hideMark/>
          </w:tcPr>
          <w:p w14:paraId="7959B5A4"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1018.97</w:t>
            </w:r>
          </w:p>
        </w:tc>
        <w:tc>
          <w:tcPr>
            <w:tcW w:w="2338" w:type="dxa"/>
            <w:noWrap/>
            <w:hideMark/>
          </w:tcPr>
          <w:p w14:paraId="019A5469"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0</w:t>
            </w:r>
          </w:p>
        </w:tc>
      </w:tr>
      <w:tr w:rsidR="00723A3F" w:rsidRPr="00723A3F" w14:paraId="08581BE2" w14:textId="77777777" w:rsidTr="00723A3F">
        <w:trPr>
          <w:trHeight w:val="288"/>
        </w:trPr>
        <w:tc>
          <w:tcPr>
            <w:tcW w:w="2337" w:type="dxa"/>
            <w:noWrap/>
            <w:hideMark/>
          </w:tcPr>
          <w:p w14:paraId="0A767433"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D5471C6" w14:textId="101BC58E"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p>
        </w:tc>
        <w:tc>
          <w:tcPr>
            <w:tcW w:w="2338" w:type="dxa"/>
            <w:noWrap/>
            <w:hideMark/>
          </w:tcPr>
          <w:p w14:paraId="2B9DA5B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1023.18</w:t>
            </w:r>
          </w:p>
        </w:tc>
        <w:tc>
          <w:tcPr>
            <w:tcW w:w="2338" w:type="dxa"/>
            <w:noWrap/>
            <w:hideMark/>
          </w:tcPr>
          <w:p w14:paraId="59EA309F"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4.2</w:t>
            </w:r>
          </w:p>
        </w:tc>
      </w:tr>
      <w:tr w:rsidR="00723A3F" w:rsidRPr="00723A3F" w14:paraId="042871BB" w14:textId="77777777" w:rsidTr="00723A3F">
        <w:trPr>
          <w:trHeight w:val="288"/>
        </w:trPr>
        <w:tc>
          <w:tcPr>
            <w:tcW w:w="2337" w:type="dxa"/>
            <w:noWrap/>
            <w:hideMark/>
          </w:tcPr>
          <w:p w14:paraId="3732519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070F94E"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 (</w:t>
            </w:r>
            <w:proofErr w:type="spellStart"/>
            <w:r w:rsidRPr="00723A3F">
              <w:rPr>
                <w:rFonts w:ascii="Calibri" w:eastAsia="Times New Roman" w:hAnsi="Calibri" w:cs="Calibri"/>
                <w:color w:val="000000"/>
                <w:lang w:val="en-US"/>
              </w:rPr>
              <w:t>prev</w:t>
            </w:r>
            <w:proofErr w:type="spellEnd"/>
            <w:r w:rsidRPr="00723A3F">
              <w:rPr>
                <w:rFonts w:ascii="Calibri" w:eastAsia="Times New Roman" w:hAnsi="Calibri" w:cs="Calibri"/>
                <w:color w:val="000000"/>
                <w:lang w:val="en-US"/>
              </w:rPr>
              <w:t>) + Snow free DOY</w:t>
            </w:r>
          </w:p>
        </w:tc>
        <w:tc>
          <w:tcPr>
            <w:tcW w:w="2338" w:type="dxa"/>
            <w:noWrap/>
            <w:hideMark/>
          </w:tcPr>
          <w:p w14:paraId="2918EAF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1023.79</w:t>
            </w:r>
          </w:p>
        </w:tc>
        <w:tc>
          <w:tcPr>
            <w:tcW w:w="2338" w:type="dxa"/>
            <w:noWrap/>
            <w:hideMark/>
          </w:tcPr>
          <w:p w14:paraId="3BFA15F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4.81</w:t>
            </w:r>
          </w:p>
        </w:tc>
      </w:tr>
      <w:tr w:rsidR="00723A3F" w:rsidRPr="00723A3F" w14:paraId="10B39DDD" w14:textId="77777777" w:rsidTr="00723A3F">
        <w:trPr>
          <w:trHeight w:val="288"/>
        </w:trPr>
        <w:tc>
          <w:tcPr>
            <w:tcW w:w="2337" w:type="dxa"/>
            <w:noWrap/>
            <w:hideMark/>
          </w:tcPr>
          <w:p w14:paraId="1E9FC8BC"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72E497CE" w14:textId="4C6160A6"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w:t>
            </w:r>
            <w:r w:rsidR="00723A3F" w:rsidRPr="00723A3F">
              <w:rPr>
                <w:rFonts w:ascii="Calibri" w:eastAsia="Times New Roman" w:hAnsi="Calibri" w:cs="Calibri"/>
                <w:color w:val="000000"/>
                <w:lang w:val="en-US"/>
              </w:rPr>
              <w:t>+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 + Snow free DOY</w:t>
            </w:r>
          </w:p>
        </w:tc>
        <w:tc>
          <w:tcPr>
            <w:tcW w:w="2338" w:type="dxa"/>
            <w:noWrap/>
            <w:hideMark/>
          </w:tcPr>
          <w:p w14:paraId="46A0ACE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1023.91</w:t>
            </w:r>
          </w:p>
        </w:tc>
        <w:tc>
          <w:tcPr>
            <w:tcW w:w="2338" w:type="dxa"/>
            <w:noWrap/>
            <w:hideMark/>
          </w:tcPr>
          <w:p w14:paraId="1D16D9F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4.94</w:t>
            </w:r>
          </w:p>
        </w:tc>
      </w:tr>
      <w:tr w:rsidR="00723A3F" w:rsidRPr="00723A3F" w14:paraId="0DD150B0" w14:textId="77777777" w:rsidTr="00723A3F">
        <w:trPr>
          <w:trHeight w:val="288"/>
        </w:trPr>
        <w:tc>
          <w:tcPr>
            <w:tcW w:w="2337" w:type="dxa"/>
            <w:noWrap/>
            <w:hideMark/>
          </w:tcPr>
          <w:p w14:paraId="55BBDA4F"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22B2FD4A" w14:textId="40BE1DC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Pr="00723A3F">
              <w:rPr>
                <w:rFonts w:ascii="Calibri" w:eastAsia="Times New Roman" w:hAnsi="Calibri" w:cs="Calibri"/>
                <w:color w:val="000000"/>
                <w:lang w:val="en-US"/>
              </w:rPr>
              <w:t xml:space="preserve"> </w:t>
            </w:r>
            <w:r w:rsidR="00723A3F" w:rsidRPr="00723A3F">
              <w:rPr>
                <w:rFonts w:ascii="Calibri" w:eastAsia="Times New Roman" w:hAnsi="Calibri" w:cs="Calibri"/>
                <w:color w:val="000000"/>
                <w:lang w:val="en-US"/>
              </w:rPr>
              <w:t>+ Temp (</w:t>
            </w:r>
            <w:proofErr w:type="spellStart"/>
            <w:r w:rsidR="00723A3F" w:rsidRPr="00723A3F">
              <w:rPr>
                <w:rFonts w:ascii="Calibri" w:eastAsia="Times New Roman" w:hAnsi="Calibri" w:cs="Calibri"/>
                <w:color w:val="000000"/>
                <w:lang w:val="en-US"/>
              </w:rPr>
              <w:t>prev</w:t>
            </w:r>
            <w:proofErr w:type="spellEnd"/>
            <w:r w:rsidR="00723A3F" w:rsidRPr="00723A3F">
              <w:rPr>
                <w:rFonts w:ascii="Calibri" w:eastAsia="Times New Roman" w:hAnsi="Calibri" w:cs="Calibri"/>
                <w:color w:val="000000"/>
                <w:lang w:val="en-US"/>
              </w:rPr>
              <w:t>)</w:t>
            </w:r>
          </w:p>
        </w:tc>
        <w:tc>
          <w:tcPr>
            <w:tcW w:w="2338" w:type="dxa"/>
            <w:noWrap/>
            <w:hideMark/>
          </w:tcPr>
          <w:p w14:paraId="47ABCBA3"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1023.97</w:t>
            </w:r>
          </w:p>
        </w:tc>
        <w:tc>
          <w:tcPr>
            <w:tcW w:w="2338" w:type="dxa"/>
            <w:noWrap/>
            <w:hideMark/>
          </w:tcPr>
          <w:p w14:paraId="24AFF832"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5</w:t>
            </w:r>
          </w:p>
        </w:tc>
      </w:tr>
      <w:tr w:rsidR="00723A3F" w:rsidRPr="00723A3F" w14:paraId="2136230A" w14:textId="77777777" w:rsidTr="00723A3F">
        <w:trPr>
          <w:trHeight w:val="288"/>
        </w:trPr>
        <w:tc>
          <w:tcPr>
            <w:tcW w:w="2337" w:type="dxa"/>
            <w:noWrap/>
            <w:hideMark/>
          </w:tcPr>
          <w:p w14:paraId="32111E1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55BC545C" w14:textId="6A760E2B" w:rsidR="00723A3F" w:rsidRPr="00723A3F" w:rsidRDefault="00B20A16" w:rsidP="00723A3F">
            <w:pPr>
              <w:rPr>
                <w:rFonts w:ascii="Calibri" w:eastAsia="Times New Roman" w:hAnsi="Calibri" w:cs="Calibri"/>
                <w:color w:val="000000"/>
                <w:lang w:val="en-US"/>
              </w:rPr>
            </w:pPr>
            <w:r w:rsidRPr="00723A3F">
              <w:rPr>
                <w:rFonts w:ascii="Calibri" w:eastAsia="Times New Roman" w:hAnsi="Calibri" w:cs="Calibri"/>
                <w:color w:val="000000"/>
                <w:lang w:val="en-US"/>
              </w:rPr>
              <w:t>Temp</w:t>
            </w:r>
            <w:r w:rsidRPr="00723A3F">
              <w:rPr>
                <w:rFonts w:ascii="Calibri" w:eastAsia="Times New Roman" w:hAnsi="Calibri" w:cs="Calibri"/>
                <w:color w:val="000000"/>
                <w:vertAlign w:val="subscript"/>
                <w:lang w:val="en-US"/>
              </w:rPr>
              <w:t>t</w:t>
            </w:r>
            <w:r w:rsidR="00723A3F" w:rsidRPr="00723A3F">
              <w:rPr>
                <w:rFonts w:ascii="Calibri" w:eastAsia="Times New Roman" w:hAnsi="Calibri" w:cs="Calibri"/>
                <w:color w:val="000000"/>
                <w:lang w:val="en-US"/>
              </w:rPr>
              <w:t xml:space="preserve"> + Snow free DOY</w:t>
            </w:r>
          </w:p>
        </w:tc>
        <w:tc>
          <w:tcPr>
            <w:tcW w:w="2338" w:type="dxa"/>
            <w:noWrap/>
            <w:hideMark/>
          </w:tcPr>
          <w:p w14:paraId="34FD3EDD"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1025.13</w:t>
            </w:r>
          </w:p>
        </w:tc>
        <w:tc>
          <w:tcPr>
            <w:tcW w:w="2338" w:type="dxa"/>
            <w:noWrap/>
            <w:hideMark/>
          </w:tcPr>
          <w:p w14:paraId="72617E45"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6.16</w:t>
            </w:r>
          </w:p>
        </w:tc>
      </w:tr>
      <w:tr w:rsidR="00723A3F" w:rsidRPr="00723A3F" w14:paraId="0A9BD9AF" w14:textId="77777777" w:rsidTr="00723A3F">
        <w:trPr>
          <w:trHeight w:val="288"/>
        </w:trPr>
        <w:tc>
          <w:tcPr>
            <w:tcW w:w="2337" w:type="dxa"/>
            <w:noWrap/>
            <w:hideMark/>
          </w:tcPr>
          <w:p w14:paraId="34EB07C8" w14:textId="77777777" w:rsidR="00723A3F" w:rsidRPr="00723A3F" w:rsidRDefault="00723A3F" w:rsidP="00723A3F">
            <w:pPr>
              <w:jc w:val="right"/>
              <w:rPr>
                <w:rFonts w:ascii="Calibri" w:eastAsia="Times New Roman" w:hAnsi="Calibri" w:cs="Calibri"/>
                <w:color w:val="000000"/>
                <w:lang w:val="en-US"/>
              </w:rPr>
            </w:pPr>
          </w:p>
        </w:tc>
        <w:tc>
          <w:tcPr>
            <w:tcW w:w="2337" w:type="dxa"/>
            <w:noWrap/>
            <w:hideMark/>
          </w:tcPr>
          <w:p w14:paraId="379652A2" w14:textId="77777777" w:rsidR="00723A3F" w:rsidRPr="00723A3F" w:rsidRDefault="00723A3F" w:rsidP="00723A3F">
            <w:pPr>
              <w:rPr>
                <w:rFonts w:ascii="Calibri" w:eastAsia="Times New Roman" w:hAnsi="Calibri" w:cs="Calibri"/>
                <w:color w:val="000000"/>
                <w:lang w:val="en-US"/>
              </w:rPr>
            </w:pPr>
            <w:r w:rsidRPr="00723A3F">
              <w:rPr>
                <w:rFonts w:ascii="Calibri" w:eastAsia="Times New Roman" w:hAnsi="Calibri" w:cs="Calibri"/>
                <w:color w:val="000000"/>
                <w:lang w:val="en-US"/>
              </w:rPr>
              <w:t>Snow free DOY</w:t>
            </w:r>
          </w:p>
        </w:tc>
        <w:tc>
          <w:tcPr>
            <w:tcW w:w="2338" w:type="dxa"/>
            <w:noWrap/>
            <w:hideMark/>
          </w:tcPr>
          <w:p w14:paraId="1CECD590"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1026.76</w:t>
            </w:r>
          </w:p>
        </w:tc>
        <w:tc>
          <w:tcPr>
            <w:tcW w:w="2338" w:type="dxa"/>
            <w:noWrap/>
            <w:hideMark/>
          </w:tcPr>
          <w:p w14:paraId="44C9BE71" w14:textId="77777777" w:rsidR="00723A3F" w:rsidRPr="00723A3F" w:rsidRDefault="00723A3F" w:rsidP="00723A3F">
            <w:pPr>
              <w:jc w:val="right"/>
              <w:rPr>
                <w:rFonts w:ascii="Calibri" w:eastAsia="Times New Roman" w:hAnsi="Calibri" w:cs="Calibri"/>
                <w:color w:val="000000"/>
                <w:lang w:val="en-US"/>
              </w:rPr>
            </w:pPr>
            <w:r w:rsidRPr="00723A3F">
              <w:rPr>
                <w:rFonts w:ascii="Calibri" w:eastAsia="Times New Roman" w:hAnsi="Calibri" w:cs="Calibri"/>
                <w:color w:val="000000"/>
                <w:lang w:val="en-US"/>
              </w:rPr>
              <w:t>7.79</w:t>
            </w:r>
          </w:p>
        </w:tc>
      </w:tr>
    </w:tbl>
    <w:p w14:paraId="6894ACF8" w14:textId="16815E55" w:rsidR="00C96047" w:rsidRDefault="00C96047" w:rsidP="00A0344C">
      <w:pPr>
        <w:spacing w:line="480" w:lineRule="auto"/>
        <w:jc w:val="both"/>
        <w:rPr>
          <w:rFonts w:ascii="Times New Roman" w:eastAsia="Calibri" w:hAnsi="Times New Roman" w:cs="Times New Roman"/>
          <w:sz w:val="24"/>
          <w:szCs w:val="24"/>
          <w:highlight w:val="white"/>
        </w:rPr>
      </w:pPr>
    </w:p>
    <w:p w14:paraId="7F11F566" w14:textId="33FF5618" w:rsidR="00723A3F" w:rsidRDefault="00723A3F" w:rsidP="00A0344C">
      <w:pPr>
        <w:spacing w:line="480" w:lineRule="auto"/>
        <w:jc w:val="both"/>
        <w:rPr>
          <w:rFonts w:ascii="Times New Roman" w:eastAsia="Calibri" w:hAnsi="Times New Roman" w:cs="Times New Roman"/>
          <w:sz w:val="24"/>
          <w:szCs w:val="24"/>
          <w:highlight w:val="white"/>
        </w:rPr>
      </w:pPr>
    </w:p>
    <w:p w14:paraId="6596B17E" w14:textId="225158B4" w:rsidR="000F2052" w:rsidRDefault="000F2052" w:rsidP="00A0344C">
      <w:pPr>
        <w:spacing w:line="480" w:lineRule="auto"/>
        <w:jc w:val="both"/>
        <w:rPr>
          <w:rFonts w:ascii="Times New Roman" w:eastAsia="Calibri" w:hAnsi="Times New Roman" w:cs="Times New Roman"/>
          <w:sz w:val="24"/>
          <w:szCs w:val="24"/>
          <w:highlight w:val="white"/>
        </w:rPr>
      </w:pPr>
    </w:p>
    <w:p w14:paraId="25C4AA7D" w14:textId="4192BCD3" w:rsidR="000F2052" w:rsidRDefault="000F2052" w:rsidP="00A0344C">
      <w:pPr>
        <w:spacing w:line="480" w:lineRule="auto"/>
        <w:jc w:val="both"/>
        <w:rPr>
          <w:rFonts w:ascii="Times New Roman" w:eastAsia="Calibri" w:hAnsi="Times New Roman" w:cs="Times New Roman"/>
          <w:sz w:val="24"/>
          <w:szCs w:val="24"/>
          <w:highlight w:val="white"/>
        </w:rPr>
      </w:pPr>
    </w:p>
    <w:p w14:paraId="3562B834" w14:textId="05E760FC" w:rsidR="000F2052" w:rsidRDefault="000F2052" w:rsidP="00A0344C">
      <w:pPr>
        <w:spacing w:line="480" w:lineRule="auto"/>
        <w:jc w:val="both"/>
        <w:rPr>
          <w:rFonts w:ascii="Times New Roman" w:eastAsia="Calibri" w:hAnsi="Times New Roman" w:cs="Times New Roman"/>
          <w:sz w:val="24"/>
          <w:szCs w:val="24"/>
          <w:highlight w:val="white"/>
        </w:rPr>
      </w:pPr>
    </w:p>
    <w:p w14:paraId="188059A6" w14:textId="46660157" w:rsidR="000F2052" w:rsidRDefault="000F2052" w:rsidP="00A0344C">
      <w:pPr>
        <w:spacing w:line="480" w:lineRule="auto"/>
        <w:jc w:val="both"/>
        <w:rPr>
          <w:rFonts w:ascii="Times New Roman" w:eastAsia="Calibri" w:hAnsi="Times New Roman" w:cs="Times New Roman"/>
          <w:sz w:val="24"/>
          <w:szCs w:val="24"/>
          <w:highlight w:val="white"/>
        </w:rPr>
      </w:pPr>
    </w:p>
    <w:p w14:paraId="524E5187" w14:textId="4E4FA5D4" w:rsidR="000F2052" w:rsidRDefault="000F2052" w:rsidP="00A0344C">
      <w:pPr>
        <w:spacing w:line="480" w:lineRule="auto"/>
        <w:jc w:val="both"/>
        <w:rPr>
          <w:rFonts w:ascii="Times New Roman" w:eastAsia="Calibri" w:hAnsi="Times New Roman" w:cs="Times New Roman"/>
          <w:sz w:val="24"/>
          <w:szCs w:val="24"/>
          <w:highlight w:val="white"/>
        </w:rPr>
      </w:pPr>
    </w:p>
    <w:p w14:paraId="60998823" w14:textId="39ABAA7A" w:rsidR="000F2052" w:rsidRDefault="000F2052" w:rsidP="00A0344C">
      <w:pPr>
        <w:spacing w:line="480" w:lineRule="auto"/>
        <w:jc w:val="both"/>
        <w:rPr>
          <w:rFonts w:ascii="Times New Roman" w:eastAsia="Calibri" w:hAnsi="Times New Roman" w:cs="Times New Roman"/>
          <w:sz w:val="24"/>
          <w:szCs w:val="24"/>
          <w:highlight w:val="white"/>
        </w:rPr>
      </w:pPr>
    </w:p>
    <w:p w14:paraId="09B7D6AD" w14:textId="28D76977" w:rsidR="000F2052" w:rsidRDefault="000F2052" w:rsidP="00A0344C">
      <w:pPr>
        <w:spacing w:line="480" w:lineRule="auto"/>
        <w:jc w:val="both"/>
        <w:rPr>
          <w:rFonts w:ascii="Times New Roman" w:eastAsia="Calibri" w:hAnsi="Times New Roman" w:cs="Times New Roman"/>
          <w:sz w:val="24"/>
          <w:szCs w:val="24"/>
          <w:highlight w:val="white"/>
        </w:rPr>
      </w:pPr>
    </w:p>
    <w:p w14:paraId="6AF5BB31" w14:textId="76B18B9A" w:rsidR="000F2052" w:rsidRDefault="000F2052" w:rsidP="00A0344C">
      <w:pPr>
        <w:spacing w:line="480" w:lineRule="auto"/>
        <w:jc w:val="both"/>
        <w:rPr>
          <w:rFonts w:ascii="Times New Roman" w:eastAsia="Calibri" w:hAnsi="Times New Roman" w:cs="Times New Roman"/>
          <w:sz w:val="24"/>
          <w:szCs w:val="24"/>
          <w:highlight w:val="white"/>
        </w:rPr>
      </w:pPr>
    </w:p>
    <w:p w14:paraId="14458F41" w14:textId="7FAE5045" w:rsidR="000F2052" w:rsidRDefault="000F2052" w:rsidP="00A0344C">
      <w:pPr>
        <w:spacing w:line="480" w:lineRule="auto"/>
        <w:jc w:val="both"/>
        <w:rPr>
          <w:rFonts w:ascii="Times New Roman" w:eastAsia="Calibri" w:hAnsi="Times New Roman" w:cs="Times New Roman"/>
          <w:sz w:val="24"/>
          <w:szCs w:val="24"/>
          <w:highlight w:val="white"/>
        </w:rPr>
      </w:pPr>
    </w:p>
    <w:p w14:paraId="5D4A5BBA" w14:textId="13BB8974" w:rsidR="000F2052" w:rsidRDefault="000F2052" w:rsidP="00A0344C">
      <w:pPr>
        <w:spacing w:line="480" w:lineRule="auto"/>
        <w:jc w:val="both"/>
        <w:rPr>
          <w:rFonts w:ascii="Times New Roman" w:eastAsia="Calibri" w:hAnsi="Times New Roman" w:cs="Times New Roman"/>
          <w:sz w:val="24"/>
          <w:szCs w:val="24"/>
          <w:highlight w:val="white"/>
        </w:rPr>
      </w:pPr>
    </w:p>
    <w:p w14:paraId="1C94DD8B" w14:textId="21E6A84B" w:rsidR="000F2052" w:rsidRDefault="000F2052" w:rsidP="00A0344C">
      <w:pPr>
        <w:spacing w:line="480" w:lineRule="auto"/>
        <w:jc w:val="both"/>
        <w:rPr>
          <w:rFonts w:ascii="Times New Roman" w:eastAsia="Calibri" w:hAnsi="Times New Roman" w:cs="Times New Roman"/>
          <w:sz w:val="24"/>
          <w:szCs w:val="24"/>
          <w:highlight w:val="white"/>
        </w:rPr>
      </w:pPr>
    </w:p>
    <w:p w14:paraId="28D303E3" w14:textId="66BBD662" w:rsidR="000F2052" w:rsidRDefault="000F2052" w:rsidP="00A0344C">
      <w:pPr>
        <w:spacing w:line="480" w:lineRule="auto"/>
        <w:jc w:val="both"/>
        <w:rPr>
          <w:rFonts w:ascii="Times New Roman" w:eastAsia="Calibri" w:hAnsi="Times New Roman" w:cs="Times New Roman"/>
          <w:sz w:val="24"/>
          <w:szCs w:val="24"/>
          <w:highlight w:val="white"/>
        </w:rPr>
      </w:pPr>
    </w:p>
    <w:p w14:paraId="4F1C6CAE" w14:textId="07A4615B" w:rsidR="000F2052" w:rsidRDefault="000F2052" w:rsidP="00A0344C">
      <w:pPr>
        <w:spacing w:line="480" w:lineRule="auto"/>
        <w:jc w:val="both"/>
        <w:rPr>
          <w:rFonts w:ascii="Times New Roman" w:eastAsia="Calibri" w:hAnsi="Times New Roman" w:cs="Times New Roman"/>
          <w:sz w:val="24"/>
          <w:szCs w:val="24"/>
          <w:highlight w:val="white"/>
        </w:rPr>
      </w:pPr>
    </w:p>
    <w:p w14:paraId="48379183" w14:textId="2162D953" w:rsidR="000F2052" w:rsidRDefault="000F2052" w:rsidP="00A0344C">
      <w:pPr>
        <w:spacing w:line="480" w:lineRule="auto"/>
        <w:jc w:val="both"/>
        <w:rPr>
          <w:rFonts w:ascii="Times New Roman" w:eastAsia="Calibri" w:hAnsi="Times New Roman" w:cs="Times New Roman"/>
          <w:sz w:val="24"/>
          <w:szCs w:val="24"/>
          <w:highlight w:val="white"/>
        </w:rPr>
      </w:pPr>
    </w:p>
    <w:p w14:paraId="68381A1E" w14:textId="5C57F6B5" w:rsidR="000F2052" w:rsidRDefault="000F2052" w:rsidP="00A0344C">
      <w:pPr>
        <w:spacing w:line="480" w:lineRule="auto"/>
        <w:jc w:val="both"/>
        <w:rPr>
          <w:rFonts w:ascii="Times New Roman" w:eastAsia="Calibri" w:hAnsi="Times New Roman" w:cs="Times New Roman"/>
          <w:sz w:val="24"/>
          <w:szCs w:val="24"/>
          <w:highlight w:val="white"/>
        </w:rPr>
      </w:pPr>
    </w:p>
    <w:p w14:paraId="35A0678E" w14:textId="056D165A" w:rsidR="000F2052" w:rsidRDefault="000F2052" w:rsidP="00A0344C">
      <w:pPr>
        <w:spacing w:line="480" w:lineRule="auto"/>
        <w:jc w:val="both"/>
        <w:rPr>
          <w:rFonts w:ascii="Times New Roman" w:eastAsia="Calibri" w:hAnsi="Times New Roman" w:cs="Times New Roman"/>
          <w:sz w:val="24"/>
          <w:szCs w:val="24"/>
          <w:highlight w:val="white"/>
        </w:rPr>
      </w:pPr>
    </w:p>
    <w:p w14:paraId="44FF4134" w14:textId="40500E69" w:rsidR="000F2052" w:rsidRDefault="000F2052" w:rsidP="00A0344C">
      <w:pPr>
        <w:spacing w:line="480" w:lineRule="auto"/>
        <w:jc w:val="both"/>
        <w:rPr>
          <w:rFonts w:ascii="Times New Roman" w:eastAsia="Calibri" w:hAnsi="Times New Roman" w:cs="Times New Roman"/>
          <w:sz w:val="24"/>
          <w:szCs w:val="24"/>
          <w:highlight w:val="white"/>
        </w:rPr>
      </w:pPr>
    </w:p>
    <w:p w14:paraId="5A459E45" w14:textId="3B97A4E8" w:rsidR="000F2052" w:rsidRDefault="000F2052" w:rsidP="00A0344C">
      <w:pPr>
        <w:spacing w:line="480" w:lineRule="auto"/>
        <w:jc w:val="both"/>
        <w:rPr>
          <w:rFonts w:ascii="Times New Roman" w:eastAsia="Calibri" w:hAnsi="Times New Roman" w:cs="Times New Roman"/>
          <w:sz w:val="24"/>
          <w:szCs w:val="24"/>
          <w:highlight w:val="white"/>
        </w:rPr>
      </w:pPr>
    </w:p>
    <w:p w14:paraId="439E3305" w14:textId="77777777" w:rsidR="000F2052" w:rsidRPr="00E86A92" w:rsidRDefault="000F2052" w:rsidP="00A0344C">
      <w:pPr>
        <w:spacing w:line="480" w:lineRule="auto"/>
        <w:jc w:val="both"/>
        <w:rPr>
          <w:rFonts w:ascii="Times New Roman" w:eastAsia="Calibri" w:hAnsi="Times New Roman" w:cs="Times New Roman"/>
          <w:sz w:val="24"/>
          <w:szCs w:val="24"/>
          <w:highlight w:val="white"/>
        </w:rPr>
      </w:pPr>
    </w:p>
    <w:p w14:paraId="02F525B1" w14:textId="77777777" w:rsidR="00C96047" w:rsidRPr="00E86A92" w:rsidRDefault="001508B9" w:rsidP="00A0344C">
      <w:pPr>
        <w:widowControl w:val="0"/>
        <w:spacing w:line="480" w:lineRule="auto"/>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2. Structural Equation Modeling </w:t>
      </w:r>
    </w:p>
    <w:p w14:paraId="62064CEC" w14:textId="65CB06DC" w:rsidR="00C96047" w:rsidRDefault="001508B9" w:rsidP="00A0344C">
      <w:pPr>
        <w:widowControl w:val="0"/>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Results of Hierarchical Bayesian multivariate models (i.e. Bayesian SEMs) corresponding to Figure </w:t>
      </w:r>
      <w:r w:rsidR="000F2052">
        <w:rPr>
          <w:rFonts w:ascii="Times New Roman" w:eastAsia="Calibri" w:hAnsi="Times New Roman" w:cs="Times New Roman"/>
          <w:sz w:val="24"/>
          <w:szCs w:val="24"/>
        </w:rPr>
        <w:t>4</w:t>
      </w:r>
      <w:r w:rsidRPr="00E86A92">
        <w:rPr>
          <w:rFonts w:ascii="Times New Roman" w:eastAsia="Calibri" w:hAnsi="Times New Roman" w:cs="Times New Roman"/>
          <w:sz w:val="24"/>
          <w:szCs w:val="24"/>
        </w:rPr>
        <w:t xml:space="preserve"> for each site and reproductive fitness metric. Parameter estimates for model Intercepts and slopes for ‘fixed effects’ of climate and phenology with 95% Bayesian credible intervals (high, low) and Bulk effective sample size (ESS) estimates. Temp</w:t>
      </w:r>
      <w:r w:rsidR="00723A3F" w:rsidRPr="00723A3F">
        <w:rPr>
          <w:rFonts w:ascii="Times New Roman" w:eastAsia="Calibri" w:hAnsi="Times New Roman" w:cs="Times New Roman"/>
          <w:sz w:val="24"/>
          <w:szCs w:val="24"/>
          <w:vertAlign w:val="subscript"/>
        </w:rPr>
        <w:t>t</w:t>
      </w:r>
      <w:r w:rsidRPr="00E86A92">
        <w:rPr>
          <w:rFonts w:ascii="Times New Roman" w:eastAsia="Calibri" w:hAnsi="Times New Roman" w:cs="Times New Roman"/>
          <w:sz w:val="24"/>
          <w:szCs w:val="24"/>
        </w:rPr>
        <w:t xml:space="preserve">= average growing season </w:t>
      </w:r>
      <w:proofErr w:type="gramStart"/>
      <w:r w:rsidRPr="00E86A92">
        <w:rPr>
          <w:rFonts w:ascii="Times New Roman" w:eastAsia="Calibri" w:hAnsi="Times New Roman" w:cs="Times New Roman"/>
          <w:sz w:val="24"/>
          <w:szCs w:val="24"/>
        </w:rPr>
        <w:t>temp</w:t>
      </w:r>
      <w:proofErr w:type="gramEnd"/>
      <w:r w:rsidRPr="00E86A92">
        <w:rPr>
          <w:rFonts w:ascii="Times New Roman" w:eastAsia="Calibri" w:hAnsi="Times New Roman" w:cs="Times New Roman"/>
          <w:sz w:val="24"/>
          <w:szCs w:val="24"/>
        </w:rPr>
        <w:t xml:space="preserve"> in the current year, Temp</w:t>
      </w:r>
      <w:r w:rsidR="00723A3F" w:rsidRPr="00723A3F">
        <w:rPr>
          <w:rFonts w:ascii="Times New Roman" w:eastAsia="Calibri" w:hAnsi="Times New Roman" w:cs="Times New Roman"/>
          <w:sz w:val="24"/>
          <w:szCs w:val="24"/>
          <w:vertAlign w:val="subscript"/>
        </w:rPr>
        <w:t>t-1</w:t>
      </w:r>
      <w:r w:rsidRPr="00E86A92">
        <w:rPr>
          <w:rFonts w:ascii="Times New Roman" w:eastAsia="Calibri" w:hAnsi="Times New Roman" w:cs="Times New Roman"/>
          <w:sz w:val="24"/>
          <w:szCs w:val="24"/>
        </w:rPr>
        <w:t xml:space="preserve"> average growing season temp in the previous year and OTC = OTC warming effect. DOY= Day of year of</w:t>
      </w:r>
      <w:r w:rsidR="00DD5841" w:rsidRPr="00E86A92">
        <w:rPr>
          <w:rFonts w:ascii="Times New Roman" w:eastAsia="Calibri" w:hAnsi="Times New Roman" w:cs="Times New Roman"/>
          <w:sz w:val="24"/>
          <w:szCs w:val="24"/>
        </w:rPr>
        <w:t xml:space="preserve"> </w:t>
      </w:r>
      <w:r w:rsidRPr="00E86A92">
        <w:rPr>
          <w:rFonts w:ascii="Times New Roman" w:eastAsia="Calibri" w:hAnsi="Times New Roman" w:cs="Times New Roman"/>
          <w:sz w:val="24"/>
          <w:szCs w:val="24"/>
        </w:rPr>
        <w:t xml:space="preserve">flowering. </w:t>
      </w:r>
    </w:p>
    <w:tbl>
      <w:tblPr>
        <w:tblStyle w:val="TableGrid"/>
        <w:tblW w:w="9573" w:type="dxa"/>
        <w:tblLook w:val="04A0" w:firstRow="1" w:lastRow="0" w:firstColumn="1" w:lastColumn="0" w:noHBand="0" w:noVBand="1"/>
      </w:tblPr>
      <w:tblGrid>
        <w:gridCol w:w="1118"/>
        <w:gridCol w:w="1000"/>
        <w:gridCol w:w="1097"/>
        <w:gridCol w:w="1184"/>
        <w:gridCol w:w="1016"/>
        <w:gridCol w:w="1007"/>
        <w:gridCol w:w="1000"/>
        <w:gridCol w:w="1000"/>
        <w:gridCol w:w="1195"/>
      </w:tblGrid>
      <w:tr w:rsidR="000F2052" w:rsidRPr="000F2052" w14:paraId="0CA20A09" w14:textId="77777777" w:rsidTr="000F2052">
        <w:trPr>
          <w:trHeight w:val="288"/>
        </w:trPr>
        <w:tc>
          <w:tcPr>
            <w:tcW w:w="1118" w:type="dxa"/>
            <w:noWrap/>
            <w:hideMark/>
          </w:tcPr>
          <w:p w14:paraId="76E5EE8C"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Site</w:t>
            </w:r>
          </w:p>
        </w:tc>
        <w:tc>
          <w:tcPr>
            <w:tcW w:w="1000" w:type="dxa"/>
            <w:noWrap/>
            <w:hideMark/>
          </w:tcPr>
          <w:p w14:paraId="6DFD65AC"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Model</w:t>
            </w:r>
          </w:p>
        </w:tc>
        <w:tc>
          <w:tcPr>
            <w:tcW w:w="1097" w:type="dxa"/>
            <w:noWrap/>
            <w:hideMark/>
          </w:tcPr>
          <w:p w14:paraId="2D325838"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Response</w:t>
            </w:r>
          </w:p>
        </w:tc>
        <w:tc>
          <w:tcPr>
            <w:tcW w:w="1163" w:type="dxa"/>
            <w:noWrap/>
            <w:hideMark/>
          </w:tcPr>
          <w:p w14:paraId="7F6F22FF"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Parameter</w:t>
            </w:r>
          </w:p>
        </w:tc>
        <w:tc>
          <w:tcPr>
            <w:tcW w:w="1000" w:type="dxa"/>
            <w:noWrap/>
            <w:hideMark/>
          </w:tcPr>
          <w:p w14:paraId="659E9BDA"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Estimate</w:t>
            </w:r>
          </w:p>
        </w:tc>
        <w:tc>
          <w:tcPr>
            <w:tcW w:w="1000" w:type="dxa"/>
            <w:noWrap/>
            <w:hideMark/>
          </w:tcPr>
          <w:p w14:paraId="10CDE6EB" w14:textId="77777777" w:rsidR="000F2052" w:rsidRPr="000F2052" w:rsidRDefault="000F2052" w:rsidP="000F2052">
            <w:pPr>
              <w:rPr>
                <w:rFonts w:ascii="Calibri" w:eastAsia="Times New Roman" w:hAnsi="Calibri" w:cs="Calibri"/>
                <w:b/>
                <w:color w:val="000000"/>
                <w:lang w:val="en-US"/>
              </w:rPr>
            </w:pPr>
            <w:proofErr w:type="spellStart"/>
            <w:r w:rsidRPr="000F2052">
              <w:rPr>
                <w:rFonts w:ascii="Calibri" w:eastAsia="Times New Roman" w:hAnsi="Calibri" w:cs="Calibri"/>
                <w:b/>
                <w:color w:val="000000"/>
                <w:lang w:val="en-US"/>
              </w:rPr>
              <w:t>Est.Error</w:t>
            </w:r>
            <w:proofErr w:type="spellEnd"/>
          </w:p>
        </w:tc>
        <w:tc>
          <w:tcPr>
            <w:tcW w:w="1000" w:type="dxa"/>
            <w:noWrap/>
            <w:hideMark/>
          </w:tcPr>
          <w:p w14:paraId="46208E5A"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95 low</w:t>
            </w:r>
          </w:p>
        </w:tc>
        <w:tc>
          <w:tcPr>
            <w:tcW w:w="1000" w:type="dxa"/>
            <w:noWrap/>
            <w:hideMark/>
          </w:tcPr>
          <w:p w14:paraId="6A01E963" w14:textId="77777777" w:rsidR="000F2052" w:rsidRPr="000F2052" w:rsidRDefault="000F2052" w:rsidP="000F2052">
            <w:pPr>
              <w:rPr>
                <w:rFonts w:ascii="Calibri" w:eastAsia="Times New Roman" w:hAnsi="Calibri" w:cs="Calibri"/>
                <w:b/>
                <w:color w:val="000000"/>
                <w:lang w:val="en-US"/>
              </w:rPr>
            </w:pPr>
            <w:r w:rsidRPr="000F2052">
              <w:rPr>
                <w:rFonts w:ascii="Calibri" w:eastAsia="Times New Roman" w:hAnsi="Calibri" w:cs="Calibri"/>
                <w:b/>
                <w:color w:val="000000"/>
                <w:lang w:val="en-US"/>
              </w:rPr>
              <w:t>95 high</w:t>
            </w:r>
          </w:p>
        </w:tc>
        <w:tc>
          <w:tcPr>
            <w:tcW w:w="1195" w:type="dxa"/>
            <w:noWrap/>
            <w:hideMark/>
          </w:tcPr>
          <w:p w14:paraId="66635ADF" w14:textId="77777777" w:rsidR="000F2052" w:rsidRPr="000F2052" w:rsidRDefault="000F2052" w:rsidP="000F2052">
            <w:pPr>
              <w:rPr>
                <w:rFonts w:ascii="Calibri" w:eastAsia="Times New Roman" w:hAnsi="Calibri" w:cs="Calibri"/>
                <w:b/>
                <w:color w:val="000000"/>
                <w:lang w:val="en-US"/>
              </w:rPr>
            </w:pPr>
            <w:proofErr w:type="spellStart"/>
            <w:r w:rsidRPr="000F2052">
              <w:rPr>
                <w:rFonts w:ascii="Calibri" w:eastAsia="Times New Roman" w:hAnsi="Calibri" w:cs="Calibri"/>
                <w:b/>
                <w:color w:val="000000"/>
                <w:lang w:val="en-US"/>
              </w:rPr>
              <w:t>Bulk_ESS</w:t>
            </w:r>
            <w:proofErr w:type="spellEnd"/>
          </w:p>
        </w:tc>
      </w:tr>
      <w:tr w:rsidR="000F2052" w:rsidRPr="000F2052" w14:paraId="706D288F" w14:textId="77777777" w:rsidTr="000F2052">
        <w:trPr>
          <w:trHeight w:val="288"/>
        </w:trPr>
        <w:tc>
          <w:tcPr>
            <w:tcW w:w="1118" w:type="dxa"/>
            <w:noWrap/>
            <w:hideMark/>
          </w:tcPr>
          <w:p w14:paraId="3F67B9C3"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Daring Lake</w:t>
            </w:r>
          </w:p>
        </w:tc>
        <w:tc>
          <w:tcPr>
            <w:tcW w:w="1000" w:type="dxa"/>
            <w:noWrap/>
            <w:hideMark/>
          </w:tcPr>
          <w:p w14:paraId="094E340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097" w:type="dxa"/>
            <w:noWrap/>
            <w:hideMark/>
          </w:tcPr>
          <w:p w14:paraId="182F91C5" w14:textId="4830D6C2"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73F7EB2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09047CE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0.065</w:t>
            </w:r>
          </w:p>
        </w:tc>
        <w:tc>
          <w:tcPr>
            <w:tcW w:w="1000" w:type="dxa"/>
            <w:noWrap/>
            <w:hideMark/>
          </w:tcPr>
          <w:p w14:paraId="0C376B3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0.399</w:t>
            </w:r>
          </w:p>
        </w:tc>
        <w:tc>
          <w:tcPr>
            <w:tcW w:w="1000" w:type="dxa"/>
            <w:noWrap/>
            <w:hideMark/>
          </w:tcPr>
          <w:p w14:paraId="45195F5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-0.72</w:t>
            </w:r>
          </w:p>
        </w:tc>
        <w:tc>
          <w:tcPr>
            <w:tcW w:w="1000" w:type="dxa"/>
            <w:noWrap/>
            <w:hideMark/>
          </w:tcPr>
          <w:p w14:paraId="796B938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0.877</w:t>
            </w:r>
          </w:p>
        </w:tc>
        <w:tc>
          <w:tcPr>
            <w:tcW w:w="1195" w:type="dxa"/>
            <w:noWrap/>
            <w:hideMark/>
          </w:tcPr>
          <w:p w14:paraId="2F08673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3060</w:t>
            </w:r>
          </w:p>
        </w:tc>
      </w:tr>
      <w:tr w:rsidR="000F2052" w:rsidRPr="000F2052" w14:paraId="74CF690E" w14:textId="77777777" w:rsidTr="000F2052">
        <w:trPr>
          <w:trHeight w:val="288"/>
        </w:trPr>
        <w:tc>
          <w:tcPr>
            <w:tcW w:w="1118" w:type="dxa"/>
            <w:noWrap/>
            <w:hideMark/>
          </w:tcPr>
          <w:p w14:paraId="26B9E5E5"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44B5440E"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790099F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271F5A2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8D206F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-0.143</w:t>
            </w:r>
          </w:p>
        </w:tc>
        <w:tc>
          <w:tcPr>
            <w:tcW w:w="1000" w:type="dxa"/>
            <w:noWrap/>
            <w:hideMark/>
          </w:tcPr>
          <w:p w14:paraId="2C61530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0.267</w:t>
            </w:r>
          </w:p>
        </w:tc>
        <w:tc>
          <w:tcPr>
            <w:tcW w:w="1000" w:type="dxa"/>
            <w:noWrap/>
            <w:hideMark/>
          </w:tcPr>
          <w:p w14:paraId="2CBAD03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-0.686</w:t>
            </w:r>
          </w:p>
        </w:tc>
        <w:tc>
          <w:tcPr>
            <w:tcW w:w="1000" w:type="dxa"/>
            <w:noWrap/>
            <w:hideMark/>
          </w:tcPr>
          <w:p w14:paraId="15D3A3C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0.395</w:t>
            </w:r>
          </w:p>
        </w:tc>
        <w:tc>
          <w:tcPr>
            <w:tcW w:w="1195" w:type="dxa"/>
            <w:noWrap/>
            <w:hideMark/>
          </w:tcPr>
          <w:p w14:paraId="733FE2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3705</w:t>
            </w:r>
          </w:p>
        </w:tc>
      </w:tr>
      <w:tr w:rsidR="000F2052" w:rsidRPr="000F2052" w14:paraId="0EA9146A" w14:textId="77777777" w:rsidTr="000F2052">
        <w:trPr>
          <w:trHeight w:val="288"/>
        </w:trPr>
        <w:tc>
          <w:tcPr>
            <w:tcW w:w="1118" w:type="dxa"/>
            <w:noWrap/>
            <w:hideMark/>
          </w:tcPr>
          <w:p w14:paraId="53FE2C9B"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9020D26"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EBF58A6" w14:textId="7D4AA9B8"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163" w:type="dxa"/>
            <w:noWrap/>
            <w:hideMark/>
          </w:tcPr>
          <w:p w14:paraId="4DB8BD15" w14:textId="3EA923B4"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p>
        </w:tc>
        <w:tc>
          <w:tcPr>
            <w:tcW w:w="1000" w:type="dxa"/>
            <w:noWrap/>
            <w:hideMark/>
          </w:tcPr>
          <w:p w14:paraId="433AB43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-0.413</w:t>
            </w:r>
          </w:p>
        </w:tc>
        <w:tc>
          <w:tcPr>
            <w:tcW w:w="1000" w:type="dxa"/>
            <w:noWrap/>
            <w:hideMark/>
          </w:tcPr>
          <w:p w14:paraId="3E2120F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0.064</w:t>
            </w:r>
          </w:p>
        </w:tc>
        <w:tc>
          <w:tcPr>
            <w:tcW w:w="1000" w:type="dxa"/>
            <w:noWrap/>
            <w:hideMark/>
          </w:tcPr>
          <w:p w14:paraId="17FA5BE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-0.537</w:t>
            </w:r>
          </w:p>
        </w:tc>
        <w:tc>
          <w:tcPr>
            <w:tcW w:w="1000" w:type="dxa"/>
            <w:noWrap/>
            <w:hideMark/>
          </w:tcPr>
          <w:p w14:paraId="7AA575C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-0.286</w:t>
            </w:r>
          </w:p>
        </w:tc>
        <w:tc>
          <w:tcPr>
            <w:tcW w:w="1195" w:type="dxa"/>
            <w:noWrap/>
            <w:hideMark/>
          </w:tcPr>
          <w:p w14:paraId="38A4359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2802</w:t>
            </w:r>
          </w:p>
        </w:tc>
      </w:tr>
      <w:tr w:rsidR="000F2052" w:rsidRPr="000F2052" w14:paraId="0A7A3453" w14:textId="77777777" w:rsidTr="000F2052">
        <w:trPr>
          <w:trHeight w:val="288"/>
        </w:trPr>
        <w:tc>
          <w:tcPr>
            <w:tcW w:w="1118" w:type="dxa"/>
            <w:noWrap/>
            <w:hideMark/>
          </w:tcPr>
          <w:p w14:paraId="0780D438"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745A142D"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EC4E627"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22BE3DE9" w14:textId="068764C5"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p>
        </w:tc>
        <w:tc>
          <w:tcPr>
            <w:tcW w:w="1000" w:type="dxa"/>
            <w:noWrap/>
            <w:hideMark/>
          </w:tcPr>
          <w:p w14:paraId="7759E20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0.12</w:t>
            </w:r>
          </w:p>
        </w:tc>
        <w:tc>
          <w:tcPr>
            <w:tcW w:w="1000" w:type="dxa"/>
            <w:noWrap/>
            <w:hideMark/>
          </w:tcPr>
          <w:p w14:paraId="4E40B38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0.055</w:t>
            </w:r>
          </w:p>
        </w:tc>
        <w:tc>
          <w:tcPr>
            <w:tcW w:w="1000" w:type="dxa"/>
            <w:noWrap/>
            <w:hideMark/>
          </w:tcPr>
          <w:p w14:paraId="233346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w:t>
            </w:r>
          </w:p>
        </w:tc>
        <w:tc>
          <w:tcPr>
            <w:tcW w:w="1000" w:type="dxa"/>
            <w:noWrap/>
            <w:hideMark/>
          </w:tcPr>
          <w:p w14:paraId="0112AFE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0.229</w:t>
            </w:r>
          </w:p>
        </w:tc>
        <w:tc>
          <w:tcPr>
            <w:tcW w:w="1195" w:type="dxa"/>
            <w:noWrap/>
            <w:hideMark/>
          </w:tcPr>
          <w:p w14:paraId="44F1C75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5551</w:t>
            </w:r>
          </w:p>
        </w:tc>
      </w:tr>
      <w:tr w:rsidR="000F2052" w:rsidRPr="000F2052" w14:paraId="60CB3700" w14:textId="77777777" w:rsidTr="000F2052">
        <w:trPr>
          <w:trHeight w:val="288"/>
        </w:trPr>
        <w:tc>
          <w:tcPr>
            <w:tcW w:w="1118" w:type="dxa"/>
            <w:noWrap/>
            <w:hideMark/>
          </w:tcPr>
          <w:p w14:paraId="0D36048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C59A276"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5BA71C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CAB516F" w14:textId="4301E142"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 xml:space="preserve">DOY </w:t>
            </w:r>
          </w:p>
        </w:tc>
        <w:tc>
          <w:tcPr>
            <w:tcW w:w="1000" w:type="dxa"/>
            <w:noWrap/>
            <w:hideMark/>
          </w:tcPr>
          <w:p w14:paraId="735FD20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-0.264</w:t>
            </w:r>
          </w:p>
        </w:tc>
        <w:tc>
          <w:tcPr>
            <w:tcW w:w="1000" w:type="dxa"/>
            <w:noWrap/>
            <w:hideMark/>
          </w:tcPr>
          <w:p w14:paraId="3E0889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0.054</w:t>
            </w:r>
          </w:p>
        </w:tc>
        <w:tc>
          <w:tcPr>
            <w:tcW w:w="1000" w:type="dxa"/>
            <w:noWrap/>
            <w:hideMark/>
          </w:tcPr>
          <w:p w14:paraId="689ED0B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-0.371</w:t>
            </w:r>
          </w:p>
        </w:tc>
        <w:tc>
          <w:tcPr>
            <w:tcW w:w="1000" w:type="dxa"/>
            <w:noWrap/>
            <w:hideMark/>
          </w:tcPr>
          <w:p w14:paraId="2FB9AAA3"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-0.157</w:t>
            </w:r>
          </w:p>
        </w:tc>
        <w:tc>
          <w:tcPr>
            <w:tcW w:w="1195" w:type="dxa"/>
            <w:noWrap/>
            <w:hideMark/>
          </w:tcPr>
          <w:p w14:paraId="00D404D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11740</w:t>
            </w:r>
          </w:p>
        </w:tc>
      </w:tr>
      <w:tr w:rsidR="000F2052" w:rsidRPr="000F2052" w14:paraId="0414869A" w14:textId="77777777" w:rsidTr="000F2052">
        <w:trPr>
          <w:trHeight w:val="288"/>
        </w:trPr>
        <w:tc>
          <w:tcPr>
            <w:tcW w:w="1118" w:type="dxa"/>
            <w:noWrap/>
            <w:hideMark/>
          </w:tcPr>
          <w:p w14:paraId="6F09D4FD"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73CD8F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45D04C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F8C2559" w14:textId="3C3CC9CA"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5E819AE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0.063</w:t>
            </w:r>
          </w:p>
        </w:tc>
        <w:tc>
          <w:tcPr>
            <w:tcW w:w="1000" w:type="dxa"/>
            <w:noWrap/>
            <w:hideMark/>
          </w:tcPr>
          <w:p w14:paraId="2D1F71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w:t>
            </w:r>
          </w:p>
        </w:tc>
        <w:tc>
          <w:tcPr>
            <w:tcW w:w="1000" w:type="dxa"/>
            <w:noWrap/>
            <w:hideMark/>
          </w:tcPr>
          <w:p w14:paraId="2A52D59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0.025</w:t>
            </w:r>
          </w:p>
        </w:tc>
        <w:tc>
          <w:tcPr>
            <w:tcW w:w="1000" w:type="dxa"/>
            <w:noWrap/>
            <w:hideMark/>
          </w:tcPr>
          <w:p w14:paraId="46D9706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0.102</w:t>
            </w:r>
          </w:p>
        </w:tc>
        <w:tc>
          <w:tcPr>
            <w:tcW w:w="1195" w:type="dxa"/>
            <w:noWrap/>
            <w:hideMark/>
          </w:tcPr>
          <w:p w14:paraId="1EBAECA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17603</w:t>
            </w:r>
          </w:p>
        </w:tc>
      </w:tr>
      <w:tr w:rsidR="000F2052" w:rsidRPr="000F2052" w14:paraId="7555161E" w14:textId="77777777" w:rsidTr="000F2052">
        <w:trPr>
          <w:trHeight w:val="288"/>
        </w:trPr>
        <w:tc>
          <w:tcPr>
            <w:tcW w:w="1118" w:type="dxa"/>
            <w:noWrap/>
            <w:hideMark/>
          </w:tcPr>
          <w:p w14:paraId="227C789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Daring Lake</w:t>
            </w:r>
          </w:p>
        </w:tc>
        <w:tc>
          <w:tcPr>
            <w:tcW w:w="1000" w:type="dxa"/>
            <w:noWrap/>
            <w:hideMark/>
          </w:tcPr>
          <w:p w14:paraId="1C2A3C7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097" w:type="dxa"/>
            <w:noWrap/>
            <w:hideMark/>
          </w:tcPr>
          <w:p w14:paraId="1B5EDA1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20E10F3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511F55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-0.049</w:t>
            </w:r>
          </w:p>
        </w:tc>
        <w:tc>
          <w:tcPr>
            <w:tcW w:w="1000" w:type="dxa"/>
            <w:noWrap/>
            <w:hideMark/>
          </w:tcPr>
          <w:p w14:paraId="4CFEF40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0.761</w:t>
            </w:r>
          </w:p>
        </w:tc>
        <w:tc>
          <w:tcPr>
            <w:tcW w:w="1000" w:type="dxa"/>
            <w:noWrap/>
            <w:hideMark/>
          </w:tcPr>
          <w:p w14:paraId="6BE5C64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-1.716</w:t>
            </w:r>
          </w:p>
        </w:tc>
        <w:tc>
          <w:tcPr>
            <w:tcW w:w="1000" w:type="dxa"/>
            <w:noWrap/>
            <w:hideMark/>
          </w:tcPr>
          <w:p w14:paraId="68F482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1.505</w:t>
            </w:r>
          </w:p>
        </w:tc>
        <w:tc>
          <w:tcPr>
            <w:tcW w:w="1195" w:type="dxa"/>
            <w:noWrap/>
            <w:hideMark/>
          </w:tcPr>
          <w:p w14:paraId="072D710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4606</w:t>
            </w:r>
          </w:p>
        </w:tc>
      </w:tr>
      <w:tr w:rsidR="000F2052" w:rsidRPr="000F2052" w14:paraId="548F9999" w14:textId="77777777" w:rsidTr="000F2052">
        <w:trPr>
          <w:trHeight w:val="288"/>
        </w:trPr>
        <w:tc>
          <w:tcPr>
            <w:tcW w:w="1118" w:type="dxa"/>
            <w:noWrap/>
            <w:hideMark/>
          </w:tcPr>
          <w:p w14:paraId="5C3E662C"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0E287C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D7F459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69E88F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4AF8C84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w:t>
            </w:r>
          </w:p>
        </w:tc>
        <w:tc>
          <w:tcPr>
            <w:tcW w:w="1000" w:type="dxa"/>
            <w:noWrap/>
            <w:hideMark/>
          </w:tcPr>
          <w:p w14:paraId="45289BF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0.778</w:t>
            </w:r>
          </w:p>
        </w:tc>
        <w:tc>
          <w:tcPr>
            <w:tcW w:w="1000" w:type="dxa"/>
            <w:noWrap/>
            <w:hideMark/>
          </w:tcPr>
          <w:p w14:paraId="41F35D5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-1.9</w:t>
            </w:r>
          </w:p>
        </w:tc>
        <w:tc>
          <w:tcPr>
            <w:tcW w:w="1000" w:type="dxa"/>
            <w:noWrap/>
            <w:hideMark/>
          </w:tcPr>
          <w:p w14:paraId="304FD46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1.368</w:t>
            </w:r>
          </w:p>
        </w:tc>
        <w:tc>
          <w:tcPr>
            <w:tcW w:w="1195" w:type="dxa"/>
            <w:noWrap/>
            <w:hideMark/>
          </w:tcPr>
          <w:p w14:paraId="019537F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5090</w:t>
            </w:r>
          </w:p>
        </w:tc>
      </w:tr>
      <w:tr w:rsidR="000F2052" w:rsidRPr="000F2052" w14:paraId="30F8F8A5" w14:textId="77777777" w:rsidTr="000F2052">
        <w:trPr>
          <w:trHeight w:val="288"/>
        </w:trPr>
        <w:tc>
          <w:tcPr>
            <w:tcW w:w="1118" w:type="dxa"/>
            <w:noWrap/>
            <w:hideMark/>
          </w:tcPr>
          <w:p w14:paraId="24047141"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979946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83FA37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2C6FCB5A" w14:textId="0488646B"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00EA0B54" w:rsidRPr="000F2052">
              <w:rPr>
                <w:rFonts w:ascii="Calibri" w:eastAsia="Times New Roman" w:hAnsi="Calibri" w:cs="Calibri"/>
                <w:color w:val="000000"/>
                <w:vertAlign w:val="subscript"/>
                <w:lang w:val="en-US"/>
              </w:rPr>
              <w:t>t</w:t>
            </w:r>
          </w:p>
        </w:tc>
        <w:tc>
          <w:tcPr>
            <w:tcW w:w="1000" w:type="dxa"/>
            <w:noWrap/>
            <w:hideMark/>
          </w:tcPr>
          <w:p w14:paraId="57D9067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-0.748</w:t>
            </w:r>
          </w:p>
        </w:tc>
        <w:tc>
          <w:tcPr>
            <w:tcW w:w="1000" w:type="dxa"/>
            <w:noWrap/>
            <w:hideMark/>
          </w:tcPr>
          <w:p w14:paraId="3BDA347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0.183</w:t>
            </w:r>
          </w:p>
        </w:tc>
        <w:tc>
          <w:tcPr>
            <w:tcW w:w="1000" w:type="dxa"/>
            <w:noWrap/>
            <w:hideMark/>
          </w:tcPr>
          <w:p w14:paraId="3D1A766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-1.115</w:t>
            </w:r>
          </w:p>
        </w:tc>
        <w:tc>
          <w:tcPr>
            <w:tcW w:w="1000" w:type="dxa"/>
            <w:noWrap/>
            <w:hideMark/>
          </w:tcPr>
          <w:p w14:paraId="3B3DB6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-0.381</w:t>
            </w:r>
          </w:p>
        </w:tc>
        <w:tc>
          <w:tcPr>
            <w:tcW w:w="1195" w:type="dxa"/>
            <w:noWrap/>
            <w:hideMark/>
          </w:tcPr>
          <w:p w14:paraId="498FE9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2921</w:t>
            </w:r>
          </w:p>
        </w:tc>
      </w:tr>
      <w:tr w:rsidR="000F2052" w:rsidRPr="000F2052" w14:paraId="6200F7C6" w14:textId="77777777" w:rsidTr="000F2052">
        <w:trPr>
          <w:trHeight w:val="288"/>
        </w:trPr>
        <w:tc>
          <w:tcPr>
            <w:tcW w:w="1118" w:type="dxa"/>
            <w:noWrap/>
            <w:hideMark/>
          </w:tcPr>
          <w:p w14:paraId="5A67939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2957319"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A6D7A3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64F6A503" w14:textId="256A2BCD"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r>
              <w:rPr>
                <w:rFonts w:ascii="Calibri" w:eastAsia="Times New Roman" w:hAnsi="Calibri" w:cs="Calibri"/>
                <w:color w:val="000000"/>
                <w:vertAlign w:val="subscript"/>
                <w:lang w:val="en-US"/>
              </w:rPr>
              <w:t>-1</w:t>
            </w:r>
            <w:r>
              <w:rPr>
                <w:rFonts w:ascii="Calibri" w:eastAsia="Times New Roman" w:hAnsi="Calibri" w:cs="Calibri"/>
                <w:color w:val="000000"/>
                <w:lang w:val="en-US"/>
              </w:rPr>
              <w:t xml:space="preserve"> </w:t>
            </w:r>
          </w:p>
        </w:tc>
        <w:tc>
          <w:tcPr>
            <w:tcW w:w="1000" w:type="dxa"/>
            <w:noWrap/>
            <w:hideMark/>
          </w:tcPr>
          <w:p w14:paraId="652548C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-0.083</w:t>
            </w:r>
          </w:p>
        </w:tc>
        <w:tc>
          <w:tcPr>
            <w:tcW w:w="1000" w:type="dxa"/>
            <w:noWrap/>
            <w:hideMark/>
          </w:tcPr>
          <w:p w14:paraId="626672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0.182</w:t>
            </w:r>
          </w:p>
        </w:tc>
        <w:tc>
          <w:tcPr>
            <w:tcW w:w="1000" w:type="dxa"/>
            <w:noWrap/>
            <w:hideMark/>
          </w:tcPr>
          <w:p w14:paraId="0F3EDC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-0.443</w:t>
            </w:r>
          </w:p>
        </w:tc>
        <w:tc>
          <w:tcPr>
            <w:tcW w:w="1000" w:type="dxa"/>
            <w:noWrap/>
            <w:hideMark/>
          </w:tcPr>
          <w:p w14:paraId="79ACCEA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0.28</w:t>
            </w:r>
          </w:p>
        </w:tc>
        <w:tc>
          <w:tcPr>
            <w:tcW w:w="1195" w:type="dxa"/>
            <w:noWrap/>
            <w:hideMark/>
          </w:tcPr>
          <w:p w14:paraId="75809C8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2703</w:t>
            </w:r>
          </w:p>
        </w:tc>
      </w:tr>
      <w:tr w:rsidR="000F2052" w:rsidRPr="000F2052" w14:paraId="73248D85" w14:textId="77777777" w:rsidTr="000F2052">
        <w:trPr>
          <w:trHeight w:val="288"/>
        </w:trPr>
        <w:tc>
          <w:tcPr>
            <w:tcW w:w="1118" w:type="dxa"/>
            <w:noWrap/>
            <w:hideMark/>
          </w:tcPr>
          <w:p w14:paraId="5A2E4AF5"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3CFE85A7"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B5A19AF"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1A980307" w14:textId="449E76E0" w:rsidR="000F2052" w:rsidRPr="000F2052" w:rsidRDefault="000F2052" w:rsidP="000F2052">
            <w:pPr>
              <w:rPr>
                <w:rFonts w:ascii="Calibri" w:eastAsia="Times New Roman" w:hAnsi="Calibri" w:cs="Calibri"/>
                <w:color w:val="000000"/>
                <w:lang w:val="en-US"/>
              </w:rPr>
            </w:pPr>
            <w:r>
              <w:rPr>
                <w:rFonts w:ascii="Calibri" w:eastAsia="Times New Roman" w:hAnsi="Calibri" w:cs="Calibri"/>
                <w:color w:val="000000"/>
                <w:lang w:val="en-US"/>
              </w:rPr>
              <w:t>Temp</w:t>
            </w:r>
            <w:r w:rsidRPr="000F2052">
              <w:rPr>
                <w:rFonts w:ascii="Calibri" w:eastAsia="Times New Roman" w:hAnsi="Calibri" w:cs="Calibri"/>
                <w:color w:val="000000"/>
                <w:vertAlign w:val="subscript"/>
                <w:lang w:val="en-US"/>
              </w:rPr>
              <w:t>t</w:t>
            </w:r>
            <w:r>
              <w:rPr>
                <w:rFonts w:ascii="Calibri" w:eastAsia="Times New Roman" w:hAnsi="Calibri" w:cs="Calibri"/>
                <w:color w:val="000000"/>
                <w:vertAlign w:val="subscript"/>
                <w:lang w:val="en-US"/>
              </w:rPr>
              <w:t>-1</w:t>
            </w:r>
          </w:p>
        </w:tc>
        <w:tc>
          <w:tcPr>
            <w:tcW w:w="1000" w:type="dxa"/>
            <w:noWrap/>
            <w:hideMark/>
          </w:tcPr>
          <w:p w14:paraId="54B8DCB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0.069</w:t>
            </w:r>
          </w:p>
        </w:tc>
        <w:tc>
          <w:tcPr>
            <w:tcW w:w="1000" w:type="dxa"/>
            <w:noWrap/>
            <w:hideMark/>
          </w:tcPr>
          <w:p w14:paraId="52F822A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0.057</w:t>
            </w:r>
          </w:p>
        </w:tc>
        <w:tc>
          <w:tcPr>
            <w:tcW w:w="1000" w:type="dxa"/>
            <w:noWrap/>
            <w:hideMark/>
          </w:tcPr>
          <w:p w14:paraId="1456807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-0.047</w:t>
            </w:r>
          </w:p>
        </w:tc>
        <w:tc>
          <w:tcPr>
            <w:tcW w:w="1000" w:type="dxa"/>
            <w:noWrap/>
            <w:hideMark/>
          </w:tcPr>
          <w:p w14:paraId="558C261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0.177</w:t>
            </w:r>
          </w:p>
        </w:tc>
        <w:tc>
          <w:tcPr>
            <w:tcW w:w="1195" w:type="dxa"/>
            <w:noWrap/>
            <w:hideMark/>
          </w:tcPr>
          <w:p w14:paraId="7C9ECCD2"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4647</w:t>
            </w:r>
          </w:p>
        </w:tc>
      </w:tr>
      <w:tr w:rsidR="000F2052" w:rsidRPr="000F2052" w14:paraId="51B5F354" w14:textId="77777777" w:rsidTr="000F2052">
        <w:trPr>
          <w:trHeight w:val="288"/>
        </w:trPr>
        <w:tc>
          <w:tcPr>
            <w:tcW w:w="1118" w:type="dxa"/>
            <w:noWrap/>
            <w:hideMark/>
          </w:tcPr>
          <w:p w14:paraId="5C56239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FA171C9"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F9722D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042108B3" w14:textId="08B26E9C"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025766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-0.134</w:t>
            </w:r>
          </w:p>
        </w:tc>
        <w:tc>
          <w:tcPr>
            <w:tcW w:w="1000" w:type="dxa"/>
            <w:noWrap/>
            <w:hideMark/>
          </w:tcPr>
          <w:p w14:paraId="6DF24B2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0.054</w:t>
            </w:r>
          </w:p>
        </w:tc>
        <w:tc>
          <w:tcPr>
            <w:tcW w:w="1000" w:type="dxa"/>
            <w:noWrap/>
            <w:hideMark/>
          </w:tcPr>
          <w:p w14:paraId="0339CF8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-0.241</w:t>
            </w:r>
          </w:p>
        </w:tc>
        <w:tc>
          <w:tcPr>
            <w:tcW w:w="1000" w:type="dxa"/>
            <w:noWrap/>
            <w:hideMark/>
          </w:tcPr>
          <w:p w14:paraId="5BDADC4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-0.032</w:t>
            </w:r>
          </w:p>
        </w:tc>
        <w:tc>
          <w:tcPr>
            <w:tcW w:w="1195" w:type="dxa"/>
            <w:noWrap/>
            <w:hideMark/>
          </w:tcPr>
          <w:p w14:paraId="7641B47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6678</w:t>
            </w:r>
          </w:p>
        </w:tc>
      </w:tr>
      <w:tr w:rsidR="000F2052" w:rsidRPr="000F2052" w14:paraId="47A42EC0" w14:textId="77777777" w:rsidTr="000F2052">
        <w:trPr>
          <w:trHeight w:val="288"/>
        </w:trPr>
        <w:tc>
          <w:tcPr>
            <w:tcW w:w="1118" w:type="dxa"/>
            <w:noWrap/>
            <w:hideMark/>
          </w:tcPr>
          <w:p w14:paraId="4C44C823"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05BED2C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4A859D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98B15CC" w14:textId="60B8894A"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77D00FA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0.061</w:t>
            </w:r>
          </w:p>
        </w:tc>
        <w:tc>
          <w:tcPr>
            <w:tcW w:w="1000" w:type="dxa"/>
            <w:noWrap/>
            <w:hideMark/>
          </w:tcPr>
          <w:p w14:paraId="03F5134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0.029</w:t>
            </w:r>
          </w:p>
        </w:tc>
        <w:tc>
          <w:tcPr>
            <w:tcW w:w="1000" w:type="dxa"/>
            <w:noWrap/>
            <w:hideMark/>
          </w:tcPr>
          <w:p w14:paraId="6BF202E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0.004</w:t>
            </w:r>
          </w:p>
        </w:tc>
        <w:tc>
          <w:tcPr>
            <w:tcW w:w="1000" w:type="dxa"/>
            <w:noWrap/>
            <w:hideMark/>
          </w:tcPr>
          <w:p w14:paraId="3E655B63"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0.119</w:t>
            </w:r>
          </w:p>
        </w:tc>
        <w:tc>
          <w:tcPr>
            <w:tcW w:w="1195" w:type="dxa"/>
            <w:noWrap/>
            <w:hideMark/>
          </w:tcPr>
          <w:p w14:paraId="516FC34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10525</w:t>
            </w:r>
          </w:p>
        </w:tc>
      </w:tr>
      <w:tr w:rsidR="000F2052" w:rsidRPr="000F2052" w14:paraId="1C9B17F9" w14:textId="77777777" w:rsidTr="000F2052">
        <w:trPr>
          <w:trHeight w:val="288"/>
        </w:trPr>
        <w:tc>
          <w:tcPr>
            <w:tcW w:w="1118" w:type="dxa"/>
            <w:noWrap/>
            <w:hideMark/>
          </w:tcPr>
          <w:p w14:paraId="00A2440F"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Alexandra Fiord</w:t>
            </w:r>
          </w:p>
        </w:tc>
        <w:tc>
          <w:tcPr>
            <w:tcW w:w="1000" w:type="dxa"/>
            <w:noWrap/>
            <w:hideMark/>
          </w:tcPr>
          <w:p w14:paraId="6C19B1C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097" w:type="dxa"/>
            <w:noWrap/>
            <w:hideMark/>
          </w:tcPr>
          <w:p w14:paraId="30C67105"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47EA9BB7"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0E649F9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0.155</w:t>
            </w:r>
          </w:p>
        </w:tc>
        <w:tc>
          <w:tcPr>
            <w:tcW w:w="1000" w:type="dxa"/>
            <w:noWrap/>
            <w:hideMark/>
          </w:tcPr>
          <w:p w14:paraId="454B0AB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0.315</w:t>
            </w:r>
          </w:p>
        </w:tc>
        <w:tc>
          <w:tcPr>
            <w:tcW w:w="1000" w:type="dxa"/>
            <w:noWrap/>
            <w:hideMark/>
          </w:tcPr>
          <w:p w14:paraId="6AE7FF4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-0.478</w:t>
            </w:r>
          </w:p>
        </w:tc>
        <w:tc>
          <w:tcPr>
            <w:tcW w:w="1000" w:type="dxa"/>
            <w:noWrap/>
            <w:hideMark/>
          </w:tcPr>
          <w:p w14:paraId="613921F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0.777</w:t>
            </w:r>
          </w:p>
        </w:tc>
        <w:tc>
          <w:tcPr>
            <w:tcW w:w="1195" w:type="dxa"/>
            <w:noWrap/>
            <w:hideMark/>
          </w:tcPr>
          <w:p w14:paraId="67D9764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2638</w:t>
            </w:r>
          </w:p>
        </w:tc>
      </w:tr>
      <w:tr w:rsidR="000F2052" w:rsidRPr="000F2052" w14:paraId="07005225" w14:textId="77777777" w:rsidTr="000F2052">
        <w:trPr>
          <w:trHeight w:val="288"/>
        </w:trPr>
        <w:tc>
          <w:tcPr>
            <w:tcW w:w="1118" w:type="dxa"/>
            <w:noWrap/>
            <w:hideMark/>
          </w:tcPr>
          <w:p w14:paraId="04F37C4F"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0BF495CE"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4123AEAB"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10F09DC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79E0C17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0.873</w:t>
            </w:r>
          </w:p>
        </w:tc>
        <w:tc>
          <w:tcPr>
            <w:tcW w:w="1000" w:type="dxa"/>
            <w:noWrap/>
            <w:hideMark/>
          </w:tcPr>
          <w:p w14:paraId="3E6ACF9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0.179</w:t>
            </w:r>
          </w:p>
        </w:tc>
        <w:tc>
          <w:tcPr>
            <w:tcW w:w="1000" w:type="dxa"/>
            <w:noWrap/>
            <w:hideMark/>
          </w:tcPr>
          <w:p w14:paraId="22AABA4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0.517</w:t>
            </w:r>
          </w:p>
        </w:tc>
        <w:tc>
          <w:tcPr>
            <w:tcW w:w="1000" w:type="dxa"/>
            <w:noWrap/>
            <w:hideMark/>
          </w:tcPr>
          <w:p w14:paraId="0AB9419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1.226</w:t>
            </w:r>
          </w:p>
        </w:tc>
        <w:tc>
          <w:tcPr>
            <w:tcW w:w="1195" w:type="dxa"/>
            <w:noWrap/>
            <w:hideMark/>
          </w:tcPr>
          <w:p w14:paraId="0016D54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3637</w:t>
            </w:r>
          </w:p>
        </w:tc>
      </w:tr>
      <w:tr w:rsidR="000F2052" w:rsidRPr="000F2052" w14:paraId="15CC2831" w14:textId="77777777" w:rsidTr="000F2052">
        <w:trPr>
          <w:trHeight w:val="288"/>
        </w:trPr>
        <w:tc>
          <w:tcPr>
            <w:tcW w:w="1118" w:type="dxa"/>
            <w:noWrap/>
            <w:hideMark/>
          </w:tcPr>
          <w:p w14:paraId="325C1103"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110570BC"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8C298FE"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7C7400B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094B7D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-0.35</w:t>
            </w:r>
          </w:p>
        </w:tc>
        <w:tc>
          <w:tcPr>
            <w:tcW w:w="1000" w:type="dxa"/>
            <w:noWrap/>
            <w:hideMark/>
          </w:tcPr>
          <w:p w14:paraId="3029436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w:t>
            </w:r>
          </w:p>
        </w:tc>
        <w:tc>
          <w:tcPr>
            <w:tcW w:w="1000" w:type="dxa"/>
            <w:noWrap/>
            <w:hideMark/>
          </w:tcPr>
          <w:p w14:paraId="3A0BD3B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-0.43</w:t>
            </w:r>
          </w:p>
        </w:tc>
        <w:tc>
          <w:tcPr>
            <w:tcW w:w="1000" w:type="dxa"/>
            <w:noWrap/>
            <w:hideMark/>
          </w:tcPr>
          <w:p w14:paraId="72C69CC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-0.272</w:t>
            </w:r>
          </w:p>
        </w:tc>
        <w:tc>
          <w:tcPr>
            <w:tcW w:w="1195" w:type="dxa"/>
            <w:noWrap/>
            <w:hideMark/>
          </w:tcPr>
          <w:p w14:paraId="487A459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16466</w:t>
            </w:r>
          </w:p>
        </w:tc>
      </w:tr>
      <w:tr w:rsidR="000F2052" w:rsidRPr="000F2052" w14:paraId="0221817D" w14:textId="77777777" w:rsidTr="000F2052">
        <w:trPr>
          <w:trHeight w:val="288"/>
        </w:trPr>
        <w:tc>
          <w:tcPr>
            <w:tcW w:w="1118" w:type="dxa"/>
            <w:noWrap/>
            <w:hideMark/>
          </w:tcPr>
          <w:p w14:paraId="542EA91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1D1956D5"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7024F8CD"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5569BEFE"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4D0ED1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-0.047</w:t>
            </w:r>
          </w:p>
        </w:tc>
        <w:tc>
          <w:tcPr>
            <w:tcW w:w="1000" w:type="dxa"/>
            <w:noWrap/>
            <w:hideMark/>
          </w:tcPr>
          <w:p w14:paraId="6E255F6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0.046</w:t>
            </w:r>
          </w:p>
        </w:tc>
        <w:tc>
          <w:tcPr>
            <w:tcW w:w="1000" w:type="dxa"/>
            <w:noWrap/>
            <w:hideMark/>
          </w:tcPr>
          <w:p w14:paraId="2AC8F10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-0.136</w:t>
            </w:r>
          </w:p>
        </w:tc>
        <w:tc>
          <w:tcPr>
            <w:tcW w:w="1000" w:type="dxa"/>
            <w:noWrap/>
            <w:hideMark/>
          </w:tcPr>
          <w:p w14:paraId="79D30C2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0.041</w:t>
            </w:r>
          </w:p>
        </w:tc>
        <w:tc>
          <w:tcPr>
            <w:tcW w:w="1195" w:type="dxa"/>
            <w:noWrap/>
            <w:hideMark/>
          </w:tcPr>
          <w:p w14:paraId="30853A7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15703</w:t>
            </w:r>
          </w:p>
        </w:tc>
      </w:tr>
      <w:tr w:rsidR="000F2052" w:rsidRPr="000F2052" w14:paraId="12ED8834" w14:textId="77777777" w:rsidTr="000F2052">
        <w:trPr>
          <w:trHeight w:val="288"/>
        </w:trPr>
        <w:tc>
          <w:tcPr>
            <w:tcW w:w="1118" w:type="dxa"/>
            <w:noWrap/>
            <w:hideMark/>
          </w:tcPr>
          <w:p w14:paraId="5A71551A"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48DAA53B"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701B0AA"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66E31045" w14:textId="4C4082EB"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2FF40ED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-0.146</w:t>
            </w:r>
          </w:p>
        </w:tc>
        <w:tc>
          <w:tcPr>
            <w:tcW w:w="1000" w:type="dxa"/>
            <w:noWrap/>
            <w:hideMark/>
          </w:tcPr>
          <w:p w14:paraId="40EA3DE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0.035</w:t>
            </w:r>
          </w:p>
        </w:tc>
        <w:tc>
          <w:tcPr>
            <w:tcW w:w="1000" w:type="dxa"/>
            <w:noWrap/>
            <w:hideMark/>
          </w:tcPr>
          <w:p w14:paraId="75557AB1"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-0.214</w:t>
            </w:r>
          </w:p>
        </w:tc>
        <w:tc>
          <w:tcPr>
            <w:tcW w:w="1000" w:type="dxa"/>
            <w:noWrap/>
            <w:hideMark/>
          </w:tcPr>
          <w:p w14:paraId="6B50C5D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-0.078</w:t>
            </w:r>
          </w:p>
        </w:tc>
        <w:tc>
          <w:tcPr>
            <w:tcW w:w="1195" w:type="dxa"/>
            <w:noWrap/>
            <w:hideMark/>
          </w:tcPr>
          <w:p w14:paraId="14C2DE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10175</w:t>
            </w:r>
          </w:p>
        </w:tc>
      </w:tr>
      <w:tr w:rsidR="000F2052" w:rsidRPr="000F2052" w14:paraId="68A45BE2" w14:textId="77777777" w:rsidTr="000F2052">
        <w:trPr>
          <w:trHeight w:val="288"/>
        </w:trPr>
        <w:tc>
          <w:tcPr>
            <w:tcW w:w="1118" w:type="dxa"/>
            <w:noWrap/>
            <w:hideMark/>
          </w:tcPr>
          <w:p w14:paraId="3D8EEF49"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2F7E866F"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23F80BAB"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 number</w:t>
            </w:r>
          </w:p>
        </w:tc>
        <w:tc>
          <w:tcPr>
            <w:tcW w:w="1163" w:type="dxa"/>
            <w:noWrap/>
            <w:hideMark/>
          </w:tcPr>
          <w:p w14:paraId="7DE47390" w14:textId="1DE7ECE4"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4032505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-0.012</w:t>
            </w:r>
          </w:p>
        </w:tc>
        <w:tc>
          <w:tcPr>
            <w:tcW w:w="1000" w:type="dxa"/>
            <w:noWrap/>
            <w:hideMark/>
          </w:tcPr>
          <w:p w14:paraId="65415C0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0.017</w:t>
            </w:r>
          </w:p>
        </w:tc>
        <w:tc>
          <w:tcPr>
            <w:tcW w:w="1000" w:type="dxa"/>
            <w:noWrap/>
            <w:hideMark/>
          </w:tcPr>
          <w:p w14:paraId="1774F98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-0.046</w:t>
            </w:r>
          </w:p>
        </w:tc>
        <w:tc>
          <w:tcPr>
            <w:tcW w:w="1000" w:type="dxa"/>
            <w:noWrap/>
            <w:hideMark/>
          </w:tcPr>
          <w:p w14:paraId="7D964AB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0.022</w:t>
            </w:r>
          </w:p>
        </w:tc>
        <w:tc>
          <w:tcPr>
            <w:tcW w:w="1195" w:type="dxa"/>
            <w:noWrap/>
            <w:hideMark/>
          </w:tcPr>
          <w:p w14:paraId="09BE67E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11751</w:t>
            </w:r>
          </w:p>
        </w:tc>
      </w:tr>
      <w:tr w:rsidR="000F2052" w:rsidRPr="000F2052" w14:paraId="440EE242" w14:textId="77777777" w:rsidTr="000F2052">
        <w:trPr>
          <w:trHeight w:val="288"/>
        </w:trPr>
        <w:tc>
          <w:tcPr>
            <w:tcW w:w="1118" w:type="dxa"/>
            <w:noWrap/>
            <w:hideMark/>
          </w:tcPr>
          <w:p w14:paraId="0465E6F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Alexandra Fiord</w:t>
            </w:r>
          </w:p>
        </w:tc>
        <w:tc>
          <w:tcPr>
            <w:tcW w:w="1000" w:type="dxa"/>
            <w:noWrap/>
            <w:hideMark/>
          </w:tcPr>
          <w:p w14:paraId="5459460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097" w:type="dxa"/>
            <w:noWrap/>
            <w:hideMark/>
          </w:tcPr>
          <w:p w14:paraId="7FDF4C6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34832CE4"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275DEB17"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0.438</w:t>
            </w:r>
          </w:p>
        </w:tc>
        <w:tc>
          <w:tcPr>
            <w:tcW w:w="1000" w:type="dxa"/>
            <w:noWrap/>
            <w:hideMark/>
          </w:tcPr>
          <w:p w14:paraId="5910970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0.596</w:t>
            </w:r>
          </w:p>
        </w:tc>
        <w:tc>
          <w:tcPr>
            <w:tcW w:w="1000" w:type="dxa"/>
            <w:noWrap/>
            <w:hideMark/>
          </w:tcPr>
          <w:p w14:paraId="6C7F319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-0.808</w:t>
            </w:r>
          </w:p>
        </w:tc>
        <w:tc>
          <w:tcPr>
            <w:tcW w:w="1000" w:type="dxa"/>
            <w:noWrap/>
            <w:hideMark/>
          </w:tcPr>
          <w:p w14:paraId="669F9C8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1.589</w:t>
            </w:r>
          </w:p>
        </w:tc>
        <w:tc>
          <w:tcPr>
            <w:tcW w:w="1195" w:type="dxa"/>
            <w:noWrap/>
            <w:hideMark/>
          </w:tcPr>
          <w:p w14:paraId="14455D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2992</w:t>
            </w:r>
          </w:p>
        </w:tc>
      </w:tr>
      <w:tr w:rsidR="000F2052" w:rsidRPr="000F2052" w14:paraId="67280A71" w14:textId="77777777" w:rsidTr="000F2052">
        <w:trPr>
          <w:trHeight w:val="288"/>
        </w:trPr>
        <w:tc>
          <w:tcPr>
            <w:tcW w:w="1118" w:type="dxa"/>
            <w:noWrap/>
            <w:hideMark/>
          </w:tcPr>
          <w:p w14:paraId="0A0ADC77"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5DB87694"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08A9F23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7ABD2740"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Intercept</w:t>
            </w:r>
          </w:p>
        </w:tc>
        <w:tc>
          <w:tcPr>
            <w:tcW w:w="1000" w:type="dxa"/>
            <w:noWrap/>
            <w:hideMark/>
          </w:tcPr>
          <w:p w14:paraId="4597C03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1.142</w:t>
            </w:r>
          </w:p>
        </w:tc>
        <w:tc>
          <w:tcPr>
            <w:tcW w:w="1000" w:type="dxa"/>
            <w:noWrap/>
            <w:hideMark/>
          </w:tcPr>
          <w:p w14:paraId="69B571C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0.314</w:t>
            </w:r>
          </w:p>
        </w:tc>
        <w:tc>
          <w:tcPr>
            <w:tcW w:w="1000" w:type="dxa"/>
            <w:noWrap/>
            <w:hideMark/>
          </w:tcPr>
          <w:p w14:paraId="70DA551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0.57</w:t>
            </w:r>
          </w:p>
        </w:tc>
        <w:tc>
          <w:tcPr>
            <w:tcW w:w="1000" w:type="dxa"/>
            <w:noWrap/>
            <w:hideMark/>
          </w:tcPr>
          <w:p w14:paraId="02FFABA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1.719</w:t>
            </w:r>
          </w:p>
        </w:tc>
        <w:tc>
          <w:tcPr>
            <w:tcW w:w="1195" w:type="dxa"/>
            <w:noWrap/>
            <w:hideMark/>
          </w:tcPr>
          <w:p w14:paraId="2569CE9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3147</w:t>
            </w:r>
          </w:p>
        </w:tc>
      </w:tr>
      <w:tr w:rsidR="000F2052" w:rsidRPr="000F2052" w14:paraId="3FDD7605" w14:textId="77777777" w:rsidTr="000F2052">
        <w:trPr>
          <w:trHeight w:val="288"/>
        </w:trPr>
        <w:tc>
          <w:tcPr>
            <w:tcW w:w="1118" w:type="dxa"/>
            <w:noWrap/>
            <w:hideMark/>
          </w:tcPr>
          <w:p w14:paraId="062584BE"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686231E1"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1A20822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Flowering DOY</w:t>
            </w:r>
          </w:p>
        </w:tc>
        <w:tc>
          <w:tcPr>
            <w:tcW w:w="1163" w:type="dxa"/>
            <w:noWrap/>
            <w:hideMark/>
          </w:tcPr>
          <w:p w14:paraId="6C2E8801"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0248D2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-0.424</w:t>
            </w:r>
          </w:p>
        </w:tc>
        <w:tc>
          <w:tcPr>
            <w:tcW w:w="1000" w:type="dxa"/>
            <w:noWrap/>
            <w:hideMark/>
          </w:tcPr>
          <w:p w14:paraId="254784C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0.039</w:t>
            </w:r>
          </w:p>
        </w:tc>
        <w:tc>
          <w:tcPr>
            <w:tcW w:w="1000" w:type="dxa"/>
            <w:noWrap/>
            <w:hideMark/>
          </w:tcPr>
          <w:p w14:paraId="43BEADCD"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-0.501</w:t>
            </w:r>
          </w:p>
        </w:tc>
        <w:tc>
          <w:tcPr>
            <w:tcW w:w="1000" w:type="dxa"/>
            <w:noWrap/>
            <w:hideMark/>
          </w:tcPr>
          <w:p w14:paraId="051E589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-0.346</w:t>
            </w:r>
          </w:p>
        </w:tc>
        <w:tc>
          <w:tcPr>
            <w:tcW w:w="1195" w:type="dxa"/>
            <w:noWrap/>
            <w:hideMark/>
          </w:tcPr>
          <w:p w14:paraId="78390E1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19108</w:t>
            </w:r>
          </w:p>
        </w:tc>
      </w:tr>
      <w:tr w:rsidR="000F2052" w:rsidRPr="000F2052" w14:paraId="2D62F076" w14:textId="77777777" w:rsidTr="000F2052">
        <w:trPr>
          <w:trHeight w:val="288"/>
        </w:trPr>
        <w:tc>
          <w:tcPr>
            <w:tcW w:w="1118" w:type="dxa"/>
            <w:noWrap/>
            <w:hideMark/>
          </w:tcPr>
          <w:p w14:paraId="2E05818C"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2447A8A2"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C1D2158"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34952CA6"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OTC</w:t>
            </w:r>
          </w:p>
        </w:tc>
        <w:tc>
          <w:tcPr>
            <w:tcW w:w="1000" w:type="dxa"/>
            <w:noWrap/>
            <w:hideMark/>
          </w:tcPr>
          <w:p w14:paraId="59DEA38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-0.112</w:t>
            </w:r>
          </w:p>
        </w:tc>
        <w:tc>
          <w:tcPr>
            <w:tcW w:w="1000" w:type="dxa"/>
            <w:noWrap/>
            <w:hideMark/>
          </w:tcPr>
          <w:p w14:paraId="4D359B30"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0.036</w:t>
            </w:r>
          </w:p>
        </w:tc>
        <w:tc>
          <w:tcPr>
            <w:tcW w:w="1000" w:type="dxa"/>
            <w:noWrap/>
            <w:hideMark/>
          </w:tcPr>
          <w:p w14:paraId="1C8F4C0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-0.182</w:t>
            </w:r>
          </w:p>
        </w:tc>
        <w:tc>
          <w:tcPr>
            <w:tcW w:w="1000" w:type="dxa"/>
            <w:noWrap/>
            <w:hideMark/>
          </w:tcPr>
          <w:p w14:paraId="4065000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-0.042</w:t>
            </w:r>
          </w:p>
        </w:tc>
        <w:tc>
          <w:tcPr>
            <w:tcW w:w="1195" w:type="dxa"/>
            <w:noWrap/>
            <w:hideMark/>
          </w:tcPr>
          <w:p w14:paraId="7DBF4264"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14940</w:t>
            </w:r>
          </w:p>
        </w:tc>
      </w:tr>
      <w:tr w:rsidR="000F2052" w:rsidRPr="000F2052" w14:paraId="6375F012" w14:textId="77777777" w:rsidTr="000F2052">
        <w:trPr>
          <w:trHeight w:val="288"/>
        </w:trPr>
        <w:tc>
          <w:tcPr>
            <w:tcW w:w="1118" w:type="dxa"/>
            <w:noWrap/>
            <w:hideMark/>
          </w:tcPr>
          <w:p w14:paraId="47AFBBB4"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3BC0C441"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6D35BF9C"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204C73F" w14:textId="7A10A12F"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p>
        </w:tc>
        <w:tc>
          <w:tcPr>
            <w:tcW w:w="1000" w:type="dxa"/>
            <w:noWrap/>
            <w:hideMark/>
          </w:tcPr>
          <w:p w14:paraId="4C5C943A"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-0.201</w:t>
            </w:r>
          </w:p>
        </w:tc>
        <w:tc>
          <w:tcPr>
            <w:tcW w:w="1000" w:type="dxa"/>
            <w:noWrap/>
            <w:hideMark/>
          </w:tcPr>
          <w:p w14:paraId="16AF54D5"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0.026</w:t>
            </w:r>
          </w:p>
        </w:tc>
        <w:tc>
          <w:tcPr>
            <w:tcW w:w="1000" w:type="dxa"/>
            <w:noWrap/>
            <w:hideMark/>
          </w:tcPr>
          <w:p w14:paraId="5F562819"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-0.251</w:t>
            </w:r>
          </w:p>
        </w:tc>
        <w:tc>
          <w:tcPr>
            <w:tcW w:w="1000" w:type="dxa"/>
            <w:noWrap/>
            <w:hideMark/>
          </w:tcPr>
          <w:p w14:paraId="074D342E"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-0.15</w:t>
            </w:r>
          </w:p>
        </w:tc>
        <w:tc>
          <w:tcPr>
            <w:tcW w:w="1195" w:type="dxa"/>
            <w:noWrap/>
            <w:hideMark/>
          </w:tcPr>
          <w:p w14:paraId="37D78E2C"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12708</w:t>
            </w:r>
          </w:p>
        </w:tc>
      </w:tr>
      <w:tr w:rsidR="000F2052" w:rsidRPr="000F2052" w14:paraId="1FB3CAE3" w14:textId="77777777" w:rsidTr="000F2052">
        <w:trPr>
          <w:trHeight w:val="288"/>
        </w:trPr>
        <w:tc>
          <w:tcPr>
            <w:tcW w:w="1118" w:type="dxa"/>
            <w:noWrap/>
            <w:hideMark/>
          </w:tcPr>
          <w:p w14:paraId="3E87C452" w14:textId="77777777" w:rsidR="000F2052" w:rsidRPr="000F2052" w:rsidRDefault="000F2052" w:rsidP="000F2052">
            <w:pPr>
              <w:jc w:val="right"/>
              <w:rPr>
                <w:rFonts w:ascii="Calibri" w:eastAsia="Times New Roman" w:hAnsi="Calibri" w:cs="Calibri"/>
                <w:color w:val="000000"/>
                <w:lang w:val="en-US"/>
              </w:rPr>
            </w:pPr>
          </w:p>
        </w:tc>
        <w:tc>
          <w:tcPr>
            <w:tcW w:w="1000" w:type="dxa"/>
            <w:noWrap/>
            <w:hideMark/>
          </w:tcPr>
          <w:p w14:paraId="79835933" w14:textId="77777777" w:rsidR="000F2052" w:rsidRPr="000F2052" w:rsidRDefault="000F2052" w:rsidP="000F2052">
            <w:pPr>
              <w:rPr>
                <w:rFonts w:ascii="Times New Roman" w:eastAsia="Times New Roman" w:hAnsi="Times New Roman" w:cs="Times New Roman"/>
                <w:sz w:val="20"/>
                <w:szCs w:val="20"/>
                <w:lang w:val="en-US"/>
              </w:rPr>
            </w:pPr>
          </w:p>
        </w:tc>
        <w:tc>
          <w:tcPr>
            <w:tcW w:w="1097" w:type="dxa"/>
            <w:noWrap/>
            <w:hideMark/>
          </w:tcPr>
          <w:p w14:paraId="3F01EA72" w14:textId="77777777" w:rsidR="000F2052" w:rsidRPr="000F2052" w:rsidRDefault="000F2052" w:rsidP="000F2052">
            <w:pPr>
              <w:rPr>
                <w:rFonts w:ascii="Calibri" w:eastAsia="Times New Roman" w:hAnsi="Calibri" w:cs="Calibri"/>
                <w:color w:val="000000"/>
                <w:lang w:val="en-US"/>
              </w:rPr>
            </w:pPr>
            <w:r w:rsidRPr="000F2052">
              <w:rPr>
                <w:rFonts w:ascii="Calibri" w:eastAsia="Times New Roman" w:hAnsi="Calibri" w:cs="Calibri"/>
                <w:color w:val="000000"/>
                <w:lang w:val="en-US"/>
              </w:rPr>
              <w:t>Fruit number</w:t>
            </w:r>
          </w:p>
        </w:tc>
        <w:tc>
          <w:tcPr>
            <w:tcW w:w="1163" w:type="dxa"/>
            <w:noWrap/>
            <w:hideMark/>
          </w:tcPr>
          <w:p w14:paraId="478BE710" w14:textId="6E6D9523" w:rsidR="000F2052" w:rsidRPr="000F2052" w:rsidRDefault="00EA0B54" w:rsidP="000F2052">
            <w:pPr>
              <w:rPr>
                <w:rFonts w:ascii="Calibri" w:eastAsia="Times New Roman" w:hAnsi="Calibri" w:cs="Calibri"/>
                <w:color w:val="000000"/>
                <w:lang w:val="en-US"/>
              </w:rPr>
            </w:pPr>
            <w:r w:rsidRPr="000F2052">
              <w:rPr>
                <w:rFonts w:ascii="Calibri" w:eastAsia="Times New Roman" w:hAnsi="Calibri" w:cs="Calibri"/>
                <w:color w:val="000000"/>
                <w:lang w:val="en-US"/>
              </w:rPr>
              <w:t xml:space="preserve">Flowering </w:t>
            </w:r>
            <w:r w:rsidR="000F2052" w:rsidRPr="000F2052">
              <w:rPr>
                <w:rFonts w:ascii="Calibri" w:eastAsia="Times New Roman" w:hAnsi="Calibri" w:cs="Calibri"/>
                <w:color w:val="000000"/>
                <w:lang w:val="en-US"/>
              </w:rPr>
              <w:t>DOY</w:t>
            </w:r>
            <w:r w:rsidR="000F2052" w:rsidRPr="000F2052">
              <w:rPr>
                <w:rFonts w:ascii="Calibri" w:eastAsia="Times New Roman" w:hAnsi="Calibri" w:cs="Calibri"/>
                <w:color w:val="000000"/>
                <w:vertAlign w:val="superscript"/>
                <w:lang w:val="en-US"/>
              </w:rPr>
              <w:t>2</w:t>
            </w:r>
          </w:p>
        </w:tc>
        <w:tc>
          <w:tcPr>
            <w:tcW w:w="1000" w:type="dxa"/>
            <w:noWrap/>
            <w:hideMark/>
          </w:tcPr>
          <w:p w14:paraId="5D2C2DDF"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-0.02</w:t>
            </w:r>
          </w:p>
        </w:tc>
        <w:tc>
          <w:tcPr>
            <w:tcW w:w="1000" w:type="dxa"/>
            <w:noWrap/>
            <w:hideMark/>
          </w:tcPr>
          <w:p w14:paraId="02E8B4C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0.012</w:t>
            </w:r>
          </w:p>
        </w:tc>
        <w:tc>
          <w:tcPr>
            <w:tcW w:w="1000" w:type="dxa"/>
            <w:noWrap/>
            <w:hideMark/>
          </w:tcPr>
          <w:p w14:paraId="346C1E4B"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-0.043</w:t>
            </w:r>
          </w:p>
        </w:tc>
        <w:tc>
          <w:tcPr>
            <w:tcW w:w="1000" w:type="dxa"/>
            <w:noWrap/>
            <w:hideMark/>
          </w:tcPr>
          <w:p w14:paraId="32D30196"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0.004</w:t>
            </w:r>
          </w:p>
        </w:tc>
        <w:tc>
          <w:tcPr>
            <w:tcW w:w="1195" w:type="dxa"/>
            <w:noWrap/>
            <w:hideMark/>
          </w:tcPr>
          <w:p w14:paraId="63F095E8" w14:textId="77777777" w:rsidR="000F2052" w:rsidRPr="000F2052" w:rsidRDefault="000F2052" w:rsidP="000F2052">
            <w:pPr>
              <w:jc w:val="right"/>
              <w:rPr>
                <w:rFonts w:ascii="Calibri" w:eastAsia="Times New Roman" w:hAnsi="Calibri" w:cs="Calibri"/>
                <w:color w:val="000000"/>
                <w:lang w:val="en-US"/>
              </w:rPr>
            </w:pPr>
            <w:r w:rsidRPr="000F2052">
              <w:rPr>
                <w:rFonts w:ascii="Calibri" w:eastAsia="Times New Roman" w:hAnsi="Calibri" w:cs="Calibri"/>
                <w:color w:val="000000"/>
                <w:lang w:val="en-US"/>
              </w:rPr>
              <w:t>16283</w:t>
            </w:r>
          </w:p>
        </w:tc>
      </w:tr>
    </w:tbl>
    <w:p w14:paraId="00CFD8FF" w14:textId="77777777" w:rsidR="000F2052" w:rsidRPr="00E86A92" w:rsidRDefault="000F2052" w:rsidP="00A0344C">
      <w:pPr>
        <w:widowControl w:val="0"/>
        <w:spacing w:line="480" w:lineRule="auto"/>
        <w:jc w:val="both"/>
        <w:rPr>
          <w:rFonts w:ascii="Times New Roman" w:eastAsia="Calibri" w:hAnsi="Times New Roman" w:cs="Times New Roman"/>
          <w:sz w:val="24"/>
          <w:szCs w:val="24"/>
        </w:rPr>
      </w:pPr>
    </w:p>
    <w:p w14:paraId="26C1DBBE" w14:textId="77777777" w:rsidR="00C96047" w:rsidRPr="00E86A92" w:rsidRDefault="00C96047" w:rsidP="00A0344C">
      <w:pPr>
        <w:widowControl w:val="0"/>
        <w:spacing w:line="480" w:lineRule="auto"/>
        <w:ind w:left="720"/>
        <w:rPr>
          <w:rFonts w:ascii="Times New Roman" w:eastAsia="Calibri" w:hAnsi="Times New Roman" w:cs="Times New Roman"/>
          <w:sz w:val="24"/>
          <w:szCs w:val="24"/>
        </w:rPr>
      </w:pPr>
    </w:p>
    <w:p w14:paraId="7617D1FA" w14:textId="322BF308" w:rsidR="00C96047" w:rsidRDefault="00C96047" w:rsidP="00A0344C">
      <w:pPr>
        <w:widowControl w:val="0"/>
        <w:spacing w:line="480" w:lineRule="auto"/>
        <w:ind w:left="720"/>
        <w:rPr>
          <w:rFonts w:ascii="Times New Roman" w:eastAsia="Calibri" w:hAnsi="Times New Roman" w:cs="Times New Roman"/>
          <w:b/>
          <w:noProof/>
          <w:sz w:val="24"/>
          <w:szCs w:val="24"/>
          <w:lang w:val="en-US"/>
        </w:rPr>
      </w:pPr>
    </w:p>
    <w:p w14:paraId="5B1745BB" w14:textId="3C9EB39A"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F5CF89B" w14:textId="0F955F2B"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070AE9D" w14:textId="0046DFC4"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3A030DD0" w14:textId="34B86342"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0C4B92A" w14:textId="2D67F8D8"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08C24A18" w14:textId="534E11EC"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5126791" w14:textId="1B3A638C"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A09A3D7" w14:textId="3188F07F"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6D7EF726" w14:textId="33D1BAFD"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0FFF4D10" w14:textId="3F22828F"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29F776A0" w14:textId="52754F10" w:rsidR="00A16A78" w:rsidRDefault="00A16A78" w:rsidP="00A0344C">
      <w:pPr>
        <w:widowControl w:val="0"/>
        <w:spacing w:line="480" w:lineRule="auto"/>
        <w:ind w:left="720"/>
        <w:rPr>
          <w:rFonts w:ascii="Times New Roman" w:eastAsia="Calibri" w:hAnsi="Times New Roman" w:cs="Times New Roman"/>
          <w:b/>
          <w:noProof/>
          <w:sz w:val="24"/>
          <w:szCs w:val="24"/>
          <w:lang w:val="en-US"/>
        </w:rPr>
      </w:pPr>
    </w:p>
    <w:p w14:paraId="79670109" w14:textId="77777777" w:rsidR="00A16A78" w:rsidRPr="00E86A92" w:rsidRDefault="00A16A78" w:rsidP="00A0344C">
      <w:pPr>
        <w:widowControl w:val="0"/>
        <w:spacing w:line="480" w:lineRule="auto"/>
        <w:ind w:left="720"/>
        <w:rPr>
          <w:rFonts w:ascii="Times New Roman" w:eastAsia="Calibri" w:hAnsi="Times New Roman" w:cs="Times New Roman"/>
          <w:b/>
          <w:sz w:val="24"/>
          <w:szCs w:val="24"/>
        </w:rPr>
      </w:pPr>
    </w:p>
    <w:p w14:paraId="2F8F34D2" w14:textId="4703443C" w:rsidR="00C96047" w:rsidRPr="00E86A92" w:rsidRDefault="001508B9" w:rsidP="00A0344C">
      <w:pPr>
        <w:widowControl w:val="0"/>
        <w:spacing w:line="480" w:lineRule="auto"/>
        <w:ind w:left="720"/>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3. Group level effects </w:t>
      </w:r>
      <w:r w:rsidR="006C231A" w:rsidRPr="00E86A92">
        <w:rPr>
          <w:rFonts w:ascii="Times New Roman" w:eastAsia="Calibri" w:hAnsi="Times New Roman" w:cs="Times New Roman"/>
          <w:b/>
          <w:sz w:val="24"/>
          <w:szCs w:val="24"/>
        </w:rPr>
        <w:t>sum</w:t>
      </w:r>
      <w:r w:rsidR="00A16A78">
        <w:rPr>
          <w:rFonts w:ascii="Times New Roman" w:eastAsia="Calibri" w:hAnsi="Times New Roman" w:cs="Times New Roman"/>
          <w:b/>
          <w:sz w:val="24"/>
          <w:szCs w:val="24"/>
        </w:rPr>
        <w:t>mary</w:t>
      </w:r>
    </w:p>
    <w:p w14:paraId="23EA39BA" w14:textId="1F979270" w:rsidR="00C96047" w:rsidRDefault="009160EC" w:rsidP="00E11D7D">
      <w:pPr>
        <w:widowControl w:val="0"/>
        <w:spacing w:line="480" w:lineRule="auto"/>
        <w:ind w:left="720"/>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Group level </w:t>
      </w:r>
      <w:proofErr w:type="spellStart"/>
      <w:r w:rsidRPr="00E86A92">
        <w:rPr>
          <w:rFonts w:ascii="Times New Roman" w:eastAsia="Calibri" w:hAnsi="Times New Roman" w:cs="Times New Roman"/>
          <w:sz w:val="24"/>
          <w:szCs w:val="24"/>
        </w:rPr>
        <w:t>hyper</w:t>
      </w:r>
      <w:r w:rsidR="00815CB4" w:rsidRPr="00E86A92">
        <w:rPr>
          <w:rFonts w:ascii="Times New Roman" w:eastAsia="Calibri" w:hAnsi="Times New Roman" w:cs="Times New Roman"/>
          <w:sz w:val="24"/>
          <w:szCs w:val="24"/>
        </w:rPr>
        <w:t>para</w:t>
      </w:r>
      <w:r w:rsidRPr="00E86A92">
        <w:rPr>
          <w:rFonts w:ascii="Times New Roman" w:eastAsia="Calibri" w:hAnsi="Times New Roman" w:cs="Times New Roman"/>
          <w:sz w:val="24"/>
          <w:szCs w:val="24"/>
        </w:rPr>
        <w:t>meters</w:t>
      </w:r>
      <w:proofErr w:type="spellEnd"/>
      <w:r w:rsidRPr="00E86A92">
        <w:rPr>
          <w:rFonts w:ascii="Times New Roman" w:eastAsia="Calibri" w:hAnsi="Times New Roman" w:cs="Times New Roman"/>
          <w:sz w:val="24"/>
          <w:szCs w:val="24"/>
        </w:rPr>
        <w:t xml:space="preserve"> (i.e.</w:t>
      </w:r>
      <w:r w:rsidR="00815CB4" w:rsidRPr="00E86A92">
        <w:rPr>
          <w:rFonts w:ascii="Times New Roman" w:eastAsia="Calibri" w:hAnsi="Times New Roman" w:cs="Times New Roman"/>
          <w:sz w:val="24"/>
          <w:szCs w:val="24"/>
        </w:rPr>
        <w:t xml:space="preserve"> standard deviation)</w:t>
      </w:r>
      <w:r w:rsidRPr="00E86A92">
        <w:rPr>
          <w:rFonts w:ascii="Times New Roman" w:eastAsia="Calibri" w:hAnsi="Times New Roman" w:cs="Times New Roman"/>
          <w:sz w:val="24"/>
          <w:szCs w:val="24"/>
        </w:rPr>
        <w:t xml:space="preserve"> and </w:t>
      </w:r>
      <w:r w:rsidR="00815CB4" w:rsidRPr="00E86A92">
        <w:rPr>
          <w:rFonts w:ascii="Times New Roman" w:eastAsia="Calibri" w:hAnsi="Times New Roman" w:cs="Times New Roman"/>
          <w:sz w:val="24"/>
          <w:szCs w:val="24"/>
        </w:rPr>
        <w:t xml:space="preserve">residual </w:t>
      </w:r>
      <w:r w:rsidRPr="00E86A92">
        <w:rPr>
          <w:rFonts w:ascii="Times New Roman" w:eastAsia="Calibri" w:hAnsi="Times New Roman" w:cs="Times New Roman"/>
          <w:sz w:val="24"/>
          <w:szCs w:val="24"/>
        </w:rPr>
        <w:t>error from hierarchical Bayesian multivariate models (i.e. Bayesian SEMs)</w:t>
      </w:r>
      <w:r w:rsidR="00815CB4" w:rsidRPr="00E86A92">
        <w:rPr>
          <w:rFonts w:ascii="Times New Roman" w:eastAsia="Calibri" w:hAnsi="Times New Roman" w:cs="Times New Roman"/>
          <w:sz w:val="24"/>
          <w:szCs w:val="24"/>
        </w:rPr>
        <w:t xml:space="preserve">. Group level terms (i.e. random intercepts) for each site and reproductive fitness metric correspond to Equations 1 and 2 in the main text. </w:t>
      </w:r>
    </w:p>
    <w:tbl>
      <w:tblPr>
        <w:tblStyle w:val="TableGrid"/>
        <w:tblW w:w="0" w:type="auto"/>
        <w:tblInd w:w="720" w:type="dxa"/>
        <w:tblLook w:val="04A0" w:firstRow="1" w:lastRow="0" w:firstColumn="1" w:lastColumn="0" w:noHBand="0" w:noVBand="1"/>
      </w:tblPr>
      <w:tblGrid>
        <w:gridCol w:w="1415"/>
        <w:gridCol w:w="1190"/>
        <w:gridCol w:w="1634"/>
        <w:gridCol w:w="1877"/>
        <w:gridCol w:w="1101"/>
        <w:gridCol w:w="1413"/>
      </w:tblGrid>
      <w:tr w:rsidR="00A16A78" w:rsidRPr="00A16A78" w14:paraId="01AE2EDB" w14:textId="77777777" w:rsidTr="00A16A78">
        <w:trPr>
          <w:trHeight w:val="288"/>
        </w:trPr>
        <w:tc>
          <w:tcPr>
            <w:tcW w:w="1415" w:type="dxa"/>
            <w:noWrap/>
            <w:hideMark/>
          </w:tcPr>
          <w:p w14:paraId="5B85428F"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Site</w:t>
            </w:r>
          </w:p>
        </w:tc>
        <w:tc>
          <w:tcPr>
            <w:tcW w:w="1190" w:type="dxa"/>
            <w:noWrap/>
            <w:hideMark/>
          </w:tcPr>
          <w:p w14:paraId="22574B88"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Model</w:t>
            </w:r>
          </w:p>
        </w:tc>
        <w:tc>
          <w:tcPr>
            <w:tcW w:w="1634" w:type="dxa"/>
            <w:noWrap/>
            <w:hideMark/>
          </w:tcPr>
          <w:p w14:paraId="09F9633F"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Response</w:t>
            </w:r>
          </w:p>
        </w:tc>
        <w:tc>
          <w:tcPr>
            <w:tcW w:w="1877" w:type="dxa"/>
            <w:noWrap/>
            <w:hideMark/>
          </w:tcPr>
          <w:p w14:paraId="3F611C43"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Group</w:t>
            </w:r>
          </w:p>
        </w:tc>
        <w:tc>
          <w:tcPr>
            <w:tcW w:w="1101" w:type="dxa"/>
            <w:noWrap/>
            <w:hideMark/>
          </w:tcPr>
          <w:p w14:paraId="0B860EE9"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SD</w:t>
            </w:r>
          </w:p>
        </w:tc>
        <w:tc>
          <w:tcPr>
            <w:tcW w:w="1413" w:type="dxa"/>
            <w:noWrap/>
            <w:hideMark/>
          </w:tcPr>
          <w:p w14:paraId="30F6A895" w14:textId="77777777" w:rsidR="00A16A78" w:rsidRPr="00A16A78" w:rsidRDefault="00A16A78" w:rsidP="00A16A78">
            <w:pPr>
              <w:rPr>
                <w:rFonts w:ascii="Calibri" w:eastAsia="Times New Roman" w:hAnsi="Calibri" w:cs="Calibri"/>
                <w:b/>
                <w:color w:val="000000"/>
                <w:lang w:val="en-US"/>
              </w:rPr>
            </w:pPr>
            <w:r w:rsidRPr="00A16A78">
              <w:rPr>
                <w:rFonts w:ascii="Calibri" w:eastAsia="Times New Roman" w:hAnsi="Calibri" w:cs="Calibri"/>
                <w:b/>
                <w:color w:val="000000"/>
                <w:lang w:val="en-US"/>
              </w:rPr>
              <w:t>Error</w:t>
            </w:r>
          </w:p>
        </w:tc>
      </w:tr>
      <w:tr w:rsidR="00A16A78" w:rsidRPr="00A16A78" w14:paraId="0BF33D57" w14:textId="77777777" w:rsidTr="00A16A78">
        <w:trPr>
          <w:trHeight w:val="288"/>
        </w:trPr>
        <w:tc>
          <w:tcPr>
            <w:tcW w:w="1415" w:type="dxa"/>
            <w:noWrap/>
            <w:hideMark/>
          </w:tcPr>
          <w:p w14:paraId="1248290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Daring Lake</w:t>
            </w:r>
          </w:p>
        </w:tc>
        <w:tc>
          <w:tcPr>
            <w:tcW w:w="1190" w:type="dxa"/>
            <w:noWrap/>
            <w:hideMark/>
          </w:tcPr>
          <w:p w14:paraId="755BB8F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634" w:type="dxa"/>
            <w:noWrap/>
            <w:hideMark/>
          </w:tcPr>
          <w:p w14:paraId="5AD45D2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007B26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625433E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1.005</w:t>
            </w:r>
          </w:p>
        </w:tc>
        <w:tc>
          <w:tcPr>
            <w:tcW w:w="1413" w:type="dxa"/>
            <w:noWrap/>
            <w:hideMark/>
          </w:tcPr>
          <w:p w14:paraId="5358AD0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0.366</w:t>
            </w:r>
          </w:p>
        </w:tc>
      </w:tr>
      <w:tr w:rsidR="00A16A78" w:rsidRPr="00A16A78" w14:paraId="02D79A30" w14:textId="77777777" w:rsidTr="00A16A78">
        <w:trPr>
          <w:trHeight w:val="288"/>
        </w:trPr>
        <w:tc>
          <w:tcPr>
            <w:tcW w:w="1415" w:type="dxa"/>
            <w:noWrap/>
            <w:hideMark/>
          </w:tcPr>
          <w:p w14:paraId="0D84EAE1"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F337D06"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5502D5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5FE92EFC"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FBC707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0.022</w:t>
            </w:r>
          </w:p>
        </w:tc>
        <w:tc>
          <w:tcPr>
            <w:tcW w:w="1413" w:type="dxa"/>
            <w:noWrap/>
            <w:hideMark/>
          </w:tcPr>
          <w:p w14:paraId="4B331C75"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0.015</w:t>
            </w:r>
          </w:p>
        </w:tc>
      </w:tr>
      <w:tr w:rsidR="00A16A78" w:rsidRPr="00A16A78" w14:paraId="251DE2A1" w14:textId="77777777" w:rsidTr="00A16A78">
        <w:trPr>
          <w:trHeight w:val="288"/>
        </w:trPr>
        <w:tc>
          <w:tcPr>
            <w:tcW w:w="1415" w:type="dxa"/>
            <w:noWrap/>
            <w:hideMark/>
          </w:tcPr>
          <w:p w14:paraId="2442C336"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047A2B2"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7395A5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7E4C512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50D1A42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0.278</w:t>
            </w:r>
          </w:p>
        </w:tc>
        <w:tc>
          <w:tcPr>
            <w:tcW w:w="1413" w:type="dxa"/>
            <w:noWrap/>
            <w:hideMark/>
          </w:tcPr>
          <w:p w14:paraId="1592359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w:t>
            </w:r>
          </w:p>
        </w:tc>
      </w:tr>
      <w:tr w:rsidR="00A16A78" w:rsidRPr="00A16A78" w14:paraId="4FFDA2C7" w14:textId="77777777" w:rsidTr="00A16A78">
        <w:trPr>
          <w:trHeight w:val="288"/>
        </w:trPr>
        <w:tc>
          <w:tcPr>
            <w:tcW w:w="1415" w:type="dxa"/>
            <w:noWrap/>
            <w:hideMark/>
          </w:tcPr>
          <w:p w14:paraId="068C03F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44820861"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B885AA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490AF50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44674CD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0.648</w:t>
            </w:r>
          </w:p>
        </w:tc>
        <w:tc>
          <w:tcPr>
            <w:tcW w:w="1413" w:type="dxa"/>
            <w:noWrap/>
            <w:hideMark/>
          </w:tcPr>
          <w:p w14:paraId="49FB7D2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0.259</w:t>
            </w:r>
          </w:p>
        </w:tc>
      </w:tr>
      <w:tr w:rsidR="00A16A78" w:rsidRPr="00A16A78" w14:paraId="22FCFB3C" w14:textId="77777777" w:rsidTr="00A16A78">
        <w:trPr>
          <w:trHeight w:val="288"/>
        </w:trPr>
        <w:tc>
          <w:tcPr>
            <w:tcW w:w="1415" w:type="dxa"/>
            <w:noWrap/>
            <w:hideMark/>
          </w:tcPr>
          <w:p w14:paraId="505A830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B62BD54"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606020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3F8991F3"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1BB1005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0.361</w:t>
            </w:r>
          </w:p>
        </w:tc>
        <w:tc>
          <w:tcPr>
            <w:tcW w:w="1413" w:type="dxa"/>
            <w:noWrap/>
            <w:hideMark/>
          </w:tcPr>
          <w:p w14:paraId="7066635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0.034</w:t>
            </w:r>
          </w:p>
        </w:tc>
      </w:tr>
      <w:tr w:rsidR="00A16A78" w:rsidRPr="00A16A78" w14:paraId="12C304D6" w14:textId="77777777" w:rsidTr="00A16A78">
        <w:trPr>
          <w:trHeight w:val="288"/>
        </w:trPr>
        <w:tc>
          <w:tcPr>
            <w:tcW w:w="1415" w:type="dxa"/>
            <w:noWrap/>
            <w:hideMark/>
          </w:tcPr>
          <w:p w14:paraId="5E3EFA59"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1170219"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AB843C9"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6A0D538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1C4A564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0.206</w:t>
            </w:r>
          </w:p>
        </w:tc>
        <w:tc>
          <w:tcPr>
            <w:tcW w:w="1413" w:type="dxa"/>
            <w:noWrap/>
            <w:hideMark/>
          </w:tcPr>
          <w:p w14:paraId="6ADBF14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0.044</w:t>
            </w:r>
          </w:p>
        </w:tc>
      </w:tr>
      <w:tr w:rsidR="00A16A78" w:rsidRPr="00A16A78" w14:paraId="296FA987" w14:textId="77777777" w:rsidTr="00A16A78">
        <w:trPr>
          <w:trHeight w:val="288"/>
        </w:trPr>
        <w:tc>
          <w:tcPr>
            <w:tcW w:w="1415" w:type="dxa"/>
            <w:noWrap/>
            <w:hideMark/>
          </w:tcPr>
          <w:p w14:paraId="5E9D3E7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Daring Lake</w:t>
            </w:r>
          </w:p>
        </w:tc>
        <w:tc>
          <w:tcPr>
            <w:tcW w:w="1190" w:type="dxa"/>
            <w:noWrap/>
            <w:hideMark/>
          </w:tcPr>
          <w:p w14:paraId="517221F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634" w:type="dxa"/>
            <w:noWrap/>
            <w:hideMark/>
          </w:tcPr>
          <w:p w14:paraId="228DC63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33F907E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73B0713E"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1.25</w:t>
            </w:r>
          </w:p>
        </w:tc>
        <w:tc>
          <w:tcPr>
            <w:tcW w:w="1413" w:type="dxa"/>
            <w:noWrap/>
            <w:hideMark/>
          </w:tcPr>
          <w:p w14:paraId="52F5594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0.876</w:t>
            </w:r>
          </w:p>
        </w:tc>
      </w:tr>
      <w:tr w:rsidR="00A16A78" w:rsidRPr="00A16A78" w14:paraId="21A4BA29" w14:textId="77777777" w:rsidTr="00A16A78">
        <w:trPr>
          <w:trHeight w:val="288"/>
        </w:trPr>
        <w:tc>
          <w:tcPr>
            <w:tcW w:w="1415" w:type="dxa"/>
            <w:noWrap/>
            <w:hideMark/>
          </w:tcPr>
          <w:p w14:paraId="3BC76F9E"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D11D67D"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605E6E4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1BA413D"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1657CA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0.062</w:t>
            </w:r>
          </w:p>
        </w:tc>
        <w:tc>
          <w:tcPr>
            <w:tcW w:w="1413" w:type="dxa"/>
            <w:noWrap/>
            <w:hideMark/>
          </w:tcPr>
          <w:p w14:paraId="2D6BF50D"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0.031</w:t>
            </w:r>
          </w:p>
        </w:tc>
      </w:tr>
      <w:tr w:rsidR="00A16A78" w:rsidRPr="00A16A78" w14:paraId="28A95329" w14:textId="77777777" w:rsidTr="00A16A78">
        <w:trPr>
          <w:trHeight w:val="288"/>
        </w:trPr>
        <w:tc>
          <w:tcPr>
            <w:tcW w:w="1415" w:type="dxa"/>
            <w:noWrap/>
            <w:hideMark/>
          </w:tcPr>
          <w:p w14:paraId="47866BFB"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0AE95D68"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5B1191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61BD3E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549C40BE"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0.733</w:t>
            </w:r>
          </w:p>
        </w:tc>
        <w:tc>
          <w:tcPr>
            <w:tcW w:w="1413" w:type="dxa"/>
            <w:noWrap/>
            <w:hideMark/>
          </w:tcPr>
          <w:p w14:paraId="096CA95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0.14</w:t>
            </w:r>
          </w:p>
        </w:tc>
      </w:tr>
      <w:tr w:rsidR="00A16A78" w:rsidRPr="00A16A78" w14:paraId="4A741316" w14:textId="77777777" w:rsidTr="00A16A78">
        <w:trPr>
          <w:trHeight w:val="288"/>
        </w:trPr>
        <w:tc>
          <w:tcPr>
            <w:tcW w:w="1415" w:type="dxa"/>
            <w:noWrap/>
            <w:hideMark/>
          </w:tcPr>
          <w:p w14:paraId="02E81C99"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1D9DBEC0"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7AB82D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9C6B68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77559675"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1.331</w:t>
            </w:r>
          </w:p>
        </w:tc>
        <w:tc>
          <w:tcPr>
            <w:tcW w:w="1413" w:type="dxa"/>
            <w:noWrap/>
            <w:hideMark/>
          </w:tcPr>
          <w:p w14:paraId="297A0DE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0.89</w:t>
            </w:r>
          </w:p>
        </w:tc>
      </w:tr>
      <w:tr w:rsidR="00A16A78" w:rsidRPr="00A16A78" w14:paraId="27448DC6" w14:textId="77777777" w:rsidTr="00A16A78">
        <w:trPr>
          <w:trHeight w:val="288"/>
        </w:trPr>
        <w:tc>
          <w:tcPr>
            <w:tcW w:w="1415" w:type="dxa"/>
            <w:noWrap/>
            <w:hideMark/>
          </w:tcPr>
          <w:p w14:paraId="620D075C"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28E0427E"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3E63AF1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14104F6"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Species:Plantid</w:t>
            </w:r>
            <w:proofErr w:type="spellEnd"/>
          </w:p>
        </w:tc>
        <w:tc>
          <w:tcPr>
            <w:tcW w:w="1101" w:type="dxa"/>
            <w:noWrap/>
            <w:hideMark/>
          </w:tcPr>
          <w:p w14:paraId="066811A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0.215</w:t>
            </w:r>
          </w:p>
        </w:tc>
        <w:tc>
          <w:tcPr>
            <w:tcW w:w="1413" w:type="dxa"/>
            <w:noWrap/>
            <w:hideMark/>
          </w:tcPr>
          <w:p w14:paraId="617A2E0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0.051</w:t>
            </w:r>
          </w:p>
        </w:tc>
      </w:tr>
      <w:tr w:rsidR="00A16A78" w:rsidRPr="00A16A78" w14:paraId="74E28770" w14:textId="77777777" w:rsidTr="00A16A78">
        <w:trPr>
          <w:trHeight w:val="288"/>
        </w:trPr>
        <w:tc>
          <w:tcPr>
            <w:tcW w:w="1415" w:type="dxa"/>
            <w:noWrap/>
            <w:hideMark/>
          </w:tcPr>
          <w:p w14:paraId="0BFFA67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9A30723"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E55C1F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2AFF5BC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216FBCFA"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0.206</w:t>
            </w:r>
          </w:p>
        </w:tc>
        <w:tc>
          <w:tcPr>
            <w:tcW w:w="1413" w:type="dxa"/>
            <w:noWrap/>
            <w:hideMark/>
          </w:tcPr>
          <w:p w14:paraId="56B18FB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0.053</w:t>
            </w:r>
          </w:p>
        </w:tc>
      </w:tr>
      <w:tr w:rsidR="00A16A78" w:rsidRPr="00A16A78" w14:paraId="46E697AF" w14:textId="77777777" w:rsidTr="00A16A78">
        <w:trPr>
          <w:trHeight w:val="288"/>
        </w:trPr>
        <w:tc>
          <w:tcPr>
            <w:tcW w:w="1415" w:type="dxa"/>
            <w:noWrap/>
            <w:hideMark/>
          </w:tcPr>
          <w:p w14:paraId="3172C37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Alexandra Fiord</w:t>
            </w:r>
          </w:p>
        </w:tc>
        <w:tc>
          <w:tcPr>
            <w:tcW w:w="1190" w:type="dxa"/>
            <w:noWrap/>
            <w:hideMark/>
          </w:tcPr>
          <w:p w14:paraId="1AC21FD3"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634" w:type="dxa"/>
            <w:noWrap/>
            <w:hideMark/>
          </w:tcPr>
          <w:p w14:paraId="244BA8D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598E2A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553BCA0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0.43</w:t>
            </w:r>
          </w:p>
        </w:tc>
        <w:tc>
          <w:tcPr>
            <w:tcW w:w="1413" w:type="dxa"/>
            <w:noWrap/>
            <w:hideMark/>
          </w:tcPr>
          <w:p w14:paraId="71C2529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0.265</w:t>
            </w:r>
          </w:p>
        </w:tc>
      </w:tr>
      <w:tr w:rsidR="00A16A78" w:rsidRPr="00A16A78" w14:paraId="55E56EBE" w14:textId="77777777" w:rsidTr="00A16A78">
        <w:trPr>
          <w:trHeight w:val="288"/>
        </w:trPr>
        <w:tc>
          <w:tcPr>
            <w:tcW w:w="1415" w:type="dxa"/>
            <w:noWrap/>
            <w:hideMark/>
          </w:tcPr>
          <w:p w14:paraId="1755FD1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58DB90D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7A5012A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CE91B69"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Site:Plot</w:t>
            </w:r>
            <w:proofErr w:type="spellEnd"/>
          </w:p>
        </w:tc>
        <w:tc>
          <w:tcPr>
            <w:tcW w:w="1101" w:type="dxa"/>
            <w:noWrap/>
            <w:hideMark/>
          </w:tcPr>
          <w:p w14:paraId="45CD7D8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0.443</w:t>
            </w:r>
          </w:p>
        </w:tc>
        <w:tc>
          <w:tcPr>
            <w:tcW w:w="1413" w:type="dxa"/>
            <w:noWrap/>
            <w:hideMark/>
          </w:tcPr>
          <w:p w14:paraId="7756BED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0.064</w:t>
            </w:r>
          </w:p>
        </w:tc>
      </w:tr>
      <w:tr w:rsidR="00A16A78" w:rsidRPr="00A16A78" w14:paraId="6AA2F5F7" w14:textId="77777777" w:rsidTr="00A16A78">
        <w:trPr>
          <w:trHeight w:val="288"/>
        </w:trPr>
        <w:tc>
          <w:tcPr>
            <w:tcW w:w="1415" w:type="dxa"/>
            <w:noWrap/>
            <w:hideMark/>
          </w:tcPr>
          <w:p w14:paraId="5DD64112"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F8B2567"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826E6C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276FBAE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0462179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0.646</w:t>
            </w:r>
          </w:p>
        </w:tc>
        <w:tc>
          <w:tcPr>
            <w:tcW w:w="1413" w:type="dxa"/>
            <w:noWrap/>
            <w:hideMark/>
          </w:tcPr>
          <w:p w14:paraId="4230F13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0.186</w:t>
            </w:r>
          </w:p>
        </w:tc>
      </w:tr>
      <w:tr w:rsidR="00A16A78" w:rsidRPr="00A16A78" w14:paraId="60750C5A" w14:textId="77777777" w:rsidTr="00A16A78">
        <w:trPr>
          <w:trHeight w:val="288"/>
        </w:trPr>
        <w:tc>
          <w:tcPr>
            <w:tcW w:w="1415" w:type="dxa"/>
            <w:noWrap/>
            <w:hideMark/>
          </w:tcPr>
          <w:p w14:paraId="08C2F1E8"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39C6F758"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10BCF4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5D1C78C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2851CF1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0.244</w:t>
            </w:r>
          </w:p>
        </w:tc>
        <w:tc>
          <w:tcPr>
            <w:tcW w:w="1413" w:type="dxa"/>
            <w:noWrap/>
            <w:hideMark/>
          </w:tcPr>
          <w:p w14:paraId="6582A80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0.173</w:t>
            </w:r>
          </w:p>
        </w:tc>
      </w:tr>
      <w:tr w:rsidR="00A16A78" w:rsidRPr="00A16A78" w14:paraId="049BEA6E" w14:textId="77777777" w:rsidTr="00A16A78">
        <w:trPr>
          <w:trHeight w:val="288"/>
        </w:trPr>
        <w:tc>
          <w:tcPr>
            <w:tcW w:w="1415" w:type="dxa"/>
            <w:noWrap/>
            <w:hideMark/>
          </w:tcPr>
          <w:p w14:paraId="0567C38C"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8C5861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4CB5C49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7444DE4D"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Site:Plot</w:t>
            </w:r>
            <w:proofErr w:type="spellEnd"/>
          </w:p>
        </w:tc>
        <w:tc>
          <w:tcPr>
            <w:tcW w:w="1101" w:type="dxa"/>
            <w:noWrap/>
            <w:hideMark/>
          </w:tcPr>
          <w:p w14:paraId="11112850"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0.177</w:t>
            </w:r>
          </w:p>
        </w:tc>
        <w:tc>
          <w:tcPr>
            <w:tcW w:w="1413" w:type="dxa"/>
            <w:noWrap/>
            <w:hideMark/>
          </w:tcPr>
          <w:p w14:paraId="5A442DB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0.041</w:t>
            </w:r>
          </w:p>
        </w:tc>
      </w:tr>
      <w:tr w:rsidR="00A16A78" w:rsidRPr="00A16A78" w14:paraId="6C5F8053" w14:textId="77777777" w:rsidTr="00A16A78">
        <w:trPr>
          <w:trHeight w:val="288"/>
        </w:trPr>
        <w:tc>
          <w:tcPr>
            <w:tcW w:w="1415" w:type="dxa"/>
            <w:noWrap/>
            <w:hideMark/>
          </w:tcPr>
          <w:p w14:paraId="6C7D42F8"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1C7F0919"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508CD83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 number</w:t>
            </w:r>
          </w:p>
        </w:tc>
        <w:tc>
          <w:tcPr>
            <w:tcW w:w="1877" w:type="dxa"/>
            <w:noWrap/>
            <w:hideMark/>
          </w:tcPr>
          <w:p w14:paraId="4650023C"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0672977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0.328</w:t>
            </w:r>
          </w:p>
        </w:tc>
        <w:tc>
          <w:tcPr>
            <w:tcW w:w="1413" w:type="dxa"/>
            <w:noWrap/>
            <w:hideMark/>
          </w:tcPr>
          <w:p w14:paraId="752A21CC"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0.103</w:t>
            </w:r>
          </w:p>
        </w:tc>
      </w:tr>
      <w:tr w:rsidR="00A16A78" w:rsidRPr="00A16A78" w14:paraId="523C8968" w14:textId="77777777" w:rsidTr="00A16A78">
        <w:trPr>
          <w:trHeight w:val="288"/>
        </w:trPr>
        <w:tc>
          <w:tcPr>
            <w:tcW w:w="1415" w:type="dxa"/>
            <w:noWrap/>
            <w:hideMark/>
          </w:tcPr>
          <w:p w14:paraId="26CADBAD"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Alexandra Fiord</w:t>
            </w:r>
          </w:p>
        </w:tc>
        <w:tc>
          <w:tcPr>
            <w:tcW w:w="1190" w:type="dxa"/>
            <w:noWrap/>
            <w:hideMark/>
          </w:tcPr>
          <w:p w14:paraId="4F5A4880"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634" w:type="dxa"/>
            <w:noWrap/>
            <w:hideMark/>
          </w:tcPr>
          <w:p w14:paraId="559C295F"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62EBF74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117B445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0.754</w:t>
            </w:r>
          </w:p>
        </w:tc>
        <w:tc>
          <w:tcPr>
            <w:tcW w:w="1413" w:type="dxa"/>
            <w:noWrap/>
            <w:hideMark/>
          </w:tcPr>
          <w:p w14:paraId="40FA027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0.679</w:t>
            </w:r>
          </w:p>
        </w:tc>
      </w:tr>
      <w:tr w:rsidR="00A16A78" w:rsidRPr="00A16A78" w14:paraId="3D9F0A6B" w14:textId="77777777" w:rsidTr="00A16A78">
        <w:trPr>
          <w:trHeight w:val="288"/>
        </w:trPr>
        <w:tc>
          <w:tcPr>
            <w:tcW w:w="1415" w:type="dxa"/>
            <w:noWrap/>
            <w:hideMark/>
          </w:tcPr>
          <w:p w14:paraId="77704B3F"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2A03A261"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68792BB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B8E17F2"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Site:Plot</w:t>
            </w:r>
            <w:proofErr w:type="spellEnd"/>
          </w:p>
        </w:tc>
        <w:tc>
          <w:tcPr>
            <w:tcW w:w="1101" w:type="dxa"/>
            <w:noWrap/>
            <w:hideMark/>
          </w:tcPr>
          <w:p w14:paraId="65394EF1"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0.469</w:t>
            </w:r>
          </w:p>
        </w:tc>
        <w:tc>
          <w:tcPr>
            <w:tcW w:w="1413" w:type="dxa"/>
            <w:noWrap/>
            <w:hideMark/>
          </w:tcPr>
          <w:p w14:paraId="62965DF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0.064</w:t>
            </w:r>
          </w:p>
        </w:tc>
      </w:tr>
      <w:tr w:rsidR="00A16A78" w:rsidRPr="00A16A78" w14:paraId="0A453993" w14:textId="77777777" w:rsidTr="00A16A78">
        <w:trPr>
          <w:trHeight w:val="288"/>
        </w:trPr>
        <w:tc>
          <w:tcPr>
            <w:tcW w:w="1415" w:type="dxa"/>
            <w:noWrap/>
            <w:hideMark/>
          </w:tcPr>
          <w:p w14:paraId="195F8E3B"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01E01B5E"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0D86A5E4"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Flowering DOY</w:t>
            </w:r>
          </w:p>
        </w:tc>
        <w:tc>
          <w:tcPr>
            <w:tcW w:w="1877" w:type="dxa"/>
            <w:noWrap/>
            <w:hideMark/>
          </w:tcPr>
          <w:p w14:paraId="0196CCE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113FD02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0.97</w:t>
            </w:r>
          </w:p>
        </w:tc>
        <w:tc>
          <w:tcPr>
            <w:tcW w:w="1413" w:type="dxa"/>
            <w:noWrap/>
            <w:hideMark/>
          </w:tcPr>
          <w:p w14:paraId="582122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0.262</w:t>
            </w:r>
          </w:p>
        </w:tc>
      </w:tr>
      <w:tr w:rsidR="00A16A78" w:rsidRPr="00A16A78" w14:paraId="1C31015C" w14:textId="77777777" w:rsidTr="00A16A78">
        <w:trPr>
          <w:trHeight w:val="288"/>
        </w:trPr>
        <w:tc>
          <w:tcPr>
            <w:tcW w:w="1415" w:type="dxa"/>
            <w:noWrap/>
            <w:hideMark/>
          </w:tcPr>
          <w:p w14:paraId="1CBE6E02"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508EFFA5"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8F22A45"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1D4C5DE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Species</w:t>
            </w:r>
          </w:p>
        </w:tc>
        <w:tc>
          <w:tcPr>
            <w:tcW w:w="1101" w:type="dxa"/>
            <w:noWrap/>
            <w:hideMark/>
          </w:tcPr>
          <w:p w14:paraId="15BC242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0.314</w:t>
            </w:r>
          </w:p>
        </w:tc>
        <w:tc>
          <w:tcPr>
            <w:tcW w:w="1413" w:type="dxa"/>
            <w:noWrap/>
            <w:hideMark/>
          </w:tcPr>
          <w:p w14:paraId="6DC43BA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0.429</w:t>
            </w:r>
          </w:p>
        </w:tc>
      </w:tr>
      <w:tr w:rsidR="00A16A78" w:rsidRPr="00A16A78" w14:paraId="26F39A7A" w14:textId="77777777" w:rsidTr="00A16A78">
        <w:trPr>
          <w:trHeight w:val="288"/>
        </w:trPr>
        <w:tc>
          <w:tcPr>
            <w:tcW w:w="1415" w:type="dxa"/>
            <w:noWrap/>
            <w:hideMark/>
          </w:tcPr>
          <w:p w14:paraId="1F0DE6C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735B87FB"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197C95A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5B86100B" w14:textId="77777777" w:rsidR="00A16A78" w:rsidRPr="00A16A78" w:rsidRDefault="00A16A78" w:rsidP="00A16A78">
            <w:pPr>
              <w:rPr>
                <w:rFonts w:ascii="Calibri" w:eastAsia="Times New Roman" w:hAnsi="Calibri" w:cs="Calibri"/>
                <w:color w:val="000000"/>
                <w:lang w:val="en-US"/>
              </w:rPr>
            </w:pPr>
            <w:proofErr w:type="spellStart"/>
            <w:r w:rsidRPr="00A16A78">
              <w:rPr>
                <w:rFonts w:ascii="Calibri" w:eastAsia="Times New Roman" w:hAnsi="Calibri" w:cs="Calibri"/>
                <w:color w:val="000000"/>
                <w:lang w:val="en-US"/>
              </w:rPr>
              <w:t>Site:Plot</w:t>
            </w:r>
            <w:proofErr w:type="spellEnd"/>
          </w:p>
        </w:tc>
        <w:tc>
          <w:tcPr>
            <w:tcW w:w="1101" w:type="dxa"/>
            <w:noWrap/>
            <w:hideMark/>
          </w:tcPr>
          <w:p w14:paraId="412250CF"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0.047</w:t>
            </w:r>
          </w:p>
        </w:tc>
        <w:tc>
          <w:tcPr>
            <w:tcW w:w="1413" w:type="dxa"/>
            <w:noWrap/>
            <w:hideMark/>
          </w:tcPr>
          <w:p w14:paraId="5C82F4B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0.027</w:t>
            </w:r>
          </w:p>
        </w:tc>
      </w:tr>
      <w:tr w:rsidR="00A16A78" w:rsidRPr="00A16A78" w14:paraId="2221C25A" w14:textId="77777777" w:rsidTr="00A16A78">
        <w:trPr>
          <w:trHeight w:val="288"/>
        </w:trPr>
        <w:tc>
          <w:tcPr>
            <w:tcW w:w="1415" w:type="dxa"/>
            <w:noWrap/>
            <w:hideMark/>
          </w:tcPr>
          <w:p w14:paraId="6A7A0D6A" w14:textId="77777777" w:rsidR="00A16A78" w:rsidRPr="00A16A78" w:rsidRDefault="00A16A78" w:rsidP="00A16A78">
            <w:pPr>
              <w:jc w:val="right"/>
              <w:rPr>
                <w:rFonts w:ascii="Calibri" w:eastAsia="Times New Roman" w:hAnsi="Calibri" w:cs="Calibri"/>
                <w:color w:val="000000"/>
                <w:lang w:val="en-US"/>
              </w:rPr>
            </w:pPr>
          </w:p>
        </w:tc>
        <w:tc>
          <w:tcPr>
            <w:tcW w:w="1190" w:type="dxa"/>
            <w:noWrap/>
            <w:hideMark/>
          </w:tcPr>
          <w:p w14:paraId="67618634" w14:textId="77777777" w:rsidR="00A16A78" w:rsidRPr="00A16A78" w:rsidRDefault="00A16A78" w:rsidP="00A16A78">
            <w:pPr>
              <w:rPr>
                <w:rFonts w:ascii="Times New Roman" w:eastAsia="Times New Roman" w:hAnsi="Times New Roman" w:cs="Times New Roman"/>
                <w:sz w:val="20"/>
                <w:szCs w:val="20"/>
                <w:lang w:val="en-US"/>
              </w:rPr>
            </w:pPr>
          </w:p>
        </w:tc>
        <w:tc>
          <w:tcPr>
            <w:tcW w:w="1634" w:type="dxa"/>
            <w:noWrap/>
            <w:hideMark/>
          </w:tcPr>
          <w:p w14:paraId="23666BE8"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Fruit number</w:t>
            </w:r>
          </w:p>
        </w:tc>
        <w:tc>
          <w:tcPr>
            <w:tcW w:w="1877" w:type="dxa"/>
            <w:noWrap/>
            <w:hideMark/>
          </w:tcPr>
          <w:p w14:paraId="2B467627"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Year</w:t>
            </w:r>
          </w:p>
        </w:tc>
        <w:tc>
          <w:tcPr>
            <w:tcW w:w="1101" w:type="dxa"/>
            <w:noWrap/>
            <w:hideMark/>
          </w:tcPr>
          <w:p w14:paraId="492F8BF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0.492</w:t>
            </w:r>
          </w:p>
        </w:tc>
        <w:tc>
          <w:tcPr>
            <w:tcW w:w="1413" w:type="dxa"/>
            <w:noWrap/>
            <w:hideMark/>
          </w:tcPr>
          <w:p w14:paraId="40193562"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0.154</w:t>
            </w:r>
          </w:p>
        </w:tc>
      </w:tr>
    </w:tbl>
    <w:p w14:paraId="14D9838B" w14:textId="77777777" w:rsidR="00A16A78" w:rsidRPr="00E86A92" w:rsidRDefault="00A16A78" w:rsidP="00A0344C">
      <w:pPr>
        <w:widowControl w:val="0"/>
        <w:spacing w:line="480" w:lineRule="auto"/>
        <w:ind w:left="720"/>
        <w:rPr>
          <w:rFonts w:ascii="Times New Roman" w:eastAsia="Calibri" w:hAnsi="Times New Roman" w:cs="Times New Roman"/>
          <w:b/>
          <w:sz w:val="24"/>
          <w:szCs w:val="24"/>
        </w:rPr>
      </w:pPr>
    </w:p>
    <w:p w14:paraId="4B8C1C0D" w14:textId="77777777" w:rsidR="00C96047" w:rsidRPr="00E86A92" w:rsidRDefault="00C96047" w:rsidP="00A0344C">
      <w:pPr>
        <w:widowControl w:val="0"/>
        <w:spacing w:line="480" w:lineRule="auto"/>
        <w:ind w:left="720"/>
        <w:rPr>
          <w:rFonts w:ascii="Times New Roman" w:eastAsia="Calibri" w:hAnsi="Times New Roman" w:cs="Times New Roman"/>
          <w:b/>
          <w:sz w:val="24"/>
          <w:szCs w:val="24"/>
        </w:rPr>
      </w:pPr>
    </w:p>
    <w:p w14:paraId="591D0838" w14:textId="77777777" w:rsidR="00C96047" w:rsidRPr="00E86A92" w:rsidRDefault="00C96047" w:rsidP="00A0344C">
      <w:pPr>
        <w:spacing w:line="480" w:lineRule="auto"/>
        <w:jc w:val="both"/>
        <w:rPr>
          <w:rFonts w:ascii="Times New Roman" w:eastAsia="Calibri" w:hAnsi="Times New Roman" w:cs="Times New Roman"/>
          <w:b/>
          <w:sz w:val="24"/>
          <w:szCs w:val="24"/>
        </w:rPr>
      </w:pPr>
    </w:p>
    <w:p w14:paraId="04B11562" w14:textId="0F801268" w:rsidR="00DD5841" w:rsidRPr="00E86A92" w:rsidRDefault="00FC1D7B" w:rsidP="001650BD">
      <w:pPr>
        <w:widowControl w:val="0"/>
        <w:spacing w:line="480" w:lineRule="auto"/>
        <w:rPr>
          <w:rFonts w:ascii="Times New Roman" w:eastAsia="Calibri" w:hAnsi="Times New Roman" w:cs="Times New Roman"/>
          <w:b/>
          <w:sz w:val="24"/>
          <w:szCs w:val="24"/>
        </w:rPr>
      </w:pPr>
      <w:r w:rsidRPr="00E86A92">
        <w:rPr>
          <w:rFonts w:ascii="Times New Roman" w:eastAsia="Calibri" w:hAnsi="Times New Roman" w:cs="Times New Roman"/>
          <w:b/>
          <w:sz w:val="24"/>
          <w:szCs w:val="24"/>
        </w:rPr>
        <w:lastRenderedPageBreak/>
        <w:t xml:space="preserve">Table 4. Future model projections </w:t>
      </w:r>
    </w:p>
    <w:p w14:paraId="3F4EC94B" w14:textId="437176B4" w:rsidR="001650BD" w:rsidRPr="00E86A92" w:rsidRDefault="001650BD" w:rsidP="00E11D7D">
      <w:pPr>
        <w:widowControl w:val="0"/>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sz w:val="24"/>
          <w:szCs w:val="24"/>
        </w:rPr>
        <w:t xml:space="preserve">Bayesian multivariate model projections over novel climate scenarios corresponding to Fig 6. Models predict flowering phenology </w:t>
      </w:r>
      <w:r w:rsidR="00A16A78">
        <w:rPr>
          <w:rFonts w:ascii="Times New Roman" w:eastAsia="Calibri" w:hAnsi="Times New Roman" w:cs="Times New Roman"/>
          <w:sz w:val="24"/>
          <w:szCs w:val="24"/>
        </w:rPr>
        <w:t xml:space="preserve">(DOY) </w:t>
      </w:r>
      <w:r w:rsidRPr="00E86A92">
        <w:rPr>
          <w:rFonts w:ascii="Times New Roman" w:eastAsia="Calibri" w:hAnsi="Times New Roman" w:cs="Times New Roman"/>
          <w:sz w:val="24"/>
          <w:szCs w:val="24"/>
        </w:rPr>
        <w:t>and reproductive fitness (flower number) at Daring Lake over</w:t>
      </w:r>
      <w:r w:rsidR="00E11D7D">
        <w:rPr>
          <w:rFonts w:ascii="Times New Roman" w:eastAsia="Calibri" w:hAnsi="Times New Roman" w:cs="Times New Roman"/>
          <w:sz w:val="24"/>
          <w:szCs w:val="24"/>
        </w:rPr>
        <w:t xml:space="preserve"> four climate scenarios including Historic </w:t>
      </w:r>
      <w:r w:rsidR="00E11D7D" w:rsidRPr="00E86A92">
        <w:rPr>
          <w:rFonts w:ascii="Times New Roman" w:eastAsia="Calibri" w:hAnsi="Times New Roman" w:cs="Times New Roman"/>
          <w:sz w:val="24"/>
          <w:szCs w:val="24"/>
        </w:rPr>
        <w:t>(2001-2022)</w:t>
      </w:r>
      <w:r w:rsidR="00E11D7D">
        <w:rPr>
          <w:rFonts w:ascii="Times New Roman" w:eastAsia="Calibri" w:hAnsi="Times New Roman" w:cs="Times New Roman"/>
          <w:sz w:val="24"/>
          <w:szCs w:val="24"/>
        </w:rPr>
        <w:t xml:space="preserve"> </w:t>
      </w:r>
      <w:r w:rsidR="00E11D7D">
        <w:rPr>
          <w:rFonts w:ascii="Times New Roman" w:eastAsia="Calibri" w:hAnsi="Times New Roman" w:cs="Times New Roman"/>
          <w:sz w:val="24"/>
          <w:szCs w:val="24"/>
        </w:rPr>
        <w:t>growing season</w:t>
      </w:r>
      <w:r w:rsidR="00E11D7D" w:rsidRPr="00E86A92">
        <w:rPr>
          <w:rFonts w:ascii="Times New Roman" w:eastAsia="Calibri" w:hAnsi="Times New Roman" w:cs="Times New Roman"/>
          <w:sz w:val="24"/>
          <w:szCs w:val="24"/>
        </w:rPr>
        <w:t xml:space="preserve"> (Jun- Aug) average air temperature</w:t>
      </w:r>
      <w:r w:rsidR="00E11D7D">
        <w:rPr>
          <w:rFonts w:ascii="Times New Roman" w:eastAsia="Calibri" w:hAnsi="Times New Roman" w:cs="Times New Roman"/>
          <w:sz w:val="24"/>
          <w:szCs w:val="24"/>
        </w:rPr>
        <w:t>s</w:t>
      </w:r>
      <w:r w:rsidR="00E11D7D">
        <w:rPr>
          <w:rFonts w:ascii="Times New Roman" w:eastAsia="Calibri" w:hAnsi="Times New Roman" w:cs="Times New Roman"/>
          <w:sz w:val="24"/>
          <w:szCs w:val="24"/>
        </w:rPr>
        <w:t xml:space="preserve">, and an increase </w:t>
      </w:r>
      <w:r w:rsidR="00E11D7D" w:rsidRPr="00E86A92">
        <w:rPr>
          <w:rFonts w:ascii="Times New Roman" w:eastAsia="Calibri" w:hAnsi="Times New Roman" w:cs="Times New Roman"/>
          <w:sz w:val="24"/>
          <w:szCs w:val="24"/>
        </w:rPr>
        <w:t>by 1, 3 and 5 degrees C</w:t>
      </w:r>
      <w:r w:rsidR="00E11D7D">
        <w:rPr>
          <w:rFonts w:ascii="Times New Roman" w:eastAsia="Calibri" w:hAnsi="Times New Roman" w:cs="Times New Roman"/>
          <w:sz w:val="24"/>
          <w:szCs w:val="24"/>
        </w:rPr>
        <w:t xml:space="preserve"> over historic averages. </w:t>
      </w:r>
      <w:r w:rsidR="00A16A78">
        <w:rPr>
          <w:rFonts w:ascii="Times New Roman" w:eastAsia="Calibri" w:hAnsi="Times New Roman" w:cs="Times New Roman"/>
          <w:sz w:val="24"/>
          <w:szCs w:val="24"/>
        </w:rPr>
        <w:t xml:space="preserve">Median flowering </w:t>
      </w:r>
      <w:r w:rsidRPr="00E86A92">
        <w:rPr>
          <w:rFonts w:ascii="Times New Roman" w:eastAsia="Calibri" w:hAnsi="Times New Roman" w:cs="Times New Roman"/>
          <w:sz w:val="24"/>
          <w:szCs w:val="24"/>
        </w:rPr>
        <w:t xml:space="preserve">DOY reflects the </w:t>
      </w:r>
      <w:r w:rsidR="00A16A78">
        <w:rPr>
          <w:rFonts w:ascii="Times New Roman" w:eastAsia="Calibri" w:hAnsi="Times New Roman" w:cs="Times New Roman"/>
          <w:sz w:val="24"/>
          <w:szCs w:val="24"/>
        </w:rPr>
        <w:t xml:space="preserve">median </w:t>
      </w:r>
      <w:r w:rsidRPr="00E86A92">
        <w:rPr>
          <w:rFonts w:ascii="Times New Roman" w:eastAsia="Calibri" w:hAnsi="Times New Roman" w:cs="Times New Roman"/>
          <w:sz w:val="24"/>
          <w:szCs w:val="24"/>
        </w:rPr>
        <w:t xml:space="preserve">flowering </w:t>
      </w:r>
      <w:r w:rsidR="00A16A78">
        <w:rPr>
          <w:rFonts w:ascii="Times New Roman" w:eastAsia="Calibri" w:hAnsi="Times New Roman" w:cs="Times New Roman"/>
          <w:sz w:val="24"/>
          <w:szCs w:val="24"/>
        </w:rPr>
        <w:t>date</w:t>
      </w:r>
      <w:r w:rsidRPr="00E86A92">
        <w:rPr>
          <w:rFonts w:ascii="Times New Roman" w:eastAsia="Calibri" w:hAnsi="Times New Roman" w:cs="Times New Roman"/>
          <w:sz w:val="24"/>
          <w:szCs w:val="24"/>
        </w:rPr>
        <w:t xml:space="preserve"> </w:t>
      </w:r>
      <w:r w:rsidR="00E11D7D">
        <w:rPr>
          <w:rFonts w:ascii="Times New Roman" w:eastAsia="Calibri" w:hAnsi="Times New Roman" w:cs="Times New Roman"/>
          <w:sz w:val="24"/>
          <w:szCs w:val="24"/>
        </w:rPr>
        <w:t xml:space="preserve">predicted </w:t>
      </w:r>
      <w:r w:rsidRPr="00E86A92">
        <w:rPr>
          <w:rFonts w:ascii="Times New Roman" w:eastAsia="Calibri" w:hAnsi="Times New Roman" w:cs="Times New Roman"/>
          <w:sz w:val="24"/>
          <w:szCs w:val="24"/>
        </w:rPr>
        <w:t>in</w:t>
      </w:r>
      <w:r w:rsidR="00A16A78">
        <w:rPr>
          <w:rFonts w:ascii="Times New Roman" w:eastAsia="Calibri" w:hAnsi="Times New Roman" w:cs="Times New Roman"/>
          <w:sz w:val="24"/>
          <w:szCs w:val="24"/>
        </w:rPr>
        <w:t xml:space="preserve"> each scenario</w:t>
      </w:r>
      <w:r w:rsidR="00E11D7D">
        <w:rPr>
          <w:rFonts w:ascii="Times New Roman" w:eastAsia="Calibri" w:hAnsi="Times New Roman" w:cs="Times New Roman"/>
          <w:sz w:val="24"/>
          <w:szCs w:val="24"/>
        </w:rPr>
        <w:t xml:space="preserve">. For reproductive fitness, we predicted the </w:t>
      </w:r>
      <w:r w:rsidR="00E11D7D">
        <w:rPr>
          <w:rFonts w:ascii="Times New Roman" w:eastAsia="Calibri" w:hAnsi="Times New Roman" w:cs="Times New Roman"/>
          <w:sz w:val="24"/>
          <w:szCs w:val="24"/>
        </w:rPr>
        <w:t>corresponding m</w:t>
      </w:r>
      <w:r w:rsidR="00E11D7D" w:rsidRPr="00E86A92">
        <w:rPr>
          <w:rFonts w:ascii="Times New Roman" w:eastAsia="Calibri" w:hAnsi="Times New Roman" w:cs="Times New Roman"/>
          <w:sz w:val="24"/>
          <w:szCs w:val="24"/>
        </w:rPr>
        <w:t>ean flower</w:t>
      </w:r>
      <w:r w:rsidR="00E11D7D">
        <w:rPr>
          <w:rFonts w:ascii="Times New Roman" w:eastAsia="Calibri" w:hAnsi="Times New Roman" w:cs="Times New Roman"/>
          <w:sz w:val="24"/>
          <w:szCs w:val="24"/>
        </w:rPr>
        <w:t xml:space="preserve"> number (logged) for each climate scenario two ways: 1) as a direct response of temperature only (Temp</w:t>
      </w:r>
      <w:r w:rsidR="00E11D7D" w:rsidRPr="00E11D7D">
        <w:rPr>
          <w:rFonts w:ascii="Times New Roman" w:eastAsia="Calibri" w:hAnsi="Times New Roman" w:cs="Times New Roman"/>
          <w:sz w:val="24"/>
          <w:szCs w:val="24"/>
          <w:vertAlign w:val="subscript"/>
        </w:rPr>
        <w:t>t</w:t>
      </w:r>
      <w:r w:rsidR="00E11D7D">
        <w:rPr>
          <w:rFonts w:ascii="Times New Roman" w:eastAsia="Calibri" w:hAnsi="Times New Roman" w:cs="Times New Roman"/>
          <w:sz w:val="24"/>
          <w:szCs w:val="24"/>
        </w:rPr>
        <w:t>) holding flowering time at the historic median DOY (173) and 2) the combined direct response to temperature and indirect response to shifting phenology to the median predicted flowering DOY of that scenario (Temp</w:t>
      </w:r>
      <w:r w:rsidR="00E11D7D" w:rsidRPr="00E11D7D">
        <w:rPr>
          <w:rFonts w:ascii="Times New Roman" w:eastAsia="Calibri" w:hAnsi="Times New Roman" w:cs="Times New Roman"/>
          <w:sz w:val="24"/>
          <w:szCs w:val="24"/>
          <w:vertAlign w:val="subscript"/>
        </w:rPr>
        <w:t>t</w:t>
      </w:r>
      <w:r w:rsidR="00E11D7D">
        <w:rPr>
          <w:rFonts w:ascii="Times New Roman" w:eastAsia="Calibri" w:hAnsi="Times New Roman" w:cs="Times New Roman"/>
          <w:sz w:val="24"/>
          <w:szCs w:val="24"/>
        </w:rPr>
        <w:t xml:space="preserve"> + phenology).</w:t>
      </w:r>
      <w:r w:rsidRPr="00E86A92">
        <w:rPr>
          <w:rFonts w:ascii="Times New Roman" w:eastAsia="Calibri" w:hAnsi="Times New Roman" w:cs="Times New Roman"/>
          <w:sz w:val="24"/>
          <w:szCs w:val="24"/>
        </w:rPr>
        <w:t xml:space="preserve"> </w:t>
      </w:r>
    </w:p>
    <w:tbl>
      <w:tblPr>
        <w:tblStyle w:val="TableGrid"/>
        <w:tblW w:w="0" w:type="auto"/>
        <w:tblLook w:val="04A0" w:firstRow="1" w:lastRow="0" w:firstColumn="1" w:lastColumn="0" w:noHBand="0" w:noVBand="1"/>
      </w:tblPr>
      <w:tblGrid>
        <w:gridCol w:w="1795"/>
        <w:gridCol w:w="1620"/>
        <w:gridCol w:w="2880"/>
        <w:gridCol w:w="3055"/>
      </w:tblGrid>
      <w:tr w:rsidR="00A16A78" w:rsidRPr="00A16A78" w14:paraId="481ABCE6" w14:textId="77777777" w:rsidTr="00A16A78">
        <w:trPr>
          <w:trHeight w:val="288"/>
        </w:trPr>
        <w:tc>
          <w:tcPr>
            <w:tcW w:w="1795" w:type="dxa"/>
            <w:noWrap/>
            <w:hideMark/>
          </w:tcPr>
          <w:p w14:paraId="17FAD6F6"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Climate scenario</w:t>
            </w:r>
          </w:p>
        </w:tc>
        <w:tc>
          <w:tcPr>
            <w:tcW w:w="1620" w:type="dxa"/>
            <w:noWrap/>
            <w:hideMark/>
          </w:tcPr>
          <w:p w14:paraId="0D154B8D" w14:textId="5D27690B" w:rsidR="00A16A78" w:rsidRP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M</w:t>
            </w:r>
            <w:r w:rsidRPr="00A16A78">
              <w:rPr>
                <w:rFonts w:ascii="Calibri" w:eastAsia="Times New Roman" w:hAnsi="Calibri" w:cs="Calibri"/>
                <w:color w:val="000000"/>
                <w:lang w:val="en-US"/>
              </w:rPr>
              <w:t xml:space="preserve">edian </w:t>
            </w:r>
            <w:r>
              <w:rPr>
                <w:rFonts w:ascii="Calibri" w:eastAsia="Times New Roman" w:hAnsi="Calibri" w:cs="Calibri"/>
                <w:color w:val="000000"/>
                <w:lang w:val="en-US"/>
              </w:rPr>
              <w:t xml:space="preserve">flowering </w:t>
            </w:r>
            <w:r w:rsidRPr="00A16A78">
              <w:rPr>
                <w:rFonts w:ascii="Calibri" w:eastAsia="Times New Roman" w:hAnsi="Calibri" w:cs="Calibri"/>
                <w:color w:val="000000"/>
                <w:lang w:val="en-US"/>
              </w:rPr>
              <w:t>DOY</w:t>
            </w:r>
          </w:p>
        </w:tc>
        <w:tc>
          <w:tcPr>
            <w:tcW w:w="2880" w:type="dxa"/>
            <w:noWrap/>
            <w:hideMark/>
          </w:tcPr>
          <w:p w14:paraId="05000BD6" w14:textId="1FC5571D" w:rsidR="00A16A78" w:rsidRPr="00A16A78" w:rsidRDefault="00A16A78" w:rsidP="00E11D7D">
            <w:pPr>
              <w:rPr>
                <w:rFonts w:ascii="Calibri" w:eastAsia="Times New Roman" w:hAnsi="Calibri" w:cs="Calibri"/>
                <w:color w:val="000000"/>
                <w:lang w:val="en-US"/>
              </w:rPr>
            </w:pPr>
            <w:r>
              <w:rPr>
                <w:rFonts w:ascii="Calibri" w:eastAsia="Times New Roman" w:hAnsi="Calibri" w:cs="Calibri"/>
                <w:color w:val="000000"/>
                <w:lang w:val="en-US"/>
              </w:rPr>
              <w:t>M</w:t>
            </w:r>
            <w:r w:rsidRPr="00A16A78">
              <w:rPr>
                <w:rFonts w:ascii="Calibri" w:eastAsia="Times New Roman" w:hAnsi="Calibri" w:cs="Calibri"/>
                <w:color w:val="000000"/>
                <w:lang w:val="en-US"/>
              </w:rPr>
              <w:t>ean flower</w:t>
            </w:r>
            <w:r w:rsidR="00E11D7D">
              <w:rPr>
                <w:rFonts w:ascii="Calibri" w:eastAsia="Times New Roman" w:hAnsi="Calibri" w:cs="Calibri"/>
                <w:color w:val="000000"/>
                <w:lang w:val="en-US"/>
              </w:rPr>
              <w:t xml:space="preserve"> number</w:t>
            </w:r>
            <w:r w:rsidRPr="00A16A78">
              <w:rPr>
                <w:rFonts w:ascii="Calibri" w:eastAsia="Times New Roman" w:hAnsi="Calibri" w:cs="Calibri"/>
                <w:color w:val="000000"/>
                <w:lang w:val="en-US"/>
              </w:rPr>
              <w:t xml:space="preserve"> (log)</w:t>
            </w:r>
            <w:r>
              <w:rPr>
                <w:rFonts w:ascii="Calibri" w:eastAsia="Times New Roman" w:hAnsi="Calibri" w:cs="Calibri"/>
                <w:color w:val="000000"/>
                <w:lang w:val="en-US"/>
              </w:rPr>
              <w:t xml:space="preserve"> ~ T</w:t>
            </w:r>
            <w:r w:rsidRPr="00A16A78">
              <w:rPr>
                <w:rFonts w:ascii="Calibri" w:eastAsia="Times New Roman" w:hAnsi="Calibri" w:cs="Calibri"/>
                <w:color w:val="000000"/>
                <w:lang w:val="en-US"/>
              </w:rPr>
              <w:t>emp</w:t>
            </w:r>
            <w:r w:rsidRPr="00A16A78">
              <w:rPr>
                <w:rFonts w:ascii="Calibri" w:eastAsia="Times New Roman" w:hAnsi="Calibri" w:cs="Calibri"/>
                <w:color w:val="000000"/>
                <w:vertAlign w:val="subscript"/>
                <w:lang w:val="en-US"/>
              </w:rPr>
              <w:t>t</w:t>
            </w:r>
            <w:r w:rsidRPr="00A16A78">
              <w:rPr>
                <w:rFonts w:ascii="Calibri" w:eastAsia="Times New Roman" w:hAnsi="Calibri" w:cs="Calibri"/>
                <w:color w:val="000000"/>
                <w:lang w:val="en-US"/>
              </w:rPr>
              <w:t xml:space="preserve"> </w:t>
            </w:r>
          </w:p>
        </w:tc>
        <w:tc>
          <w:tcPr>
            <w:tcW w:w="3055" w:type="dxa"/>
            <w:noWrap/>
            <w:hideMark/>
          </w:tcPr>
          <w:p w14:paraId="7BB78562" w14:textId="66426202" w:rsid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M</w:t>
            </w:r>
            <w:r w:rsidR="00E11D7D">
              <w:rPr>
                <w:rFonts w:ascii="Calibri" w:eastAsia="Times New Roman" w:hAnsi="Calibri" w:cs="Calibri"/>
                <w:color w:val="000000"/>
                <w:lang w:val="en-US"/>
              </w:rPr>
              <w:t>ean flower number</w:t>
            </w:r>
            <w:r w:rsidRPr="00A16A78">
              <w:rPr>
                <w:rFonts w:ascii="Calibri" w:eastAsia="Times New Roman" w:hAnsi="Calibri" w:cs="Calibri"/>
                <w:color w:val="000000"/>
                <w:lang w:val="en-US"/>
              </w:rPr>
              <w:t xml:space="preserve"> (log) </w:t>
            </w:r>
            <w:r>
              <w:rPr>
                <w:rFonts w:ascii="Calibri" w:eastAsia="Times New Roman" w:hAnsi="Calibri" w:cs="Calibri"/>
                <w:color w:val="000000"/>
                <w:lang w:val="en-US"/>
              </w:rPr>
              <w:t>~</w:t>
            </w:r>
          </w:p>
          <w:p w14:paraId="6DD2B947" w14:textId="1C7A171E" w:rsidR="00A16A78" w:rsidRPr="00A16A78" w:rsidRDefault="00A16A78" w:rsidP="00A16A78">
            <w:pPr>
              <w:rPr>
                <w:rFonts w:ascii="Calibri" w:eastAsia="Times New Roman" w:hAnsi="Calibri" w:cs="Calibri"/>
                <w:color w:val="000000"/>
                <w:lang w:val="en-US"/>
              </w:rPr>
            </w:pPr>
            <w:r>
              <w:rPr>
                <w:rFonts w:ascii="Calibri" w:eastAsia="Times New Roman" w:hAnsi="Calibri" w:cs="Calibri"/>
                <w:color w:val="000000"/>
                <w:lang w:val="en-US"/>
              </w:rPr>
              <w:t>T</w:t>
            </w:r>
            <w:r w:rsidRPr="00A16A78">
              <w:rPr>
                <w:rFonts w:ascii="Calibri" w:eastAsia="Times New Roman" w:hAnsi="Calibri" w:cs="Calibri"/>
                <w:color w:val="000000"/>
                <w:lang w:val="en-US"/>
              </w:rPr>
              <w:t>emp</w:t>
            </w:r>
            <w:r w:rsidRPr="00A16A78">
              <w:rPr>
                <w:rFonts w:ascii="Calibri" w:eastAsia="Times New Roman" w:hAnsi="Calibri" w:cs="Calibri"/>
                <w:color w:val="000000"/>
                <w:vertAlign w:val="subscript"/>
                <w:lang w:val="en-US"/>
              </w:rPr>
              <w:t>t</w:t>
            </w:r>
            <w:r w:rsidRPr="00A16A78">
              <w:rPr>
                <w:rFonts w:ascii="Calibri" w:eastAsia="Times New Roman" w:hAnsi="Calibri" w:cs="Calibri"/>
                <w:color w:val="000000"/>
                <w:lang w:val="en-US"/>
              </w:rPr>
              <w:t xml:space="preserve"> + phenology </w:t>
            </w:r>
          </w:p>
        </w:tc>
      </w:tr>
      <w:tr w:rsidR="00A16A78" w:rsidRPr="00A16A78" w14:paraId="04181B2B" w14:textId="77777777" w:rsidTr="00A16A78">
        <w:trPr>
          <w:trHeight w:val="288"/>
        </w:trPr>
        <w:tc>
          <w:tcPr>
            <w:tcW w:w="1795" w:type="dxa"/>
            <w:noWrap/>
            <w:hideMark/>
          </w:tcPr>
          <w:p w14:paraId="44CD90CE"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w:t>
            </w:r>
          </w:p>
        </w:tc>
        <w:tc>
          <w:tcPr>
            <w:tcW w:w="1620" w:type="dxa"/>
            <w:noWrap/>
            <w:hideMark/>
          </w:tcPr>
          <w:p w14:paraId="1D39131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173</w:t>
            </w:r>
          </w:p>
        </w:tc>
        <w:tc>
          <w:tcPr>
            <w:tcW w:w="2880" w:type="dxa"/>
            <w:noWrap/>
            <w:hideMark/>
          </w:tcPr>
          <w:p w14:paraId="319E348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1.82</w:t>
            </w:r>
          </w:p>
        </w:tc>
        <w:tc>
          <w:tcPr>
            <w:tcW w:w="3055" w:type="dxa"/>
            <w:noWrap/>
            <w:hideMark/>
          </w:tcPr>
          <w:p w14:paraId="1D529483"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1.82</w:t>
            </w:r>
          </w:p>
        </w:tc>
      </w:tr>
      <w:tr w:rsidR="00A16A78" w:rsidRPr="00A16A78" w14:paraId="1FD0F720" w14:textId="77777777" w:rsidTr="00A16A78">
        <w:trPr>
          <w:trHeight w:val="288"/>
        </w:trPr>
        <w:tc>
          <w:tcPr>
            <w:tcW w:w="1795" w:type="dxa"/>
            <w:noWrap/>
            <w:hideMark/>
          </w:tcPr>
          <w:p w14:paraId="2BD6EF3A"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+1C</w:t>
            </w:r>
          </w:p>
        </w:tc>
        <w:tc>
          <w:tcPr>
            <w:tcW w:w="1620" w:type="dxa"/>
            <w:noWrap/>
            <w:hideMark/>
          </w:tcPr>
          <w:p w14:paraId="6FA45D28"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167</w:t>
            </w:r>
          </w:p>
        </w:tc>
        <w:tc>
          <w:tcPr>
            <w:tcW w:w="2880" w:type="dxa"/>
            <w:noWrap/>
            <w:hideMark/>
          </w:tcPr>
          <w:p w14:paraId="0F96C69D"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1.95</w:t>
            </w:r>
          </w:p>
        </w:tc>
        <w:tc>
          <w:tcPr>
            <w:tcW w:w="3055" w:type="dxa"/>
            <w:noWrap/>
            <w:hideMark/>
          </w:tcPr>
          <w:p w14:paraId="264E2A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2.1</w:t>
            </w:r>
          </w:p>
        </w:tc>
      </w:tr>
      <w:tr w:rsidR="00A16A78" w:rsidRPr="00A16A78" w14:paraId="3D0671FB" w14:textId="77777777" w:rsidTr="00A16A78">
        <w:trPr>
          <w:trHeight w:val="288"/>
        </w:trPr>
        <w:tc>
          <w:tcPr>
            <w:tcW w:w="1795" w:type="dxa"/>
            <w:noWrap/>
            <w:hideMark/>
          </w:tcPr>
          <w:p w14:paraId="2EA54F3B"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+ 3C</w:t>
            </w:r>
          </w:p>
        </w:tc>
        <w:tc>
          <w:tcPr>
            <w:tcW w:w="1620" w:type="dxa"/>
            <w:noWrap/>
            <w:hideMark/>
          </w:tcPr>
          <w:p w14:paraId="16DD64A6"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155</w:t>
            </w:r>
          </w:p>
        </w:tc>
        <w:tc>
          <w:tcPr>
            <w:tcW w:w="2880" w:type="dxa"/>
            <w:noWrap/>
            <w:hideMark/>
          </w:tcPr>
          <w:p w14:paraId="466B0274"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2.2</w:t>
            </w:r>
          </w:p>
        </w:tc>
        <w:tc>
          <w:tcPr>
            <w:tcW w:w="3055" w:type="dxa"/>
            <w:noWrap/>
            <w:hideMark/>
          </w:tcPr>
          <w:p w14:paraId="124A074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2.69</w:t>
            </w:r>
          </w:p>
        </w:tc>
      </w:tr>
      <w:tr w:rsidR="00A16A78" w:rsidRPr="00A16A78" w14:paraId="6C0E212D" w14:textId="77777777" w:rsidTr="00A16A78">
        <w:trPr>
          <w:trHeight w:val="288"/>
        </w:trPr>
        <w:tc>
          <w:tcPr>
            <w:tcW w:w="1795" w:type="dxa"/>
            <w:noWrap/>
            <w:hideMark/>
          </w:tcPr>
          <w:p w14:paraId="3B4F8AB1" w14:textId="77777777" w:rsidR="00A16A78" w:rsidRPr="00A16A78" w:rsidRDefault="00A16A78" w:rsidP="00A16A78">
            <w:pPr>
              <w:rPr>
                <w:rFonts w:ascii="Calibri" w:eastAsia="Times New Roman" w:hAnsi="Calibri" w:cs="Calibri"/>
                <w:color w:val="000000"/>
                <w:lang w:val="en-US"/>
              </w:rPr>
            </w:pPr>
            <w:r w:rsidRPr="00A16A78">
              <w:rPr>
                <w:rFonts w:ascii="Calibri" w:eastAsia="Times New Roman" w:hAnsi="Calibri" w:cs="Calibri"/>
                <w:color w:val="000000"/>
                <w:lang w:val="en-US"/>
              </w:rPr>
              <w:t>Historic + 5C</w:t>
            </w:r>
          </w:p>
        </w:tc>
        <w:tc>
          <w:tcPr>
            <w:tcW w:w="1620" w:type="dxa"/>
            <w:noWrap/>
            <w:hideMark/>
          </w:tcPr>
          <w:p w14:paraId="75888057"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145</w:t>
            </w:r>
          </w:p>
        </w:tc>
        <w:tc>
          <w:tcPr>
            <w:tcW w:w="2880" w:type="dxa"/>
            <w:noWrap/>
            <w:hideMark/>
          </w:tcPr>
          <w:p w14:paraId="10B073DB"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2.67</w:t>
            </w:r>
          </w:p>
        </w:tc>
        <w:tc>
          <w:tcPr>
            <w:tcW w:w="3055" w:type="dxa"/>
            <w:noWrap/>
            <w:hideMark/>
          </w:tcPr>
          <w:p w14:paraId="5C5961E9" w14:textId="77777777" w:rsidR="00A16A78" w:rsidRPr="00A16A78" w:rsidRDefault="00A16A78" w:rsidP="00A16A78">
            <w:pPr>
              <w:jc w:val="right"/>
              <w:rPr>
                <w:rFonts w:ascii="Calibri" w:eastAsia="Times New Roman" w:hAnsi="Calibri" w:cs="Calibri"/>
                <w:color w:val="000000"/>
                <w:lang w:val="en-US"/>
              </w:rPr>
            </w:pPr>
            <w:r w:rsidRPr="00A16A78">
              <w:rPr>
                <w:rFonts w:ascii="Calibri" w:eastAsia="Times New Roman" w:hAnsi="Calibri" w:cs="Calibri"/>
                <w:color w:val="000000"/>
                <w:lang w:val="en-US"/>
              </w:rPr>
              <w:t>3.34</w:t>
            </w:r>
          </w:p>
        </w:tc>
      </w:tr>
    </w:tbl>
    <w:p w14:paraId="1C0B5BC2" w14:textId="5AEBF909" w:rsidR="00DD5841" w:rsidRPr="00E86A92" w:rsidRDefault="00DD5841" w:rsidP="00A0344C">
      <w:pPr>
        <w:spacing w:line="480" w:lineRule="auto"/>
        <w:jc w:val="both"/>
        <w:rPr>
          <w:rFonts w:ascii="Times New Roman" w:eastAsia="Calibri" w:hAnsi="Times New Roman" w:cs="Times New Roman"/>
          <w:b/>
          <w:sz w:val="24"/>
          <w:szCs w:val="24"/>
        </w:rPr>
      </w:pPr>
    </w:p>
    <w:p w14:paraId="7AC92E62" w14:textId="13056A4D" w:rsidR="00DD5841" w:rsidRPr="00E86A92" w:rsidRDefault="00DD5841" w:rsidP="00A0344C">
      <w:pPr>
        <w:spacing w:line="480" w:lineRule="auto"/>
        <w:jc w:val="both"/>
        <w:rPr>
          <w:rFonts w:ascii="Times New Roman" w:eastAsia="Calibri" w:hAnsi="Times New Roman" w:cs="Times New Roman"/>
          <w:b/>
          <w:sz w:val="24"/>
          <w:szCs w:val="24"/>
        </w:rPr>
      </w:pPr>
    </w:p>
    <w:p w14:paraId="51CBD9D3" w14:textId="147042EE" w:rsidR="00DD5841" w:rsidRPr="00E86A92" w:rsidRDefault="00DD5841" w:rsidP="00A0344C">
      <w:pPr>
        <w:spacing w:line="480" w:lineRule="auto"/>
        <w:jc w:val="both"/>
        <w:rPr>
          <w:rFonts w:ascii="Times New Roman" w:eastAsia="Calibri" w:hAnsi="Times New Roman" w:cs="Times New Roman"/>
          <w:b/>
          <w:sz w:val="24"/>
          <w:szCs w:val="24"/>
        </w:rPr>
      </w:pPr>
    </w:p>
    <w:p w14:paraId="31C45EAE" w14:textId="55711838" w:rsidR="00DD5841" w:rsidRPr="00E86A92" w:rsidRDefault="00DD5841" w:rsidP="00A0344C">
      <w:pPr>
        <w:spacing w:line="480" w:lineRule="auto"/>
        <w:jc w:val="both"/>
        <w:rPr>
          <w:rFonts w:ascii="Times New Roman" w:eastAsia="Calibri" w:hAnsi="Times New Roman" w:cs="Times New Roman"/>
          <w:b/>
          <w:sz w:val="24"/>
          <w:szCs w:val="24"/>
        </w:rPr>
      </w:pPr>
    </w:p>
    <w:p w14:paraId="6EBB0278" w14:textId="175AA58A" w:rsidR="00DD5841" w:rsidRPr="00E86A92" w:rsidRDefault="00DD5841" w:rsidP="00A0344C">
      <w:pPr>
        <w:spacing w:line="480" w:lineRule="auto"/>
        <w:jc w:val="both"/>
        <w:rPr>
          <w:rFonts w:ascii="Times New Roman" w:eastAsia="Calibri" w:hAnsi="Times New Roman" w:cs="Times New Roman"/>
          <w:b/>
          <w:sz w:val="24"/>
          <w:szCs w:val="24"/>
        </w:rPr>
      </w:pPr>
    </w:p>
    <w:p w14:paraId="0B8D6100" w14:textId="49CEE383" w:rsidR="00DD5841" w:rsidRPr="00E86A92" w:rsidRDefault="00DD5841" w:rsidP="00A0344C">
      <w:pPr>
        <w:spacing w:line="480" w:lineRule="auto"/>
        <w:jc w:val="both"/>
        <w:rPr>
          <w:rFonts w:ascii="Times New Roman" w:eastAsia="Calibri" w:hAnsi="Times New Roman" w:cs="Times New Roman"/>
          <w:b/>
          <w:sz w:val="24"/>
          <w:szCs w:val="24"/>
        </w:rPr>
      </w:pPr>
    </w:p>
    <w:p w14:paraId="20FB005E" w14:textId="5849DF94" w:rsidR="00DD5841" w:rsidRPr="00E86A92" w:rsidRDefault="00DD5841" w:rsidP="00A0344C">
      <w:pPr>
        <w:spacing w:line="480" w:lineRule="auto"/>
        <w:jc w:val="both"/>
        <w:rPr>
          <w:rFonts w:ascii="Times New Roman" w:eastAsia="Calibri" w:hAnsi="Times New Roman" w:cs="Times New Roman"/>
          <w:b/>
          <w:sz w:val="24"/>
          <w:szCs w:val="24"/>
        </w:rPr>
      </w:pPr>
    </w:p>
    <w:p w14:paraId="25130AE8" w14:textId="66962D76" w:rsidR="00DD5841" w:rsidRPr="00E86A92" w:rsidRDefault="00DD5841" w:rsidP="00A0344C">
      <w:pPr>
        <w:spacing w:line="480" w:lineRule="auto"/>
        <w:jc w:val="both"/>
        <w:rPr>
          <w:rFonts w:ascii="Times New Roman" w:eastAsia="Calibri" w:hAnsi="Times New Roman" w:cs="Times New Roman"/>
          <w:b/>
          <w:sz w:val="24"/>
          <w:szCs w:val="24"/>
        </w:rPr>
      </w:pPr>
    </w:p>
    <w:p w14:paraId="2A5AF723" w14:textId="7EC7C96F" w:rsidR="00DD5841" w:rsidRPr="00E86A92" w:rsidRDefault="00DD5841" w:rsidP="00A0344C">
      <w:pPr>
        <w:spacing w:line="480" w:lineRule="auto"/>
        <w:jc w:val="both"/>
        <w:rPr>
          <w:rFonts w:ascii="Times New Roman" w:eastAsia="Calibri" w:hAnsi="Times New Roman" w:cs="Times New Roman"/>
          <w:b/>
          <w:sz w:val="24"/>
          <w:szCs w:val="24"/>
        </w:rPr>
      </w:pPr>
    </w:p>
    <w:p w14:paraId="5187B1B7" w14:textId="5DB9A633" w:rsidR="00DD5841" w:rsidRPr="00E86A92" w:rsidRDefault="00DD5841" w:rsidP="00A0344C">
      <w:pPr>
        <w:spacing w:line="480" w:lineRule="auto"/>
        <w:jc w:val="both"/>
        <w:rPr>
          <w:rFonts w:ascii="Times New Roman" w:eastAsia="Calibri" w:hAnsi="Times New Roman" w:cs="Times New Roman"/>
          <w:b/>
          <w:sz w:val="24"/>
          <w:szCs w:val="24"/>
        </w:rPr>
      </w:pPr>
    </w:p>
    <w:p w14:paraId="3629E1DF" w14:textId="7FCAFEB3" w:rsidR="00DD5841" w:rsidRPr="00E86A92" w:rsidRDefault="00DD5841" w:rsidP="00A0344C">
      <w:pPr>
        <w:spacing w:line="480" w:lineRule="auto"/>
        <w:jc w:val="both"/>
        <w:rPr>
          <w:rFonts w:ascii="Times New Roman" w:eastAsia="Calibri" w:hAnsi="Times New Roman" w:cs="Times New Roman"/>
          <w:b/>
          <w:sz w:val="24"/>
          <w:szCs w:val="24"/>
        </w:rPr>
      </w:pPr>
    </w:p>
    <w:p w14:paraId="475949F3" w14:textId="4726C761" w:rsidR="00354445" w:rsidRPr="00E86A92" w:rsidRDefault="00354445"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Funding</w:t>
      </w:r>
    </w:p>
    <w:p w14:paraId="34D37AB2" w14:textId="01476B8D" w:rsidR="00723A3F" w:rsidRDefault="00354445" w:rsidP="00723A3F">
      <w:pPr>
        <w:pStyle w:val="NormalWeb"/>
        <w:spacing w:before="240" w:beforeAutospacing="0" w:after="240" w:afterAutospacing="0" w:line="480" w:lineRule="auto"/>
        <w:jc w:val="both"/>
      </w:pPr>
      <w:r w:rsidRPr="00E86A92">
        <w:rPr>
          <w:rFonts w:eastAsia="Calibri"/>
        </w:rPr>
        <w:t xml:space="preserve">Financial support over the years for research at Alexandra Fiord </w:t>
      </w:r>
      <w:proofErr w:type="gramStart"/>
      <w:r w:rsidRPr="00E86A92">
        <w:rPr>
          <w:rFonts w:eastAsia="Calibri"/>
        </w:rPr>
        <w:t>was provided</w:t>
      </w:r>
      <w:proofErr w:type="gramEnd"/>
      <w:r w:rsidRPr="00E86A92">
        <w:rPr>
          <w:rFonts w:eastAsia="Calibri"/>
        </w:rPr>
        <w:t xml:space="preserve"> through grants to G.H.R.H. from the Natural Sciences and Engineering Resource Council (NSERC) of Canada, the Northern Scientific Training Program (Polar Knowledge Canada), </w:t>
      </w:r>
      <w:proofErr w:type="spellStart"/>
      <w:r w:rsidRPr="00E86A92">
        <w:rPr>
          <w:rFonts w:eastAsia="Calibri"/>
        </w:rPr>
        <w:t>ArcticNet</w:t>
      </w:r>
      <w:proofErr w:type="spellEnd"/>
      <w:r w:rsidRPr="00E86A92">
        <w:rPr>
          <w:rFonts w:eastAsia="Calibri"/>
        </w:rPr>
        <w:t>, and the Government of Canada International Polar Year program</w:t>
      </w:r>
      <w:r w:rsidRPr="00723A3F">
        <w:rPr>
          <w:rFonts w:eastAsia="Calibri"/>
        </w:rPr>
        <w:t>.</w:t>
      </w:r>
      <w:r w:rsidR="00723A3F" w:rsidRPr="00723A3F">
        <w:rPr>
          <w:rFonts w:eastAsia="Calibri"/>
        </w:rPr>
        <w:t xml:space="preserve"> </w:t>
      </w:r>
      <w:proofErr w:type="gramStart"/>
      <w:r w:rsidRPr="00723A3F">
        <w:rPr>
          <w:rFonts w:eastAsia="Calibri"/>
        </w:rPr>
        <w:t>C. G. Collins was supported by a UBC Biodiversity Research Centre Postdoctoral Fellowship</w:t>
      </w:r>
      <w:proofErr w:type="gramEnd"/>
      <w:r w:rsidRPr="00723A3F">
        <w:rPr>
          <w:rFonts w:eastAsia="Calibri"/>
        </w:rPr>
        <w:t xml:space="preserve">. </w:t>
      </w:r>
      <w:proofErr w:type="gramStart"/>
      <w:r w:rsidR="00723A3F" w:rsidRPr="00723A3F">
        <w:rPr>
          <w:color w:val="000000"/>
        </w:rPr>
        <w:t>Sarah C. Elmendorf was supported by the National Science Foundation (NSF OPP 1836839)</w:t>
      </w:r>
      <w:proofErr w:type="gramEnd"/>
      <w:r w:rsidR="00723A3F" w:rsidRPr="00723A3F">
        <w:rPr>
          <w:color w:val="000000"/>
        </w:rPr>
        <w:t>. Cassandra Elphinstone was a Vanier Scholar as well as funded by the Weston Foundation for Northern Research.</w:t>
      </w:r>
      <w:r w:rsidR="00723A3F">
        <w:rPr>
          <w:color w:val="000000"/>
        </w:rPr>
        <w:t> </w:t>
      </w:r>
    </w:p>
    <w:p w14:paraId="28AD2F39" w14:textId="19B3E4FB" w:rsidR="00354445" w:rsidRPr="00E86A92" w:rsidRDefault="00354445" w:rsidP="00354445">
      <w:pPr>
        <w:spacing w:line="480" w:lineRule="auto"/>
        <w:jc w:val="both"/>
        <w:rPr>
          <w:rFonts w:ascii="Times New Roman" w:eastAsia="Calibri" w:hAnsi="Times New Roman" w:cs="Times New Roman"/>
          <w:sz w:val="24"/>
          <w:szCs w:val="24"/>
        </w:rPr>
      </w:pPr>
    </w:p>
    <w:p w14:paraId="6BDDC4FA" w14:textId="77777777" w:rsidR="00354445" w:rsidRPr="00E86A92" w:rsidRDefault="00354445" w:rsidP="00A0344C">
      <w:pPr>
        <w:spacing w:line="480" w:lineRule="auto"/>
        <w:jc w:val="both"/>
        <w:rPr>
          <w:rFonts w:ascii="Times New Roman" w:eastAsia="Calibri" w:hAnsi="Times New Roman" w:cs="Times New Roman"/>
          <w:b/>
          <w:sz w:val="24"/>
          <w:szCs w:val="24"/>
        </w:rPr>
      </w:pPr>
    </w:p>
    <w:p w14:paraId="27FE334A" w14:textId="5B32CFC3" w:rsidR="00DD5841" w:rsidRPr="00E86A92" w:rsidRDefault="002601CF" w:rsidP="00A0344C">
      <w:pPr>
        <w:spacing w:line="480" w:lineRule="auto"/>
        <w:jc w:val="both"/>
        <w:rPr>
          <w:rFonts w:ascii="Times New Roman" w:eastAsia="Calibri" w:hAnsi="Times New Roman" w:cs="Times New Roman"/>
          <w:b/>
          <w:sz w:val="24"/>
          <w:szCs w:val="24"/>
        </w:rPr>
      </w:pPr>
      <w:r w:rsidRPr="00E86A92">
        <w:rPr>
          <w:rFonts w:ascii="Times New Roman" w:eastAsia="Calibri" w:hAnsi="Times New Roman" w:cs="Times New Roman"/>
          <w:b/>
          <w:sz w:val="24"/>
          <w:szCs w:val="24"/>
        </w:rPr>
        <w:t>Acknowledgements</w:t>
      </w:r>
    </w:p>
    <w:p w14:paraId="79A777F9" w14:textId="5003C8E7" w:rsidR="002601CF" w:rsidRPr="00E86A92" w:rsidRDefault="002601CF"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We acknowledge that th</w:t>
      </w:r>
      <w:r w:rsidR="00F9032F" w:rsidRPr="00E86A92">
        <w:rPr>
          <w:rFonts w:ascii="Times New Roman" w:eastAsia="Calibri" w:hAnsi="Times New Roman" w:cs="Times New Roman"/>
          <w:sz w:val="24"/>
          <w:szCs w:val="24"/>
        </w:rPr>
        <w:t>e</w:t>
      </w:r>
      <w:r w:rsidRPr="00E86A92">
        <w:rPr>
          <w:rFonts w:ascii="Times New Roman" w:eastAsia="Calibri" w:hAnsi="Times New Roman" w:cs="Times New Roman"/>
          <w:sz w:val="24"/>
          <w:szCs w:val="24"/>
        </w:rPr>
        <w:t xml:space="preserve"> research</w:t>
      </w:r>
      <w:r w:rsidR="00F9032F" w:rsidRPr="00E86A92">
        <w:rPr>
          <w:rFonts w:ascii="Times New Roman" w:eastAsia="Calibri" w:hAnsi="Times New Roman" w:cs="Times New Roman"/>
          <w:sz w:val="24"/>
          <w:szCs w:val="24"/>
        </w:rPr>
        <w:t xml:space="preserve"> at Alexandra Fiord</w:t>
      </w:r>
      <w:r w:rsidRPr="00E86A92">
        <w:rPr>
          <w:rFonts w:ascii="Times New Roman" w:eastAsia="Calibri" w:hAnsi="Times New Roman" w:cs="Times New Roman"/>
          <w:sz w:val="24"/>
          <w:szCs w:val="24"/>
        </w:rPr>
        <w:t xml:space="preserve"> </w:t>
      </w:r>
      <w:proofErr w:type="gramStart"/>
      <w:r w:rsidRPr="00E86A92">
        <w:rPr>
          <w:rFonts w:ascii="Times New Roman" w:eastAsia="Calibri" w:hAnsi="Times New Roman" w:cs="Times New Roman"/>
          <w:sz w:val="24"/>
          <w:szCs w:val="24"/>
        </w:rPr>
        <w:t>was conducted</w:t>
      </w:r>
      <w:proofErr w:type="gramEnd"/>
      <w:r w:rsidRPr="00E86A92">
        <w:rPr>
          <w:rFonts w:ascii="Times New Roman" w:eastAsia="Calibri" w:hAnsi="Times New Roman" w:cs="Times New Roman"/>
          <w:sz w:val="24"/>
          <w:szCs w:val="24"/>
        </w:rPr>
        <w:t xml:space="preserve"> on Inuit</w:t>
      </w:r>
      <w:r w:rsidR="00F9032F" w:rsidRPr="00E86A92">
        <w:rPr>
          <w:rFonts w:ascii="Times New Roman" w:eastAsia="Calibri" w:hAnsi="Times New Roman" w:cs="Times New Roman"/>
          <w:sz w:val="24"/>
          <w:szCs w:val="24"/>
        </w:rPr>
        <w:t>-owned</w:t>
      </w:r>
      <w:r w:rsidRPr="00E86A92">
        <w:rPr>
          <w:rFonts w:ascii="Times New Roman" w:eastAsia="Calibri" w:hAnsi="Times New Roman" w:cs="Times New Roman"/>
          <w:sz w:val="24"/>
          <w:szCs w:val="24"/>
        </w:rPr>
        <w:t xml:space="preserve"> </w:t>
      </w:r>
      <w:r w:rsidR="00F9032F" w:rsidRPr="00E86A92">
        <w:rPr>
          <w:rFonts w:ascii="Times New Roman" w:eastAsia="Calibri" w:hAnsi="Times New Roman" w:cs="Times New Roman"/>
          <w:sz w:val="24"/>
          <w:szCs w:val="24"/>
        </w:rPr>
        <w:t>L</w:t>
      </w:r>
      <w:r w:rsidRPr="00E86A92">
        <w:rPr>
          <w:rFonts w:ascii="Times New Roman" w:eastAsia="Calibri" w:hAnsi="Times New Roman" w:cs="Times New Roman"/>
          <w:sz w:val="24"/>
          <w:szCs w:val="24"/>
        </w:rPr>
        <w:t xml:space="preserve">and and thank the </w:t>
      </w:r>
      <w:proofErr w:type="spellStart"/>
      <w:r w:rsidRPr="00E86A92">
        <w:rPr>
          <w:rFonts w:ascii="Times New Roman" w:eastAsia="Calibri" w:hAnsi="Times New Roman" w:cs="Times New Roman"/>
          <w:sz w:val="24"/>
          <w:szCs w:val="24"/>
        </w:rPr>
        <w:t>Qikiqtani</w:t>
      </w:r>
      <w:proofErr w:type="spellEnd"/>
      <w:r w:rsidRPr="00E86A92">
        <w:rPr>
          <w:rFonts w:ascii="Times New Roman" w:eastAsia="Calibri" w:hAnsi="Times New Roman" w:cs="Times New Roman"/>
          <w:sz w:val="24"/>
          <w:szCs w:val="24"/>
        </w:rPr>
        <w:t xml:space="preserve"> Inuit Association and the communities of Resolute Bay and </w:t>
      </w:r>
      <w:proofErr w:type="spellStart"/>
      <w:r w:rsidRPr="00E86A92">
        <w:rPr>
          <w:rFonts w:ascii="Times New Roman" w:eastAsia="Calibri" w:hAnsi="Times New Roman" w:cs="Times New Roman"/>
          <w:sz w:val="24"/>
          <w:szCs w:val="24"/>
        </w:rPr>
        <w:t>Grise</w:t>
      </w:r>
      <w:proofErr w:type="spellEnd"/>
      <w:r w:rsidRPr="00E86A92">
        <w:rPr>
          <w:rFonts w:ascii="Times New Roman" w:eastAsia="Calibri" w:hAnsi="Times New Roman" w:cs="Times New Roman"/>
          <w:sz w:val="24"/>
          <w:szCs w:val="24"/>
        </w:rPr>
        <w:t xml:space="preserve"> Fiord for their support. The field research </w:t>
      </w:r>
      <w:proofErr w:type="gramStart"/>
      <w:r w:rsidRPr="00E86A92">
        <w:rPr>
          <w:rFonts w:ascii="Times New Roman" w:eastAsia="Calibri" w:hAnsi="Times New Roman" w:cs="Times New Roman"/>
          <w:sz w:val="24"/>
          <w:szCs w:val="24"/>
        </w:rPr>
        <w:t>was conducted</w:t>
      </w:r>
      <w:proofErr w:type="gramEnd"/>
      <w:r w:rsidRPr="00E86A92">
        <w:rPr>
          <w:rFonts w:ascii="Times New Roman" w:eastAsia="Calibri" w:hAnsi="Times New Roman" w:cs="Times New Roman"/>
          <w:sz w:val="24"/>
          <w:szCs w:val="24"/>
        </w:rPr>
        <w:t xml:space="preserve"> under research </w:t>
      </w:r>
      <w:r w:rsidR="00F9032F" w:rsidRPr="00E86A92">
        <w:rPr>
          <w:rFonts w:ascii="Times New Roman" w:eastAsia="Calibri" w:hAnsi="Times New Roman" w:cs="Times New Roman"/>
          <w:sz w:val="24"/>
          <w:szCs w:val="24"/>
        </w:rPr>
        <w:t>licenses</w:t>
      </w:r>
      <w:r w:rsidRPr="00E86A92">
        <w:rPr>
          <w:rFonts w:ascii="Times New Roman" w:eastAsia="Calibri" w:hAnsi="Times New Roman" w:cs="Times New Roman"/>
          <w:sz w:val="24"/>
          <w:szCs w:val="24"/>
        </w:rPr>
        <w:t xml:space="preserve"> from the Aurora Research Institute (Northwest Territories) from 1992 to 1998, and from the Nunavut Research Institute and the Nunavut Department of Environment from 1999 to 2015. We thank all the field assistants</w:t>
      </w:r>
      <w:r w:rsidR="00F9032F" w:rsidRPr="00E86A92">
        <w:rPr>
          <w:rFonts w:ascii="Times New Roman" w:eastAsia="Calibri" w:hAnsi="Times New Roman" w:cs="Times New Roman"/>
          <w:sz w:val="24"/>
          <w:szCs w:val="24"/>
        </w:rPr>
        <w:t>,</w:t>
      </w:r>
      <w:r w:rsidRPr="00E86A92">
        <w:rPr>
          <w:rFonts w:ascii="Times New Roman" w:eastAsia="Calibri" w:hAnsi="Times New Roman" w:cs="Times New Roman"/>
          <w:sz w:val="24"/>
          <w:szCs w:val="24"/>
        </w:rPr>
        <w:t xml:space="preserve"> graduate students</w:t>
      </w:r>
      <w:r w:rsidR="00F9032F" w:rsidRPr="00E86A92">
        <w:rPr>
          <w:rFonts w:ascii="Times New Roman" w:eastAsia="Calibri" w:hAnsi="Times New Roman" w:cs="Times New Roman"/>
          <w:sz w:val="24"/>
          <w:szCs w:val="24"/>
        </w:rPr>
        <w:t xml:space="preserve"> and postdocs</w:t>
      </w:r>
      <w:r w:rsidRPr="00E86A92">
        <w:rPr>
          <w:rFonts w:ascii="Times New Roman" w:eastAsia="Calibri" w:hAnsi="Times New Roman" w:cs="Times New Roman"/>
          <w:sz w:val="24"/>
          <w:szCs w:val="24"/>
        </w:rPr>
        <w:t xml:space="preserve"> for their help in collecting valuable data over </w:t>
      </w:r>
      <w:r w:rsidR="00F9032F" w:rsidRPr="00E86A92">
        <w:rPr>
          <w:rFonts w:ascii="Times New Roman" w:eastAsia="Calibri" w:hAnsi="Times New Roman" w:cs="Times New Roman"/>
          <w:sz w:val="24"/>
          <w:szCs w:val="24"/>
        </w:rPr>
        <w:t xml:space="preserve">the years of </w:t>
      </w:r>
      <w:r w:rsidRPr="00E86A92">
        <w:rPr>
          <w:rFonts w:ascii="Times New Roman" w:eastAsia="Calibri" w:hAnsi="Times New Roman" w:cs="Times New Roman"/>
          <w:sz w:val="24"/>
          <w:szCs w:val="24"/>
        </w:rPr>
        <w:t>th</w:t>
      </w:r>
      <w:r w:rsidR="00F9032F" w:rsidRPr="00E86A92">
        <w:rPr>
          <w:rFonts w:ascii="Times New Roman" w:eastAsia="Calibri" w:hAnsi="Times New Roman" w:cs="Times New Roman"/>
          <w:sz w:val="24"/>
          <w:szCs w:val="24"/>
        </w:rPr>
        <w:t>ese</w:t>
      </w:r>
      <w:r w:rsidRPr="00E86A92">
        <w:rPr>
          <w:rFonts w:ascii="Times New Roman" w:eastAsia="Calibri" w:hAnsi="Times New Roman" w:cs="Times New Roman"/>
          <w:sz w:val="24"/>
          <w:szCs w:val="24"/>
        </w:rPr>
        <w:t xml:space="preserve"> experiment</w:t>
      </w:r>
      <w:r w:rsidR="00F9032F" w:rsidRPr="00E86A92">
        <w:rPr>
          <w:rFonts w:ascii="Times New Roman" w:eastAsia="Calibri" w:hAnsi="Times New Roman" w:cs="Times New Roman"/>
          <w:sz w:val="24"/>
          <w:szCs w:val="24"/>
        </w:rPr>
        <w:t>s</w:t>
      </w:r>
      <w:r w:rsidRPr="00E86A92">
        <w:rPr>
          <w:rFonts w:ascii="Times New Roman" w:eastAsia="Calibri" w:hAnsi="Times New Roman" w:cs="Times New Roman"/>
          <w:sz w:val="24"/>
          <w:szCs w:val="24"/>
        </w:rPr>
        <w:t xml:space="preserve">. We are grateful to the Polar Continental Shelf Program and the Royal Canadian Mounted Police for providing logistical support for all of the years of research at Alexandra Fiord. </w:t>
      </w:r>
    </w:p>
    <w:p w14:paraId="036F0D81" w14:textId="77777777" w:rsidR="00FE4409" w:rsidRPr="00E86A92" w:rsidRDefault="00FE4409" w:rsidP="00A0344C">
      <w:pPr>
        <w:spacing w:line="480" w:lineRule="auto"/>
        <w:jc w:val="both"/>
        <w:rPr>
          <w:rFonts w:ascii="Times New Roman" w:eastAsia="Calibri" w:hAnsi="Times New Roman" w:cs="Times New Roman"/>
          <w:sz w:val="24"/>
          <w:szCs w:val="24"/>
        </w:rPr>
      </w:pPr>
    </w:p>
    <w:p w14:paraId="7187AB26" w14:textId="2F2D2F63" w:rsidR="00DD5841" w:rsidRDefault="00DD5841" w:rsidP="00A0344C">
      <w:pPr>
        <w:spacing w:line="480" w:lineRule="auto"/>
        <w:jc w:val="both"/>
        <w:rPr>
          <w:rFonts w:ascii="Times New Roman" w:eastAsia="Calibri" w:hAnsi="Times New Roman" w:cs="Times New Roman"/>
          <w:b/>
          <w:sz w:val="24"/>
          <w:szCs w:val="24"/>
        </w:rPr>
      </w:pPr>
    </w:p>
    <w:p w14:paraId="737FADBF" w14:textId="77777777" w:rsidR="00723A3F" w:rsidRPr="00E86A92" w:rsidRDefault="00723A3F" w:rsidP="00A0344C">
      <w:pPr>
        <w:spacing w:line="480" w:lineRule="auto"/>
        <w:jc w:val="both"/>
        <w:rPr>
          <w:rFonts w:ascii="Times New Roman" w:eastAsia="Calibri" w:hAnsi="Times New Roman" w:cs="Times New Roman"/>
          <w:b/>
          <w:sz w:val="24"/>
          <w:szCs w:val="24"/>
        </w:rPr>
      </w:pPr>
    </w:p>
    <w:p w14:paraId="1A163F52" w14:textId="6287E31C" w:rsidR="00DD5841" w:rsidRPr="00E86A92" w:rsidRDefault="00DD5841" w:rsidP="00A0344C">
      <w:pPr>
        <w:spacing w:line="480" w:lineRule="auto"/>
        <w:jc w:val="both"/>
        <w:rPr>
          <w:rFonts w:ascii="Times New Roman" w:eastAsia="Calibri" w:hAnsi="Times New Roman" w:cs="Times New Roman"/>
          <w:b/>
          <w:sz w:val="24"/>
          <w:szCs w:val="24"/>
        </w:rPr>
      </w:pPr>
    </w:p>
    <w:p w14:paraId="760FA5F9" w14:textId="46E4AA84" w:rsidR="00354445" w:rsidRPr="00E86A92" w:rsidRDefault="00354445"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b/>
          <w:sz w:val="24"/>
          <w:szCs w:val="24"/>
        </w:rPr>
        <w:t xml:space="preserve">Data Availability </w:t>
      </w:r>
    </w:p>
    <w:p w14:paraId="4D6E7207" w14:textId="277CFE52" w:rsidR="00354445" w:rsidRPr="00E86A92" w:rsidRDefault="00354445" w:rsidP="00A0344C">
      <w:pPr>
        <w:spacing w:line="480" w:lineRule="auto"/>
        <w:jc w:val="both"/>
        <w:rPr>
          <w:rFonts w:ascii="Times New Roman" w:eastAsia="Calibri" w:hAnsi="Times New Roman" w:cs="Times New Roman"/>
          <w:sz w:val="24"/>
          <w:szCs w:val="24"/>
        </w:rPr>
      </w:pPr>
      <w:r w:rsidRPr="00E86A92">
        <w:rPr>
          <w:rFonts w:ascii="Times New Roman" w:eastAsia="Calibri" w:hAnsi="Times New Roman" w:cs="Times New Roman"/>
          <w:sz w:val="24"/>
          <w:szCs w:val="24"/>
        </w:rPr>
        <w:t xml:space="preserve">All data and scripts at </w:t>
      </w:r>
      <w:hyperlink r:id="rId16" w:history="1">
        <w:r w:rsidRPr="00E86A92">
          <w:rPr>
            <w:rStyle w:val="Hyperlink"/>
            <w:rFonts w:ascii="Times New Roman" w:eastAsia="Calibri" w:hAnsi="Times New Roman" w:cs="Times New Roman"/>
            <w:sz w:val="24"/>
            <w:szCs w:val="24"/>
          </w:rPr>
          <w:t>https://github.com/cour10eygrace/ITEX_pheno_demo</w:t>
        </w:r>
      </w:hyperlink>
      <w:r w:rsidRPr="00E86A92">
        <w:rPr>
          <w:rFonts w:ascii="Times New Roman" w:eastAsia="Calibri" w:hAnsi="Times New Roman" w:cs="Times New Roman"/>
          <w:sz w:val="24"/>
          <w:szCs w:val="24"/>
        </w:rPr>
        <w:t xml:space="preserve"> </w:t>
      </w:r>
    </w:p>
    <w:sectPr w:rsidR="00354445" w:rsidRPr="00E86A92" w:rsidSect="00A0344C">
      <w:headerReference w:type="default" r:id="rId17"/>
      <w:footerReference w:type="default" r:id="rId18"/>
      <w:pgSz w:w="12240" w:h="15840"/>
      <w:pgMar w:top="1440" w:right="1440" w:bottom="1440" w:left="1440" w:header="72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urtney Collins" w:date="2023-05-02T13:01:00Z" w:initials="CC">
    <w:p w14:paraId="3D45D8D3" w14:textId="24CCE473" w:rsidR="00A16A78" w:rsidRDefault="00A16A78">
      <w:pPr>
        <w:pStyle w:val="CommentText"/>
      </w:pPr>
      <w:r>
        <w:rPr>
          <w:rStyle w:val="CommentReference"/>
        </w:rPr>
        <w:annotationRef/>
      </w:r>
      <w:r>
        <w:t xml:space="preserve">Please confirm all species names are 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45D8D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88413" w14:textId="77777777" w:rsidR="00A11B43" w:rsidRDefault="00A11B43" w:rsidP="00A0344C">
      <w:pPr>
        <w:spacing w:line="240" w:lineRule="auto"/>
      </w:pPr>
      <w:r>
        <w:separator/>
      </w:r>
    </w:p>
  </w:endnote>
  <w:endnote w:type="continuationSeparator" w:id="0">
    <w:p w14:paraId="705E0DD4" w14:textId="77777777" w:rsidR="00A11B43" w:rsidRDefault="00A11B43" w:rsidP="00A0344C">
      <w:pPr>
        <w:spacing w:line="240" w:lineRule="auto"/>
      </w:pPr>
      <w:r>
        <w:continuationSeparator/>
      </w:r>
    </w:p>
  </w:endnote>
  <w:endnote w:type="continuationNotice" w:id="1">
    <w:p w14:paraId="7BD43E6A" w14:textId="77777777" w:rsidR="00A11B43" w:rsidRDefault="00A11B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253438"/>
      <w:docPartObj>
        <w:docPartGallery w:val="Page Numbers (Bottom of Page)"/>
        <w:docPartUnique/>
      </w:docPartObj>
    </w:sdtPr>
    <w:sdtEndPr>
      <w:rPr>
        <w:noProof/>
      </w:rPr>
    </w:sdtEndPr>
    <w:sdtContent>
      <w:p w14:paraId="4992DDEB" w14:textId="3CDF6E06" w:rsidR="00A16A78" w:rsidRDefault="00A16A78">
        <w:pPr>
          <w:pStyle w:val="Footer"/>
        </w:pPr>
        <w:r>
          <w:fldChar w:fldCharType="begin"/>
        </w:r>
        <w:r>
          <w:instrText xml:space="preserve"> PAGE   \* MERGEFORMAT </w:instrText>
        </w:r>
        <w:r>
          <w:fldChar w:fldCharType="separate"/>
        </w:r>
        <w:r w:rsidR="004F5287">
          <w:rPr>
            <w:noProof/>
          </w:rPr>
          <w:t>37</w:t>
        </w:r>
        <w:r>
          <w:rPr>
            <w:noProof/>
          </w:rPr>
          <w:fldChar w:fldCharType="end"/>
        </w:r>
      </w:p>
    </w:sdtContent>
  </w:sdt>
  <w:p w14:paraId="5DC84AE4" w14:textId="77777777" w:rsidR="00A16A78" w:rsidRDefault="00A1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627ED" w14:textId="77777777" w:rsidR="00A11B43" w:rsidRDefault="00A11B43" w:rsidP="00A0344C">
      <w:pPr>
        <w:spacing w:line="240" w:lineRule="auto"/>
      </w:pPr>
      <w:r>
        <w:separator/>
      </w:r>
    </w:p>
  </w:footnote>
  <w:footnote w:type="continuationSeparator" w:id="0">
    <w:p w14:paraId="1089D589" w14:textId="77777777" w:rsidR="00A11B43" w:rsidRDefault="00A11B43" w:rsidP="00A0344C">
      <w:pPr>
        <w:spacing w:line="240" w:lineRule="auto"/>
      </w:pPr>
      <w:r>
        <w:continuationSeparator/>
      </w:r>
    </w:p>
  </w:footnote>
  <w:footnote w:type="continuationNotice" w:id="1">
    <w:p w14:paraId="0E91EC7E" w14:textId="77777777" w:rsidR="00A11B43" w:rsidRDefault="00A11B4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E8647" w14:textId="77777777" w:rsidR="00A16A78" w:rsidRDefault="00A1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1E3"/>
    <w:multiLevelType w:val="hybridMultilevel"/>
    <w:tmpl w:val="06124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80837"/>
    <w:multiLevelType w:val="multilevel"/>
    <w:tmpl w:val="C08C5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2736F"/>
    <w:multiLevelType w:val="multilevel"/>
    <w:tmpl w:val="6BAE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16C04"/>
    <w:multiLevelType w:val="multilevel"/>
    <w:tmpl w:val="5C4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54918"/>
    <w:multiLevelType w:val="multilevel"/>
    <w:tmpl w:val="CCC2A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D74B6"/>
    <w:multiLevelType w:val="multilevel"/>
    <w:tmpl w:val="53C2CB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3B71094"/>
    <w:multiLevelType w:val="multilevel"/>
    <w:tmpl w:val="54EE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Collins">
    <w15:presenceInfo w15:providerId="Windows Live" w15:userId="8d8aebc49e9c8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47"/>
    <w:rsid w:val="000021C1"/>
    <w:rsid w:val="00011561"/>
    <w:rsid w:val="0001677D"/>
    <w:rsid w:val="00020685"/>
    <w:rsid w:val="00027570"/>
    <w:rsid w:val="00027700"/>
    <w:rsid w:val="0005167B"/>
    <w:rsid w:val="00072E06"/>
    <w:rsid w:val="00073F64"/>
    <w:rsid w:val="000854AA"/>
    <w:rsid w:val="000B4152"/>
    <w:rsid w:val="000C29BE"/>
    <w:rsid w:val="000D337E"/>
    <w:rsid w:val="000D3AC4"/>
    <w:rsid w:val="000E59FC"/>
    <w:rsid w:val="000E7D13"/>
    <w:rsid w:val="000F2052"/>
    <w:rsid w:val="00115572"/>
    <w:rsid w:val="001209BC"/>
    <w:rsid w:val="001215BA"/>
    <w:rsid w:val="001269B9"/>
    <w:rsid w:val="0013408B"/>
    <w:rsid w:val="001350F4"/>
    <w:rsid w:val="00135128"/>
    <w:rsid w:val="00140690"/>
    <w:rsid w:val="001508B9"/>
    <w:rsid w:val="001520F8"/>
    <w:rsid w:val="001650BD"/>
    <w:rsid w:val="0018362D"/>
    <w:rsid w:val="00184DEE"/>
    <w:rsid w:val="0019728A"/>
    <w:rsid w:val="001A6B13"/>
    <w:rsid w:val="001D21ED"/>
    <w:rsid w:val="001E3467"/>
    <w:rsid w:val="001F31C3"/>
    <w:rsid w:val="001F6A15"/>
    <w:rsid w:val="001F728B"/>
    <w:rsid w:val="00200516"/>
    <w:rsid w:val="0020178C"/>
    <w:rsid w:val="002050E8"/>
    <w:rsid w:val="00213213"/>
    <w:rsid w:val="00216F4F"/>
    <w:rsid w:val="00252E9B"/>
    <w:rsid w:val="00256452"/>
    <w:rsid w:val="002601CF"/>
    <w:rsid w:val="00270F1E"/>
    <w:rsid w:val="0027568C"/>
    <w:rsid w:val="002825AD"/>
    <w:rsid w:val="002958CA"/>
    <w:rsid w:val="002A65AF"/>
    <w:rsid w:val="002D5D56"/>
    <w:rsid w:val="002E7F00"/>
    <w:rsid w:val="002F394A"/>
    <w:rsid w:val="002F4A23"/>
    <w:rsid w:val="00302388"/>
    <w:rsid w:val="00307177"/>
    <w:rsid w:val="00322369"/>
    <w:rsid w:val="00343874"/>
    <w:rsid w:val="003442C7"/>
    <w:rsid w:val="00354445"/>
    <w:rsid w:val="00357784"/>
    <w:rsid w:val="00386795"/>
    <w:rsid w:val="0039048F"/>
    <w:rsid w:val="003A1160"/>
    <w:rsid w:val="003A5693"/>
    <w:rsid w:val="003A60A8"/>
    <w:rsid w:val="003A60C1"/>
    <w:rsid w:val="003D6C98"/>
    <w:rsid w:val="003E03A0"/>
    <w:rsid w:val="003E7E76"/>
    <w:rsid w:val="003F7504"/>
    <w:rsid w:val="00417373"/>
    <w:rsid w:val="00423D45"/>
    <w:rsid w:val="00434376"/>
    <w:rsid w:val="00435C77"/>
    <w:rsid w:val="004656DD"/>
    <w:rsid w:val="00474C3A"/>
    <w:rsid w:val="00485BBE"/>
    <w:rsid w:val="00487DE8"/>
    <w:rsid w:val="004923D2"/>
    <w:rsid w:val="004A0F0A"/>
    <w:rsid w:val="004B1E9C"/>
    <w:rsid w:val="004C0088"/>
    <w:rsid w:val="004C0D13"/>
    <w:rsid w:val="004C4F52"/>
    <w:rsid w:val="004D7F1A"/>
    <w:rsid w:val="004E7C46"/>
    <w:rsid w:val="004F5287"/>
    <w:rsid w:val="005011A7"/>
    <w:rsid w:val="0050237B"/>
    <w:rsid w:val="005029AF"/>
    <w:rsid w:val="00520F0B"/>
    <w:rsid w:val="0052129A"/>
    <w:rsid w:val="00521C0B"/>
    <w:rsid w:val="005304B0"/>
    <w:rsid w:val="0054608E"/>
    <w:rsid w:val="00546C6D"/>
    <w:rsid w:val="00564CE5"/>
    <w:rsid w:val="00567295"/>
    <w:rsid w:val="005A44C4"/>
    <w:rsid w:val="005A48BA"/>
    <w:rsid w:val="005A6E7B"/>
    <w:rsid w:val="005B17CB"/>
    <w:rsid w:val="005B4876"/>
    <w:rsid w:val="005C4ACA"/>
    <w:rsid w:val="005C7938"/>
    <w:rsid w:val="005D5E98"/>
    <w:rsid w:val="005E1DC9"/>
    <w:rsid w:val="0062364B"/>
    <w:rsid w:val="00623753"/>
    <w:rsid w:val="00623A0A"/>
    <w:rsid w:val="0064523D"/>
    <w:rsid w:val="006478AE"/>
    <w:rsid w:val="00652F07"/>
    <w:rsid w:val="00681147"/>
    <w:rsid w:val="00684790"/>
    <w:rsid w:val="00690EA9"/>
    <w:rsid w:val="00694FB4"/>
    <w:rsid w:val="006A183F"/>
    <w:rsid w:val="006A5FE5"/>
    <w:rsid w:val="006A6613"/>
    <w:rsid w:val="006B1D04"/>
    <w:rsid w:val="006B4CE8"/>
    <w:rsid w:val="006B5A65"/>
    <w:rsid w:val="006C231A"/>
    <w:rsid w:val="006C4BC2"/>
    <w:rsid w:val="006D3D31"/>
    <w:rsid w:val="006F037D"/>
    <w:rsid w:val="00707D6E"/>
    <w:rsid w:val="007112C2"/>
    <w:rsid w:val="00723A3F"/>
    <w:rsid w:val="00727461"/>
    <w:rsid w:val="00767A80"/>
    <w:rsid w:val="007740C3"/>
    <w:rsid w:val="007812D1"/>
    <w:rsid w:val="00783E19"/>
    <w:rsid w:val="007C285C"/>
    <w:rsid w:val="008008A0"/>
    <w:rsid w:val="00815CB4"/>
    <w:rsid w:val="008250A6"/>
    <w:rsid w:val="0082756B"/>
    <w:rsid w:val="00845C93"/>
    <w:rsid w:val="00851AC4"/>
    <w:rsid w:val="0086413D"/>
    <w:rsid w:val="00873F9A"/>
    <w:rsid w:val="00880856"/>
    <w:rsid w:val="008A4603"/>
    <w:rsid w:val="008D0B62"/>
    <w:rsid w:val="008D573D"/>
    <w:rsid w:val="008E26A2"/>
    <w:rsid w:val="008F0C16"/>
    <w:rsid w:val="008F1076"/>
    <w:rsid w:val="008F254C"/>
    <w:rsid w:val="008F62A8"/>
    <w:rsid w:val="00913755"/>
    <w:rsid w:val="009160EC"/>
    <w:rsid w:val="009376ED"/>
    <w:rsid w:val="00946259"/>
    <w:rsid w:val="00964FF7"/>
    <w:rsid w:val="00976D43"/>
    <w:rsid w:val="009A3C16"/>
    <w:rsid w:val="009C36DC"/>
    <w:rsid w:val="009D0D24"/>
    <w:rsid w:val="009D37AD"/>
    <w:rsid w:val="009F05C8"/>
    <w:rsid w:val="009F779B"/>
    <w:rsid w:val="00A0344C"/>
    <w:rsid w:val="00A05471"/>
    <w:rsid w:val="00A05A1A"/>
    <w:rsid w:val="00A11B43"/>
    <w:rsid w:val="00A1213B"/>
    <w:rsid w:val="00A16A78"/>
    <w:rsid w:val="00A43813"/>
    <w:rsid w:val="00A46221"/>
    <w:rsid w:val="00A638F6"/>
    <w:rsid w:val="00A75C5A"/>
    <w:rsid w:val="00A84154"/>
    <w:rsid w:val="00A867B1"/>
    <w:rsid w:val="00A9770B"/>
    <w:rsid w:val="00AA5744"/>
    <w:rsid w:val="00AC0382"/>
    <w:rsid w:val="00AC1197"/>
    <w:rsid w:val="00AC4209"/>
    <w:rsid w:val="00AC5B2F"/>
    <w:rsid w:val="00AC7230"/>
    <w:rsid w:val="00AE1FF5"/>
    <w:rsid w:val="00AE562A"/>
    <w:rsid w:val="00AE7826"/>
    <w:rsid w:val="00AF0E4E"/>
    <w:rsid w:val="00AF2AFC"/>
    <w:rsid w:val="00B01249"/>
    <w:rsid w:val="00B05334"/>
    <w:rsid w:val="00B20A16"/>
    <w:rsid w:val="00B25D65"/>
    <w:rsid w:val="00B3168F"/>
    <w:rsid w:val="00B32034"/>
    <w:rsid w:val="00B361D4"/>
    <w:rsid w:val="00B470E4"/>
    <w:rsid w:val="00B54CE4"/>
    <w:rsid w:val="00B62644"/>
    <w:rsid w:val="00B64A06"/>
    <w:rsid w:val="00B67094"/>
    <w:rsid w:val="00B95C8F"/>
    <w:rsid w:val="00BA6570"/>
    <w:rsid w:val="00BD3862"/>
    <w:rsid w:val="00BF1136"/>
    <w:rsid w:val="00C160D2"/>
    <w:rsid w:val="00C2766B"/>
    <w:rsid w:val="00C34A9F"/>
    <w:rsid w:val="00C5417A"/>
    <w:rsid w:val="00C878B9"/>
    <w:rsid w:val="00C95F03"/>
    <w:rsid w:val="00C96047"/>
    <w:rsid w:val="00CA3D59"/>
    <w:rsid w:val="00CB251A"/>
    <w:rsid w:val="00CB4638"/>
    <w:rsid w:val="00CC682E"/>
    <w:rsid w:val="00CD5C14"/>
    <w:rsid w:val="00CE6484"/>
    <w:rsid w:val="00D07FD2"/>
    <w:rsid w:val="00D1311E"/>
    <w:rsid w:val="00D1464B"/>
    <w:rsid w:val="00D209E9"/>
    <w:rsid w:val="00D55219"/>
    <w:rsid w:val="00D600AD"/>
    <w:rsid w:val="00D968D3"/>
    <w:rsid w:val="00DB4184"/>
    <w:rsid w:val="00DB59F5"/>
    <w:rsid w:val="00DD5841"/>
    <w:rsid w:val="00DD7271"/>
    <w:rsid w:val="00DE6872"/>
    <w:rsid w:val="00DF16D9"/>
    <w:rsid w:val="00DF6443"/>
    <w:rsid w:val="00DF774C"/>
    <w:rsid w:val="00E11D7D"/>
    <w:rsid w:val="00E125E4"/>
    <w:rsid w:val="00E17296"/>
    <w:rsid w:val="00E21306"/>
    <w:rsid w:val="00E25896"/>
    <w:rsid w:val="00E36871"/>
    <w:rsid w:val="00E36B89"/>
    <w:rsid w:val="00E5084D"/>
    <w:rsid w:val="00E55F08"/>
    <w:rsid w:val="00E565AD"/>
    <w:rsid w:val="00E673E9"/>
    <w:rsid w:val="00E73A56"/>
    <w:rsid w:val="00E84128"/>
    <w:rsid w:val="00E86A92"/>
    <w:rsid w:val="00E876C6"/>
    <w:rsid w:val="00E95BB1"/>
    <w:rsid w:val="00EA0B54"/>
    <w:rsid w:val="00EA1584"/>
    <w:rsid w:val="00EB202D"/>
    <w:rsid w:val="00EB3194"/>
    <w:rsid w:val="00EC6CAE"/>
    <w:rsid w:val="00ED01F5"/>
    <w:rsid w:val="00ED354B"/>
    <w:rsid w:val="00EE0A9B"/>
    <w:rsid w:val="00EE4BD3"/>
    <w:rsid w:val="00EF20EE"/>
    <w:rsid w:val="00F02C8F"/>
    <w:rsid w:val="00F03258"/>
    <w:rsid w:val="00F05552"/>
    <w:rsid w:val="00F06DFE"/>
    <w:rsid w:val="00F178AD"/>
    <w:rsid w:val="00F85B1B"/>
    <w:rsid w:val="00F86117"/>
    <w:rsid w:val="00F9032F"/>
    <w:rsid w:val="00F9096F"/>
    <w:rsid w:val="00F9116C"/>
    <w:rsid w:val="00F9299D"/>
    <w:rsid w:val="00FA03DA"/>
    <w:rsid w:val="00FA6DC7"/>
    <w:rsid w:val="00FA743F"/>
    <w:rsid w:val="00FB6E9B"/>
    <w:rsid w:val="00FC1D7B"/>
    <w:rsid w:val="00FC3615"/>
    <w:rsid w:val="00FD174B"/>
    <w:rsid w:val="00FE13EE"/>
    <w:rsid w:val="00FE4409"/>
    <w:rsid w:val="00FE4968"/>
    <w:rsid w:val="00FE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4024"/>
  <w15:docId w15:val="{0954F4C5-6F72-431A-9A6E-F6D0E642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2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C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812D1"/>
    <w:rPr>
      <w:b/>
      <w:bCs/>
    </w:rPr>
  </w:style>
  <w:style w:type="character" w:customStyle="1" w:styleId="CommentSubjectChar">
    <w:name w:val="Comment Subject Char"/>
    <w:basedOn w:val="CommentTextChar"/>
    <w:link w:val="CommentSubject"/>
    <w:uiPriority w:val="99"/>
    <w:semiHidden/>
    <w:rsid w:val="007812D1"/>
    <w:rPr>
      <w:b/>
      <w:bCs/>
      <w:sz w:val="20"/>
      <w:szCs w:val="20"/>
    </w:rPr>
  </w:style>
  <w:style w:type="paragraph" w:styleId="ListParagraph">
    <w:name w:val="List Paragraph"/>
    <w:basedOn w:val="Normal"/>
    <w:uiPriority w:val="34"/>
    <w:qFormat/>
    <w:rsid w:val="009F05C8"/>
    <w:pPr>
      <w:ind w:left="720"/>
      <w:contextualSpacing/>
    </w:pPr>
  </w:style>
  <w:style w:type="character" w:styleId="Emphasis">
    <w:name w:val="Emphasis"/>
    <w:basedOn w:val="DefaultParagraphFont"/>
    <w:uiPriority w:val="20"/>
    <w:qFormat/>
    <w:rsid w:val="00A0344C"/>
    <w:rPr>
      <w:i/>
      <w:iCs/>
    </w:rPr>
  </w:style>
  <w:style w:type="character" w:styleId="LineNumber">
    <w:name w:val="line number"/>
    <w:basedOn w:val="DefaultParagraphFont"/>
    <w:uiPriority w:val="99"/>
    <w:semiHidden/>
    <w:unhideWhenUsed/>
    <w:rsid w:val="00A0344C"/>
  </w:style>
  <w:style w:type="paragraph" w:styleId="Header">
    <w:name w:val="header"/>
    <w:basedOn w:val="Normal"/>
    <w:link w:val="HeaderChar"/>
    <w:uiPriority w:val="99"/>
    <w:unhideWhenUsed/>
    <w:rsid w:val="00A0344C"/>
    <w:pPr>
      <w:tabs>
        <w:tab w:val="center" w:pos="4680"/>
        <w:tab w:val="right" w:pos="9360"/>
      </w:tabs>
      <w:spacing w:line="240" w:lineRule="auto"/>
    </w:pPr>
  </w:style>
  <w:style w:type="character" w:customStyle="1" w:styleId="HeaderChar">
    <w:name w:val="Header Char"/>
    <w:basedOn w:val="DefaultParagraphFont"/>
    <w:link w:val="Header"/>
    <w:uiPriority w:val="99"/>
    <w:rsid w:val="00A0344C"/>
  </w:style>
  <w:style w:type="paragraph" w:styleId="Footer">
    <w:name w:val="footer"/>
    <w:basedOn w:val="Normal"/>
    <w:link w:val="FooterChar"/>
    <w:uiPriority w:val="99"/>
    <w:unhideWhenUsed/>
    <w:rsid w:val="00A0344C"/>
    <w:pPr>
      <w:tabs>
        <w:tab w:val="center" w:pos="4680"/>
        <w:tab w:val="right" w:pos="9360"/>
      </w:tabs>
      <w:spacing w:line="240" w:lineRule="auto"/>
    </w:pPr>
  </w:style>
  <w:style w:type="character" w:customStyle="1" w:styleId="FooterChar">
    <w:name w:val="Footer Char"/>
    <w:basedOn w:val="DefaultParagraphFont"/>
    <w:link w:val="Footer"/>
    <w:uiPriority w:val="99"/>
    <w:rsid w:val="00A0344C"/>
  </w:style>
  <w:style w:type="character" w:styleId="Hyperlink">
    <w:name w:val="Hyperlink"/>
    <w:basedOn w:val="DefaultParagraphFont"/>
    <w:uiPriority w:val="99"/>
    <w:unhideWhenUsed/>
    <w:rsid w:val="00354445"/>
    <w:rPr>
      <w:color w:val="0000FF" w:themeColor="hyperlink"/>
      <w:u w:val="single"/>
    </w:rPr>
  </w:style>
  <w:style w:type="paragraph" w:styleId="Revision">
    <w:name w:val="Revision"/>
    <w:hidden/>
    <w:uiPriority w:val="99"/>
    <w:semiHidden/>
    <w:rsid w:val="00AE1FF5"/>
    <w:pPr>
      <w:spacing w:line="240" w:lineRule="auto"/>
    </w:pPr>
  </w:style>
  <w:style w:type="character" w:customStyle="1" w:styleId="UnresolvedMention1">
    <w:name w:val="Unresolved Mention1"/>
    <w:basedOn w:val="DefaultParagraphFont"/>
    <w:uiPriority w:val="99"/>
    <w:semiHidden/>
    <w:unhideWhenUsed/>
    <w:rsid w:val="005C7938"/>
    <w:rPr>
      <w:color w:val="605E5C"/>
      <w:shd w:val="clear" w:color="auto" w:fill="E1DFDD"/>
    </w:rPr>
  </w:style>
  <w:style w:type="character" w:styleId="FollowedHyperlink">
    <w:name w:val="FollowedHyperlink"/>
    <w:basedOn w:val="DefaultParagraphFont"/>
    <w:uiPriority w:val="99"/>
    <w:semiHidden/>
    <w:unhideWhenUsed/>
    <w:rsid w:val="00CE6484"/>
    <w:rPr>
      <w:color w:val="800080" w:themeColor="followedHyperlink"/>
      <w:u w:val="single"/>
    </w:rPr>
  </w:style>
  <w:style w:type="paragraph" w:styleId="Bibliography">
    <w:name w:val="Bibliography"/>
    <w:basedOn w:val="Normal"/>
    <w:next w:val="Normal"/>
    <w:uiPriority w:val="37"/>
    <w:unhideWhenUsed/>
    <w:rsid w:val="00EF20EE"/>
    <w:pPr>
      <w:spacing w:after="240" w:line="240" w:lineRule="auto"/>
    </w:pPr>
  </w:style>
  <w:style w:type="paragraph" w:styleId="NormalWeb">
    <w:name w:val="Normal (Web)"/>
    <w:basedOn w:val="Normal"/>
    <w:uiPriority w:val="99"/>
    <w:semiHidden/>
    <w:unhideWhenUsed/>
    <w:rsid w:val="00723A3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23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9438">
      <w:bodyDiv w:val="1"/>
      <w:marLeft w:val="0"/>
      <w:marRight w:val="0"/>
      <w:marTop w:val="0"/>
      <w:marBottom w:val="0"/>
      <w:divBdr>
        <w:top w:val="none" w:sz="0" w:space="0" w:color="auto"/>
        <w:left w:val="none" w:sz="0" w:space="0" w:color="auto"/>
        <w:bottom w:val="none" w:sz="0" w:space="0" w:color="auto"/>
        <w:right w:val="none" w:sz="0" w:space="0" w:color="auto"/>
      </w:divBdr>
    </w:div>
    <w:div w:id="474686955">
      <w:bodyDiv w:val="1"/>
      <w:marLeft w:val="0"/>
      <w:marRight w:val="0"/>
      <w:marTop w:val="0"/>
      <w:marBottom w:val="0"/>
      <w:divBdr>
        <w:top w:val="none" w:sz="0" w:space="0" w:color="auto"/>
        <w:left w:val="none" w:sz="0" w:space="0" w:color="auto"/>
        <w:bottom w:val="none" w:sz="0" w:space="0" w:color="auto"/>
        <w:right w:val="none" w:sz="0" w:space="0" w:color="auto"/>
      </w:divBdr>
    </w:div>
    <w:div w:id="546725638">
      <w:bodyDiv w:val="1"/>
      <w:marLeft w:val="0"/>
      <w:marRight w:val="0"/>
      <w:marTop w:val="0"/>
      <w:marBottom w:val="0"/>
      <w:divBdr>
        <w:top w:val="none" w:sz="0" w:space="0" w:color="auto"/>
        <w:left w:val="none" w:sz="0" w:space="0" w:color="auto"/>
        <w:bottom w:val="none" w:sz="0" w:space="0" w:color="auto"/>
        <w:right w:val="none" w:sz="0" w:space="0" w:color="auto"/>
      </w:divBdr>
      <w:divsChild>
        <w:div w:id="281114536">
          <w:marLeft w:val="0"/>
          <w:marRight w:val="0"/>
          <w:marTop w:val="0"/>
          <w:marBottom w:val="0"/>
          <w:divBdr>
            <w:top w:val="none" w:sz="0" w:space="0" w:color="auto"/>
            <w:left w:val="none" w:sz="0" w:space="0" w:color="auto"/>
            <w:bottom w:val="none" w:sz="0" w:space="0" w:color="auto"/>
            <w:right w:val="none" w:sz="0" w:space="0" w:color="auto"/>
          </w:divBdr>
        </w:div>
        <w:div w:id="311957543">
          <w:marLeft w:val="0"/>
          <w:marRight w:val="0"/>
          <w:marTop w:val="0"/>
          <w:marBottom w:val="0"/>
          <w:divBdr>
            <w:top w:val="none" w:sz="0" w:space="0" w:color="auto"/>
            <w:left w:val="none" w:sz="0" w:space="0" w:color="auto"/>
            <w:bottom w:val="none" w:sz="0" w:space="0" w:color="auto"/>
            <w:right w:val="none" w:sz="0" w:space="0" w:color="auto"/>
          </w:divBdr>
        </w:div>
        <w:div w:id="1116489181">
          <w:marLeft w:val="0"/>
          <w:marRight w:val="0"/>
          <w:marTop w:val="0"/>
          <w:marBottom w:val="0"/>
          <w:divBdr>
            <w:top w:val="none" w:sz="0" w:space="0" w:color="auto"/>
            <w:left w:val="none" w:sz="0" w:space="0" w:color="auto"/>
            <w:bottom w:val="none" w:sz="0" w:space="0" w:color="auto"/>
            <w:right w:val="none" w:sz="0" w:space="0" w:color="auto"/>
          </w:divBdr>
        </w:div>
        <w:div w:id="1158497848">
          <w:marLeft w:val="0"/>
          <w:marRight w:val="0"/>
          <w:marTop w:val="0"/>
          <w:marBottom w:val="0"/>
          <w:divBdr>
            <w:top w:val="none" w:sz="0" w:space="0" w:color="auto"/>
            <w:left w:val="none" w:sz="0" w:space="0" w:color="auto"/>
            <w:bottom w:val="none" w:sz="0" w:space="0" w:color="auto"/>
            <w:right w:val="none" w:sz="0" w:space="0" w:color="auto"/>
          </w:divBdr>
        </w:div>
        <w:div w:id="1745102801">
          <w:marLeft w:val="0"/>
          <w:marRight w:val="0"/>
          <w:marTop w:val="0"/>
          <w:marBottom w:val="0"/>
          <w:divBdr>
            <w:top w:val="none" w:sz="0" w:space="0" w:color="auto"/>
            <w:left w:val="none" w:sz="0" w:space="0" w:color="auto"/>
            <w:bottom w:val="none" w:sz="0" w:space="0" w:color="auto"/>
            <w:right w:val="none" w:sz="0" w:space="0" w:color="auto"/>
          </w:divBdr>
        </w:div>
      </w:divsChild>
    </w:div>
    <w:div w:id="617175772">
      <w:bodyDiv w:val="1"/>
      <w:marLeft w:val="0"/>
      <w:marRight w:val="0"/>
      <w:marTop w:val="0"/>
      <w:marBottom w:val="0"/>
      <w:divBdr>
        <w:top w:val="none" w:sz="0" w:space="0" w:color="auto"/>
        <w:left w:val="none" w:sz="0" w:space="0" w:color="auto"/>
        <w:bottom w:val="none" w:sz="0" w:space="0" w:color="auto"/>
        <w:right w:val="none" w:sz="0" w:space="0" w:color="auto"/>
      </w:divBdr>
      <w:divsChild>
        <w:div w:id="146870115">
          <w:marLeft w:val="0"/>
          <w:marRight w:val="0"/>
          <w:marTop w:val="0"/>
          <w:marBottom w:val="0"/>
          <w:divBdr>
            <w:top w:val="none" w:sz="0" w:space="0" w:color="auto"/>
            <w:left w:val="none" w:sz="0" w:space="0" w:color="auto"/>
            <w:bottom w:val="none" w:sz="0" w:space="0" w:color="auto"/>
            <w:right w:val="none" w:sz="0" w:space="0" w:color="auto"/>
          </w:divBdr>
        </w:div>
        <w:div w:id="784230279">
          <w:marLeft w:val="0"/>
          <w:marRight w:val="0"/>
          <w:marTop w:val="0"/>
          <w:marBottom w:val="0"/>
          <w:divBdr>
            <w:top w:val="none" w:sz="0" w:space="0" w:color="auto"/>
            <w:left w:val="none" w:sz="0" w:space="0" w:color="auto"/>
            <w:bottom w:val="none" w:sz="0" w:space="0" w:color="auto"/>
            <w:right w:val="none" w:sz="0" w:space="0" w:color="auto"/>
          </w:divBdr>
        </w:div>
        <w:div w:id="953175092">
          <w:marLeft w:val="0"/>
          <w:marRight w:val="0"/>
          <w:marTop w:val="0"/>
          <w:marBottom w:val="0"/>
          <w:divBdr>
            <w:top w:val="none" w:sz="0" w:space="0" w:color="auto"/>
            <w:left w:val="none" w:sz="0" w:space="0" w:color="auto"/>
            <w:bottom w:val="none" w:sz="0" w:space="0" w:color="auto"/>
            <w:right w:val="none" w:sz="0" w:space="0" w:color="auto"/>
          </w:divBdr>
        </w:div>
        <w:div w:id="1340617199">
          <w:marLeft w:val="0"/>
          <w:marRight w:val="0"/>
          <w:marTop w:val="0"/>
          <w:marBottom w:val="0"/>
          <w:divBdr>
            <w:top w:val="none" w:sz="0" w:space="0" w:color="auto"/>
            <w:left w:val="none" w:sz="0" w:space="0" w:color="auto"/>
            <w:bottom w:val="none" w:sz="0" w:space="0" w:color="auto"/>
            <w:right w:val="none" w:sz="0" w:space="0" w:color="auto"/>
          </w:divBdr>
        </w:div>
        <w:div w:id="1416979811">
          <w:marLeft w:val="0"/>
          <w:marRight w:val="0"/>
          <w:marTop w:val="0"/>
          <w:marBottom w:val="0"/>
          <w:divBdr>
            <w:top w:val="none" w:sz="0" w:space="0" w:color="auto"/>
            <w:left w:val="none" w:sz="0" w:space="0" w:color="auto"/>
            <w:bottom w:val="none" w:sz="0" w:space="0" w:color="auto"/>
            <w:right w:val="none" w:sz="0" w:space="0" w:color="auto"/>
          </w:divBdr>
        </w:div>
        <w:div w:id="1534616687">
          <w:marLeft w:val="0"/>
          <w:marRight w:val="0"/>
          <w:marTop w:val="0"/>
          <w:marBottom w:val="0"/>
          <w:divBdr>
            <w:top w:val="none" w:sz="0" w:space="0" w:color="auto"/>
            <w:left w:val="none" w:sz="0" w:space="0" w:color="auto"/>
            <w:bottom w:val="none" w:sz="0" w:space="0" w:color="auto"/>
            <w:right w:val="none" w:sz="0" w:space="0" w:color="auto"/>
          </w:divBdr>
        </w:div>
        <w:div w:id="1586112246">
          <w:marLeft w:val="0"/>
          <w:marRight w:val="0"/>
          <w:marTop w:val="0"/>
          <w:marBottom w:val="0"/>
          <w:divBdr>
            <w:top w:val="none" w:sz="0" w:space="0" w:color="auto"/>
            <w:left w:val="none" w:sz="0" w:space="0" w:color="auto"/>
            <w:bottom w:val="none" w:sz="0" w:space="0" w:color="auto"/>
            <w:right w:val="none" w:sz="0" w:space="0" w:color="auto"/>
          </w:divBdr>
        </w:div>
      </w:divsChild>
    </w:div>
    <w:div w:id="836501528">
      <w:bodyDiv w:val="1"/>
      <w:marLeft w:val="0"/>
      <w:marRight w:val="0"/>
      <w:marTop w:val="0"/>
      <w:marBottom w:val="0"/>
      <w:divBdr>
        <w:top w:val="none" w:sz="0" w:space="0" w:color="auto"/>
        <w:left w:val="none" w:sz="0" w:space="0" w:color="auto"/>
        <w:bottom w:val="none" w:sz="0" w:space="0" w:color="auto"/>
        <w:right w:val="none" w:sz="0" w:space="0" w:color="auto"/>
      </w:divBdr>
    </w:div>
    <w:div w:id="897088243">
      <w:bodyDiv w:val="1"/>
      <w:marLeft w:val="0"/>
      <w:marRight w:val="0"/>
      <w:marTop w:val="0"/>
      <w:marBottom w:val="0"/>
      <w:divBdr>
        <w:top w:val="none" w:sz="0" w:space="0" w:color="auto"/>
        <w:left w:val="none" w:sz="0" w:space="0" w:color="auto"/>
        <w:bottom w:val="none" w:sz="0" w:space="0" w:color="auto"/>
        <w:right w:val="none" w:sz="0" w:space="0" w:color="auto"/>
      </w:divBdr>
    </w:div>
    <w:div w:id="940719400">
      <w:bodyDiv w:val="1"/>
      <w:marLeft w:val="0"/>
      <w:marRight w:val="0"/>
      <w:marTop w:val="0"/>
      <w:marBottom w:val="0"/>
      <w:divBdr>
        <w:top w:val="none" w:sz="0" w:space="0" w:color="auto"/>
        <w:left w:val="none" w:sz="0" w:space="0" w:color="auto"/>
        <w:bottom w:val="none" w:sz="0" w:space="0" w:color="auto"/>
        <w:right w:val="none" w:sz="0" w:space="0" w:color="auto"/>
      </w:divBdr>
      <w:divsChild>
        <w:div w:id="1200047023">
          <w:marLeft w:val="605"/>
          <w:marRight w:val="0"/>
          <w:marTop w:val="40"/>
          <w:marBottom w:val="80"/>
          <w:divBdr>
            <w:top w:val="none" w:sz="0" w:space="0" w:color="auto"/>
            <w:left w:val="none" w:sz="0" w:space="0" w:color="auto"/>
            <w:bottom w:val="none" w:sz="0" w:space="0" w:color="auto"/>
            <w:right w:val="none" w:sz="0" w:space="0" w:color="auto"/>
          </w:divBdr>
        </w:div>
      </w:divsChild>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1291323777">
          <w:marLeft w:val="0"/>
          <w:marRight w:val="0"/>
          <w:marTop w:val="0"/>
          <w:marBottom w:val="0"/>
          <w:divBdr>
            <w:top w:val="none" w:sz="0" w:space="0" w:color="auto"/>
            <w:left w:val="none" w:sz="0" w:space="0" w:color="auto"/>
            <w:bottom w:val="none" w:sz="0" w:space="0" w:color="auto"/>
            <w:right w:val="none" w:sz="0" w:space="0" w:color="auto"/>
          </w:divBdr>
        </w:div>
      </w:divsChild>
    </w:div>
    <w:div w:id="1547521183">
      <w:bodyDiv w:val="1"/>
      <w:marLeft w:val="0"/>
      <w:marRight w:val="0"/>
      <w:marTop w:val="0"/>
      <w:marBottom w:val="0"/>
      <w:divBdr>
        <w:top w:val="none" w:sz="0" w:space="0" w:color="auto"/>
        <w:left w:val="none" w:sz="0" w:space="0" w:color="auto"/>
        <w:bottom w:val="none" w:sz="0" w:space="0" w:color="auto"/>
        <w:right w:val="none" w:sz="0" w:space="0" w:color="auto"/>
      </w:divBdr>
      <w:divsChild>
        <w:div w:id="171145512">
          <w:marLeft w:val="0"/>
          <w:marRight w:val="0"/>
          <w:marTop w:val="0"/>
          <w:marBottom w:val="0"/>
          <w:divBdr>
            <w:top w:val="none" w:sz="0" w:space="0" w:color="auto"/>
            <w:left w:val="none" w:sz="0" w:space="0" w:color="auto"/>
            <w:bottom w:val="none" w:sz="0" w:space="0" w:color="auto"/>
            <w:right w:val="none" w:sz="0" w:space="0" w:color="auto"/>
          </w:divBdr>
        </w:div>
        <w:div w:id="505167654">
          <w:marLeft w:val="0"/>
          <w:marRight w:val="0"/>
          <w:marTop w:val="0"/>
          <w:marBottom w:val="0"/>
          <w:divBdr>
            <w:top w:val="none" w:sz="0" w:space="0" w:color="auto"/>
            <w:left w:val="none" w:sz="0" w:space="0" w:color="auto"/>
            <w:bottom w:val="none" w:sz="0" w:space="0" w:color="auto"/>
            <w:right w:val="none" w:sz="0" w:space="0" w:color="auto"/>
          </w:divBdr>
        </w:div>
        <w:div w:id="519665960">
          <w:marLeft w:val="0"/>
          <w:marRight w:val="0"/>
          <w:marTop w:val="0"/>
          <w:marBottom w:val="0"/>
          <w:divBdr>
            <w:top w:val="none" w:sz="0" w:space="0" w:color="auto"/>
            <w:left w:val="none" w:sz="0" w:space="0" w:color="auto"/>
            <w:bottom w:val="none" w:sz="0" w:space="0" w:color="auto"/>
            <w:right w:val="none" w:sz="0" w:space="0" w:color="auto"/>
          </w:divBdr>
        </w:div>
        <w:div w:id="571817050">
          <w:marLeft w:val="0"/>
          <w:marRight w:val="0"/>
          <w:marTop w:val="0"/>
          <w:marBottom w:val="0"/>
          <w:divBdr>
            <w:top w:val="none" w:sz="0" w:space="0" w:color="auto"/>
            <w:left w:val="none" w:sz="0" w:space="0" w:color="auto"/>
            <w:bottom w:val="none" w:sz="0" w:space="0" w:color="auto"/>
            <w:right w:val="none" w:sz="0" w:space="0" w:color="auto"/>
          </w:divBdr>
        </w:div>
        <w:div w:id="779228305">
          <w:marLeft w:val="0"/>
          <w:marRight w:val="0"/>
          <w:marTop w:val="0"/>
          <w:marBottom w:val="0"/>
          <w:divBdr>
            <w:top w:val="none" w:sz="0" w:space="0" w:color="auto"/>
            <w:left w:val="none" w:sz="0" w:space="0" w:color="auto"/>
            <w:bottom w:val="none" w:sz="0" w:space="0" w:color="auto"/>
            <w:right w:val="none" w:sz="0" w:space="0" w:color="auto"/>
          </w:divBdr>
        </w:div>
      </w:divsChild>
    </w:div>
    <w:div w:id="1789355212">
      <w:bodyDiv w:val="1"/>
      <w:marLeft w:val="0"/>
      <w:marRight w:val="0"/>
      <w:marTop w:val="0"/>
      <w:marBottom w:val="0"/>
      <w:divBdr>
        <w:top w:val="none" w:sz="0" w:space="0" w:color="auto"/>
        <w:left w:val="none" w:sz="0" w:space="0" w:color="auto"/>
        <w:bottom w:val="none" w:sz="0" w:space="0" w:color="auto"/>
        <w:right w:val="none" w:sz="0" w:space="0" w:color="auto"/>
      </w:divBdr>
    </w:div>
    <w:div w:id="1930036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our10eygrace/ITEX_pheno_demo"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BF8EB-AD02-4379-9A35-D86D1911D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7008</TotalTime>
  <Pages>38</Pages>
  <Words>35494</Words>
  <Characters>202316</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dc:creator>
  <cp:keywords/>
  <dc:description/>
  <cp:lastModifiedBy>Courtney Collins</cp:lastModifiedBy>
  <cp:revision>2</cp:revision>
  <dcterms:created xsi:type="dcterms:W3CDTF">2023-06-07T00:54:00Z</dcterms:created>
  <dcterms:modified xsi:type="dcterms:W3CDTF">2023-07-18T23:22:00Z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id="gK9kASMz"/&gt;&lt;style id="http://www.zotero.org/styles/annals-of-botany" hasBibliography="1" bibliographyStyleHasBeenSet="1"/&gt;&lt;prefs&gt;&lt;pref name="fieldType" value="Field"/&gt;&lt;/prefs&gt;&lt;/data&gt;</vt:lpwstr>
  </property>
</Properties>
</file>